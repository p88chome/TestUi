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992DA" w14:textId="509E7F14" w:rsidR="008037E0" w:rsidRPr="00D27052" w:rsidRDefault="008037E0" w:rsidP="000B73BD">
      <w:pPr>
        <w:tabs>
          <w:tab w:val="left" w:pos="5387"/>
        </w:tabs>
        <w:spacing w:line="192" w:lineRule="auto"/>
        <w:rPr>
          <w:rFonts w:eastAsia="標楷體"/>
          <w:szCs w:val="24"/>
        </w:rPr>
      </w:pPr>
    </w:p>
    <w:p w14:paraId="30338957" w14:textId="77777777" w:rsidR="008037E0" w:rsidRPr="00D27052" w:rsidRDefault="008037E0" w:rsidP="008037E0">
      <w:pPr>
        <w:spacing w:line="192" w:lineRule="auto"/>
        <w:rPr>
          <w:rFonts w:eastAsia="標楷體"/>
          <w:szCs w:val="24"/>
        </w:rPr>
      </w:pPr>
    </w:p>
    <w:p w14:paraId="7060DB85" w14:textId="77777777" w:rsidR="001D3638" w:rsidRPr="00D27052" w:rsidRDefault="001D3638" w:rsidP="008037E0">
      <w:pPr>
        <w:spacing w:line="192" w:lineRule="auto"/>
        <w:rPr>
          <w:rFonts w:eastAsia="標楷體"/>
          <w:szCs w:val="24"/>
        </w:rPr>
      </w:pPr>
    </w:p>
    <w:p w14:paraId="4ED2799F" w14:textId="77777777" w:rsidR="001D3638" w:rsidRPr="00D27052" w:rsidRDefault="001D3638" w:rsidP="008037E0">
      <w:pPr>
        <w:spacing w:line="192" w:lineRule="auto"/>
        <w:rPr>
          <w:rFonts w:eastAsia="標楷體"/>
          <w:szCs w:val="24"/>
        </w:rPr>
      </w:pPr>
    </w:p>
    <w:p w14:paraId="7B90AFC9" w14:textId="77777777" w:rsidR="001D3638" w:rsidRPr="00D27052" w:rsidRDefault="001D3638" w:rsidP="008037E0">
      <w:pPr>
        <w:spacing w:line="192" w:lineRule="auto"/>
        <w:rPr>
          <w:rFonts w:eastAsia="標楷體"/>
          <w:szCs w:val="24"/>
        </w:rPr>
      </w:pPr>
    </w:p>
    <w:p w14:paraId="78B4A8DA" w14:textId="77777777" w:rsidR="001D3638" w:rsidRPr="00D27052" w:rsidRDefault="001D3638" w:rsidP="008037E0">
      <w:pPr>
        <w:spacing w:line="192" w:lineRule="auto"/>
        <w:rPr>
          <w:rFonts w:eastAsia="標楷體"/>
          <w:szCs w:val="24"/>
        </w:rPr>
      </w:pPr>
    </w:p>
    <w:p w14:paraId="45BEB6B2" w14:textId="77777777" w:rsidR="001D3638" w:rsidRPr="00D27052" w:rsidRDefault="001D3638" w:rsidP="008037E0">
      <w:pPr>
        <w:spacing w:line="192" w:lineRule="auto"/>
        <w:rPr>
          <w:rFonts w:eastAsia="標楷體"/>
          <w:szCs w:val="24"/>
        </w:rPr>
      </w:pPr>
    </w:p>
    <w:p w14:paraId="4428A7C5" w14:textId="77777777" w:rsidR="008037E0" w:rsidRPr="00D27052" w:rsidRDefault="008037E0" w:rsidP="008037E0">
      <w:pPr>
        <w:spacing w:line="192" w:lineRule="auto"/>
        <w:rPr>
          <w:rFonts w:eastAsia="標楷體"/>
          <w:szCs w:val="24"/>
        </w:rPr>
      </w:pPr>
    </w:p>
    <w:p w14:paraId="02A59EE3" w14:textId="7432E3BC" w:rsidR="001D3638" w:rsidRPr="00D27052" w:rsidRDefault="00415E7E" w:rsidP="005E1861">
      <w:pPr>
        <w:spacing w:line="360" w:lineRule="auto"/>
        <w:jc w:val="center"/>
        <w:rPr>
          <w:rFonts w:eastAsia="標楷體"/>
          <w:b/>
          <w:spacing w:val="20"/>
          <w:sz w:val="96"/>
          <w:szCs w:val="96"/>
        </w:rPr>
      </w:pPr>
      <w:r>
        <w:rPr>
          <w:rFonts w:eastAsia="標楷體" w:hint="eastAsia"/>
          <w:b/>
          <w:spacing w:val="20"/>
          <w:sz w:val="96"/>
          <w:szCs w:val="96"/>
        </w:rPr>
        <w:t>竑騰科技股份</w:t>
      </w:r>
      <w:r w:rsidR="001D3638" w:rsidRPr="00D27052">
        <w:rPr>
          <w:rFonts w:eastAsia="標楷體"/>
          <w:b/>
          <w:spacing w:val="20"/>
          <w:sz w:val="96"/>
          <w:szCs w:val="96"/>
        </w:rPr>
        <w:t>有限公司</w:t>
      </w:r>
    </w:p>
    <w:p w14:paraId="66B9103F" w14:textId="0D4DF466" w:rsidR="00693488" w:rsidRPr="00D27052" w:rsidRDefault="00693488" w:rsidP="00F30335">
      <w:pPr>
        <w:spacing w:line="192" w:lineRule="auto"/>
        <w:jc w:val="center"/>
        <w:rPr>
          <w:rFonts w:eastAsia="標楷體"/>
          <w:szCs w:val="24"/>
        </w:rPr>
      </w:pPr>
    </w:p>
    <w:p w14:paraId="64B13F5D" w14:textId="77777777" w:rsidR="007C4395" w:rsidRPr="00D27052" w:rsidRDefault="007C4395" w:rsidP="008037E0">
      <w:pPr>
        <w:spacing w:line="360" w:lineRule="auto"/>
        <w:rPr>
          <w:rFonts w:eastAsia="標楷體"/>
          <w:b/>
          <w:spacing w:val="20"/>
          <w:szCs w:val="24"/>
        </w:rPr>
      </w:pPr>
    </w:p>
    <w:p w14:paraId="7ED8C400" w14:textId="77777777" w:rsidR="007C4395" w:rsidRPr="00D27052" w:rsidRDefault="007C4395" w:rsidP="008037E0">
      <w:pPr>
        <w:spacing w:line="360" w:lineRule="auto"/>
        <w:rPr>
          <w:rFonts w:eastAsia="標楷體"/>
          <w:b/>
          <w:spacing w:val="20"/>
          <w:szCs w:val="24"/>
        </w:rPr>
      </w:pPr>
    </w:p>
    <w:p w14:paraId="5CE41F72" w14:textId="69D6FAA2" w:rsidR="00023410" w:rsidRDefault="008037E0" w:rsidP="0042393D">
      <w:pPr>
        <w:spacing w:line="360" w:lineRule="auto"/>
        <w:jc w:val="center"/>
        <w:rPr>
          <w:rFonts w:eastAsia="標楷體"/>
          <w:b/>
          <w:spacing w:val="20"/>
          <w:sz w:val="64"/>
          <w:szCs w:val="64"/>
        </w:rPr>
      </w:pPr>
      <w:r w:rsidRPr="00D27052">
        <w:rPr>
          <w:rFonts w:eastAsia="標楷體"/>
          <w:noProof/>
          <w:sz w:val="64"/>
          <w:szCs w:val="64"/>
        </w:rPr>
        <mc:AlternateContent>
          <mc:Choice Requires="wps">
            <w:drawing>
              <wp:anchor distT="0" distB="0" distL="114300" distR="114300" simplePos="0" relativeHeight="251813376" behindDoc="0" locked="0" layoutInCell="1" allowOverlap="1" wp14:anchorId="4EC8B996" wp14:editId="4BB2850F">
                <wp:simplePos x="0" y="0"/>
                <wp:positionH relativeFrom="column">
                  <wp:posOffset>-84455</wp:posOffset>
                </wp:positionH>
                <wp:positionV relativeFrom="paragraph">
                  <wp:posOffset>610235</wp:posOffset>
                </wp:positionV>
                <wp:extent cx="9429750" cy="139700"/>
                <wp:effectExtent l="76200" t="57150" r="19050" b="69850"/>
                <wp:wrapNone/>
                <wp:docPr id="1" name="Text Box 1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0" cy="139700"/>
                        </a:xfrm>
                        <a:prstGeom prst="rect">
                          <a:avLst/>
                        </a:prstGeom>
                        <a:solidFill>
                          <a:schemeClr val="accent5">
                            <a:lumMod val="75000"/>
                          </a:schemeClr>
                        </a:solidFill>
                        <a:ln>
                          <a:noFill/>
                          <a:headEnd/>
                          <a:tailEnd/>
                        </a:ln>
                        <a:effectLst>
                          <a:outerShdw blurRad="50800" dist="12700" dir="8100000" algn="tr" rotWithShape="0">
                            <a:prstClr val="black">
                              <a:alpha val="40000"/>
                            </a:prstClr>
                          </a:outerShdw>
                        </a:effectLst>
                      </wps:spPr>
                      <wps:style>
                        <a:lnRef idx="1">
                          <a:schemeClr val="accent2"/>
                        </a:lnRef>
                        <a:fillRef idx="3">
                          <a:schemeClr val="accent2"/>
                        </a:fillRef>
                        <a:effectRef idx="2">
                          <a:schemeClr val="accent2"/>
                        </a:effectRef>
                        <a:fontRef idx="minor">
                          <a:schemeClr val="lt1"/>
                        </a:fontRef>
                      </wps:style>
                      <wps:txbx>
                        <w:txbxContent>
                          <w:p w14:paraId="21B76753" w14:textId="77777777" w:rsidR="008A4CD7" w:rsidRPr="000F68A2" w:rsidRDefault="008A4CD7" w:rsidP="008037E0">
                            <w:pPr>
                              <w:jc w:val="center"/>
                              <w:rPr>
                                <w:rFonts w:ascii="標楷體" w:eastAsia="標楷體" w:hAnsi="標楷體"/>
                              </w:rPr>
                            </w:pPr>
                            <w:r w:rsidRPr="000F68A2">
                              <w:rPr>
                                <w:rFonts w:ascii="標楷體" w:eastAsia="標楷體" w:hAnsi="標楷體" w:hint="eastAsia"/>
                                <w:b/>
                                <w:spacing w:val="20"/>
                                <w:sz w:val="9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C8B996" id="_x0000_t202" coordsize="21600,21600" o:spt="202" path="m,l,21600r21600,l21600,xe">
                <v:stroke joinstyle="miter"/>
                <v:path gradientshapeok="t" o:connecttype="rect"/>
              </v:shapetype>
              <v:shape id="Text Box 1422" o:spid="_x0000_s1026" type="#_x0000_t202" style="position:absolute;left:0;text-align:left;margin-left:-6.65pt;margin-top:48.05pt;width:742.5pt;height:11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" fillcolor="#31849b [2408]" stroked="f">
                <v:shadow on="t" color="black" opacity="26214f" origin=".5,-.5" offset="-.24944mm,.24944mm"/>
                <v:textbox>
                  <w:txbxContent>
                    <w:p w14:paraId="21B76753" w14:textId="77777777" w:rsidR="008A4CD7" w:rsidRPr="000F68A2" w:rsidRDefault="008A4CD7" w:rsidP="008037E0">
                      <w:pPr>
                        <w:jc w:val="center"/>
                        <w:rPr>
                          <w:rFonts w:ascii="標楷體" w:eastAsia="標楷體" w:hAnsi="標楷體"/>
                        </w:rPr>
                      </w:pPr>
                      <w:r w:rsidRPr="000F68A2">
                        <w:rPr>
                          <w:rFonts w:ascii="標楷體" w:eastAsia="標楷體" w:hAnsi="標楷體" w:hint="eastAsia"/>
                          <w:b/>
                          <w:spacing w:val="20"/>
                          <w:sz w:val="96"/>
                        </w:rPr>
                        <w:t xml:space="preserve">　</w:t>
                      </w:r>
                    </w:p>
                  </w:txbxContent>
                </v:textbox>
              </v:shape>
            </w:pict>
          </mc:Fallback>
        </mc:AlternateContent>
      </w:r>
      <w:r w:rsidRPr="00D27052">
        <w:rPr>
          <w:rFonts w:eastAsia="標楷體"/>
          <w:b/>
          <w:spacing w:val="20"/>
          <w:sz w:val="64"/>
          <w:szCs w:val="64"/>
        </w:rPr>
        <w:t>內部控制制度</w:t>
      </w:r>
      <w:r w:rsidR="000E5217" w:rsidRPr="00D27052">
        <w:rPr>
          <w:rFonts w:eastAsia="標楷體"/>
          <w:b/>
          <w:spacing w:val="20"/>
          <w:sz w:val="64"/>
          <w:szCs w:val="64"/>
        </w:rPr>
        <w:t>銷售及收款</w:t>
      </w:r>
      <w:r w:rsidR="007A2ABB" w:rsidRPr="00D27052">
        <w:rPr>
          <w:rFonts w:eastAsia="標楷體" w:cs="細明體"/>
          <w:b/>
          <w:spacing w:val="20"/>
          <w:sz w:val="64"/>
          <w:szCs w:val="64"/>
        </w:rPr>
        <w:t>循環</w:t>
      </w:r>
      <w:bookmarkStart w:id="0" w:name="_Toc350957666"/>
      <w:bookmarkStart w:id="1" w:name="_Toc350964255"/>
      <w:bookmarkStart w:id="2" w:name="_Toc351133891"/>
      <w:bookmarkStart w:id="3" w:name="_Toc360063148"/>
      <w:bookmarkStart w:id="4" w:name="_Toc369642856"/>
      <w:bookmarkStart w:id="5" w:name="_Toc369986382"/>
      <w:bookmarkStart w:id="6" w:name="_Toc350933531"/>
      <w:r w:rsidR="00327263">
        <w:rPr>
          <w:rFonts w:eastAsia="標楷體"/>
          <w:b/>
          <w:spacing w:val="20"/>
          <w:sz w:val="64"/>
          <w:szCs w:val="64"/>
        </w:rPr>
        <w:t>CS</w:t>
      </w:r>
      <w:r w:rsidR="00AF5B22" w:rsidRPr="00D27052">
        <w:rPr>
          <w:rFonts w:eastAsia="標楷體"/>
          <w:b/>
          <w:spacing w:val="20"/>
          <w:sz w:val="64"/>
          <w:szCs w:val="64"/>
        </w:rPr>
        <w:t>-100</w:t>
      </w:r>
    </w:p>
    <w:p w14:paraId="7759FA41" w14:textId="77777777" w:rsidR="00023410" w:rsidRDefault="00023410">
      <w:pPr>
        <w:widowControl/>
        <w:adjustRightInd/>
        <w:spacing w:line="240" w:lineRule="auto"/>
        <w:textAlignment w:val="auto"/>
        <w:rPr>
          <w:rFonts w:eastAsia="標楷體"/>
          <w:b/>
          <w:spacing w:val="20"/>
          <w:sz w:val="64"/>
          <w:szCs w:val="64"/>
        </w:rPr>
      </w:pPr>
      <w:r>
        <w:rPr>
          <w:rFonts w:eastAsia="標楷體"/>
          <w:b/>
          <w:spacing w:val="20"/>
          <w:sz w:val="64"/>
          <w:szCs w:val="64"/>
        </w:rPr>
        <w:br w:type="page"/>
      </w: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838"/>
        <w:gridCol w:w="2268"/>
        <w:gridCol w:w="8363"/>
        <w:gridCol w:w="2410"/>
      </w:tblGrid>
      <w:tr w:rsidR="00023410" w:rsidRPr="00896121" w14:paraId="068E940E" w14:textId="77777777" w:rsidTr="00023410">
        <w:tc>
          <w:tcPr>
            <w:tcW w:w="14879" w:type="dxa"/>
            <w:gridSpan w:val="4"/>
            <w:vAlign w:val="center"/>
          </w:tcPr>
          <w:p w14:paraId="6AA63D67" w14:textId="77777777" w:rsidR="00023410" w:rsidRPr="00896121" w:rsidRDefault="00023410" w:rsidP="00023410">
            <w:pPr>
              <w:jc w:val="center"/>
              <w:rPr>
                <w:rFonts w:ascii="Times New Roman" w:eastAsia="標楷體" w:hAnsi="Times New Roman"/>
                <w:sz w:val="28"/>
              </w:rPr>
            </w:pPr>
            <w:r w:rsidRPr="00896121">
              <w:rPr>
                <w:rFonts w:ascii="Times New Roman" w:eastAsia="標楷體" w:hAnsi="Times New Roman" w:hint="eastAsia"/>
                <w:sz w:val="28"/>
              </w:rPr>
              <w:lastRenderedPageBreak/>
              <w:t>文件</w:t>
            </w:r>
            <w:r>
              <w:rPr>
                <w:rFonts w:ascii="Times New Roman" w:eastAsia="標楷體" w:hAnsi="Times New Roman" w:hint="eastAsia"/>
                <w:sz w:val="28"/>
                <w:lang w:eastAsia="zh-HK"/>
              </w:rPr>
              <w:t>制</w:t>
            </w:r>
            <w:r>
              <w:rPr>
                <w:rFonts w:ascii="Times New Roman" w:eastAsia="標楷體" w:hAnsi="Times New Roman" w:hint="eastAsia"/>
                <w:sz w:val="28"/>
              </w:rPr>
              <w:t>/</w:t>
            </w:r>
            <w:r w:rsidRPr="00896121">
              <w:rPr>
                <w:rFonts w:ascii="Times New Roman" w:eastAsia="標楷體" w:hAnsi="Times New Roman" w:hint="eastAsia"/>
                <w:sz w:val="28"/>
              </w:rPr>
              <w:t>修訂履歷</w:t>
            </w:r>
          </w:p>
        </w:tc>
      </w:tr>
      <w:tr w:rsidR="00023410" w:rsidRPr="00896121" w14:paraId="022AF2C9" w14:textId="77777777" w:rsidTr="00023410">
        <w:tc>
          <w:tcPr>
            <w:tcW w:w="1838" w:type="dxa"/>
            <w:vAlign w:val="center"/>
          </w:tcPr>
          <w:p w14:paraId="26D28553" w14:textId="77777777" w:rsidR="00023410" w:rsidRPr="00896121" w:rsidRDefault="00023410" w:rsidP="00023410">
            <w:pPr>
              <w:jc w:val="center"/>
              <w:rPr>
                <w:rFonts w:ascii="Times New Roman" w:eastAsia="標楷體" w:hAnsi="Times New Roman"/>
              </w:rPr>
            </w:pPr>
            <w:r w:rsidRPr="00896121">
              <w:rPr>
                <w:rFonts w:ascii="Times New Roman" w:eastAsia="標楷體" w:hAnsi="Times New Roman" w:hint="eastAsia"/>
              </w:rPr>
              <w:t>文件版本</w:t>
            </w:r>
          </w:p>
        </w:tc>
        <w:tc>
          <w:tcPr>
            <w:tcW w:w="2268" w:type="dxa"/>
            <w:vAlign w:val="center"/>
          </w:tcPr>
          <w:p w14:paraId="75518961" w14:textId="77777777" w:rsidR="00023410" w:rsidRPr="00896121" w:rsidRDefault="00023410" w:rsidP="00023410">
            <w:pPr>
              <w:jc w:val="center"/>
              <w:rPr>
                <w:rFonts w:ascii="Times New Roman" w:eastAsia="標楷體" w:hAnsi="Times New Roman"/>
              </w:rPr>
            </w:pPr>
            <w:r w:rsidRPr="00896121">
              <w:rPr>
                <w:rFonts w:ascii="Times New Roman" w:eastAsia="標楷體" w:hAnsi="Times New Roman" w:hint="eastAsia"/>
              </w:rPr>
              <w:t>文件</w:t>
            </w:r>
            <w:r>
              <w:rPr>
                <w:rFonts w:ascii="Times New Roman" w:eastAsia="標楷體" w:hAnsi="Times New Roman" w:hint="eastAsia"/>
                <w:lang w:eastAsia="zh-HK"/>
              </w:rPr>
              <w:t>制</w:t>
            </w:r>
            <w:r>
              <w:rPr>
                <w:rFonts w:ascii="Times New Roman" w:eastAsia="標楷體" w:hAnsi="Times New Roman" w:hint="eastAsia"/>
              </w:rPr>
              <w:t>/</w:t>
            </w:r>
            <w:r w:rsidRPr="00896121">
              <w:rPr>
                <w:rFonts w:ascii="Times New Roman" w:eastAsia="標楷體" w:hAnsi="Times New Roman" w:hint="eastAsia"/>
              </w:rPr>
              <w:t>修訂日期</w:t>
            </w:r>
          </w:p>
        </w:tc>
        <w:tc>
          <w:tcPr>
            <w:tcW w:w="8363" w:type="dxa"/>
            <w:vAlign w:val="center"/>
          </w:tcPr>
          <w:p w14:paraId="54105256" w14:textId="77777777" w:rsidR="00023410" w:rsidRPr="00896121" w:rsidRDefault="00023410" w:rsidP="00023410">
            <w:pPr>
              <w:jc w:val="center"/>
              <w:rPr>
                <w:rFonts w:ascii="Times New Roman" w:eastAsia="標楷體" w:hAnsi="Times New Roman"/>
              </w:rPr>
            </w:pPr>
            <w:r w:rsidRPr="00896121">
              <w:rPr>
                <w:rFonts w:ascii="Times New Roman" w:eastAsia="標楷體" w:hAnsi="Times New Roman" w:hint="eastAsia"/>
              </w:rPr>
              <w:t>文件</w:t>
            </w:r>
            <w:r>
              <w:rPr>
                <w:rFonts w:ascii="Times New Roman" w:eastAsia="標楷體" w:hAnsi="Times New Roman" w:hint="eastAsia"/>
                <w:lang w:eastAsia="zh-HK"/>
              </w:rPr>
              <w:t>制</w:t>
            </w:r>
            <w:r>
              <w:rPr>
                <w:rFonts w:ascii="Times New Roman" w:eastAsia="標楷體" w:hAnsi="Times New Roman" w:hint="eastAsia"/>
              </w:rPr>
              <w:t>/</w:t>
            </w:r>
            <w:r w:rsidRPr="00896121">
              <w:rPr>
                <w:rFonts w:ascii="Times New Roman" w:eastAsia="標楷體" w:hAnsi="Times New Roman" w:hint="eastAsia"/>
              </w:rPr>
              <w:t>修訂說明</w:t>
            </w:r>
            <w:r w:rsidRPr="00896121">
              <w:rPr>
                <w:rFonts w:ascii="Times New Roman" w:eastAsia="標楷體" w:hAnsi="Times New Roman" w:hint="eastAsia"/>
              </w:rPr>
              <w:t>/</w:t>
            </w:r>
            <w:r w:rsidRPr="00896121">
              <w:rPr>
                <w:rFonts w:ascii="Times New Roman" w:eastAsia="標楷體" w:hAnsi="Times New Roman" w:hint="eastAsia"/>
              </w:rPr>
              <w:t>內容</w:t>
            </w:r>
          </w:p>
        </w:tc>
        <w:tc>
          <w:tcPr>
            <w:tcW w:w="2410" w:type="dxa"/>
            <w:vAlign w:val="center"/>
          </w:tcPr>
          <w:p w14:paraId="11339013" w14:textId="77777777" w:rsidR="00023410" w:rsidRPr="00896121" w:rsidRDefault="00023410" w:rsidP="00023410">
            <w:pPr>
              <w:jc w:val="center"/>
              <w:rPr>
                <w:rFonts w:ascii="Times New Roman" w:eastAsia="標楷體" w:hAnsi="Times New Roman"/>
              </w:rPr>
            </w:pPr>
            <w:r w:rsidRPr="00896121">
              <w:rPr>
                <w:rFonts w:ascii="Times New Roman" w:eastAsia="標楷體" w:hAnsi="Times New Roman" w:hint="eastAsia"/>
              </w:rPr>
              <w:t>文件</w:t>
            </w:r>
            <w:r>
              <w:rPr>
                <w:rFonts w:ascii="Times New Roman" w:eastAsia="標楷體" w:hAnsi="Times New Roman" w:hint="eastAsia"/>
                <w:lang w:eastAsia="zh-HK"/>
              </w:rPr>
              <w:t>制</w:t>
            </w:r>
            <w:r>
              <w:rPr>
                <w:rFonts w:ascii="Times New Roman" w:eastAsia="標楷體" w:hAnsi="Times New Roman" w:hint="eastAsia"/>
              </w:rPr>
              <w:t>/</w:t>
            </w:r>
            <w:r w:rsidRPr="00896121">
              <w:rPr>
                <w:rFonts w:ascii="Times New Roman" w:eastAsia="標楷體" w:hAnsi="Times New Roman" w:hint="eastAsia"/>
              </w:rPr>
              <w:t>修訂</w:t>
            </w:r>
            <w:r>
              <w:rPr>
                <w:rFonts w:ascii="Times New Roman" w:eastAsia="標楷體" w:hAnsi="Times New Roman" w:hint="eastAsia"/>
                <w:lang w:eastAsia="zh-HK"/>
              </w:rPr>
              <w:t>部門</w:t>
            </w:r>
            <w:r>
              <w:rPr>
                <w:rFonts w:ascii="Times New Roman" w:eastAsia="標楷體" w:hAnsi="Times New Roman" w:hint="eastAsia"/>
              </w:rPr>
              <w:t>/</w:t>
            </w:r>
            <w:r w:rsidRPr="00896121">
              <w:rPr>
                <w:rFonts w:ascii="Times New Roman" w:eastAsia="標楷體" w:hAnsi="Times New Roman" w:hint="eastAsia"/>
              </w:rPr>
              <w:t>作者</w:t>
            </w:r>
          </w:p>
        </w:tc>
      </w:tr>
      <w:tr w:rsidR="00023410" w:rsidRPr="001902D7" w14:paraId="11B05845" w14:textId="77777777" w:rsidTr="00023410">
        <w:tc>
          <w:tcPr>
            <w:tcW w:w="1838" w:type="dxa"/>
            <w:vAlign w:val="center"/>
          </w:tcPr>
          <w:p w14:paraId="44B0C03E" w14:textId="2BC844B1" w:rsidR="00023410" w:rsidRPr="001902D7" w:rsidRDefault="00023410" w:rsidP="00023410">
            <w:pPr>
              <w:jc w:val="center"/>
              <w:rPr>
                <w:rFonts w:ascii="Times New Roman" w:eastAsia="標楷體" w:hAnsi="Times New Roman"/>
              </w:rPr>
            </w:pPr>
            <w:r w:rsidRPr="001902D7">
              <w:rPr>
                <w:rFonts w:ascii="Times New Roman" w:eastAsia="標楷體" w:hAnsi="Times New Roman"/>
              </w:rPr>
              <w:t>V</w:t>
            </w:r>
            <w:r w:rsidR="00B06376">
              <w:rPr>
                <w:rFonts w:ascii="Times New Roman" w:eastAsia="標楷體" w:hAnsi="Times New Roman"/>
              </w:rPr>
              <w:t>.</w:t>
            </w:r>
            <w:r w:rsidRPr="001902D7">
              <w:rPr>
                <w:rFonts w:ascii="Times New Roman" w:eastAsia="標楷體" w:hAnsi="Times New Roman"/>
              </w:rPr>
              <w:t>1.0</w:t>
            </w:r>
          </w:p>
        </w:tc>
        <w:tc>
          <w:tcPr>
            <w:tcW w:w="2268" w:type="dxa"/>
            <w:vAlign w:val="center"/>
          </w:tcPr>
          <w:p w14:paraId="4BCBDF58" w14:textId="1B9CD162" w:rsidR="00023410" w:rsidRPr="001902D7" w:rsidRDefault="00023410" w:rsidP="00023410">
            <w:pPr>
              <w:jc w:val="center"/>
              <w:rPr>
                <w:rFonts w:ascii="Times New Roman" w:eastAsia="標楷體" w:hAnsi="Times New Roman"/>
              </w:rPr>
            </w:pPr>
            <w:r w:rsidRPr="001902D7">
              <w:rPr>
                <w:rFonts w:ascii="Times New Roman" w:eastAsia="標楷體" w:hAnsi="Times New Roman" w:hint="eastAsia"/>
              </w:rPr>
              <w:t>20</w:t>
            </w:r>
            <w:r w:rsidRPr="001902D7">
              <w:rPr>
                <w:rFonts w:ascii="Times New Roman" w:eastAsia="標楷體" w:hAnsi="Times New Roman"/>
              </w:rPr>
              <w:t>21</w:t>
            </w:r>
            <w:r w:rsidRPr="001902D7">
              <w:rPr>
                <w:rFonts w:ascii="Times New Roman" w:eastAsia="標楷體" w:hAnsi="Times New Roman" w:hint="eastAsia"/>
              </w:rPr>
              <w:t>-</w:t>
            </w:r>
            <w:r w:rsidR="00B06376">
              <w:rPr>
                <w:rFonts w:ascii="Times New Roman" w:eastAsia="標楷體" w:hAnsi="Times New Roman"/>
              </w:rPr>
              <w:t>XX</w:t>
            </w:r>
            <w:r w:rsidRPr="001902D7">
              <w:rPr>
                <w:rFonts w:ascii="Times New Roman" w:eastAsia="標楷體" w:hAnsi="Times New Roman" w:hint="eastAsia"/>
              </w:rPr>
              <w:t>-</w:t>
            </w:r>
            <w:r w:rsidRPr="001902D7">
              <w:rPr>
                <w:rFonts w:ascii="Times New Roman" w:eastAsia="標楷體" w:hAnsi="Times New Roman"/>
              </w:rPr>
              <w:t>XX</w:t>
            </w:r>
          </w:p>
        </w:tc>
        <w:tc>
          <w:tcPr>
            <w:tcW w:w="8363" w:type="dxa"/>
          </w:tcPr>
          <w:p w14:paraId="6744151F" w14:textId="77777777" w:rsidR="00023410" w:rsidRPr="001902D7" w:rsidRDefault="00023410" w:rsidP="00023410">
            <w:pPr>
              <w:pStyle w:val="a9"/>
              <w:rPr>
                <w:rFonts w:eastAsia="標楷體"/>
              </w:rPr>
            </w:pPr>
            <w:r w:rsidRPr="001902D7">
              <w:rPr>
                <w:rFonts w:eastAsia="標楷體" w:hint="eastAsia"/>
              </w:rPr>
              <w:t>初版發行</w:t>
            </w:r>
          </w:p>
        </w:tc>
        <w:tc>
          <w:tcPr>
            <w:tcW w:w="2410" w:type="dxa"/>
          </w:tcPr>
          <w:p w14:paraId="39EB4484" w14:textId="77777777" w:rsidR="00023410" w:rsidRPr="00896121" w:rsidRDefault="00023410" w:rsidP="00023410">
            <w:pPr>
              <w:jc w:val="center"/>
              <w:rPr>
                <w:rFonts w:ascii="Times New Roman" w:eastAsia="標楷體" w:hAnsi="Times New Roman"/>
              </w:rPr>
            </w:pPr>
          </w:p>
        </w:tc>
      </w:tr>
      <w:tr w:rsidR="00023410" w:rsidRPr="00896121" w14:paraId="6CC515D9" w14:textId="77777777" w:rsidTr="00023410">
        <w:tc>
          <w:tcPr>
            <w:tcW w:w="1838" w:type="dxa"/>
          </w:tcPr>
          <w:p w14:paraId="3536FA27" w14:textId="77777777" w:rsidR="00023410" w:rsidRPr="00896121" w:rsidRDefault="00023410" w:rsidP="00023410">
            <w:pPr>
              <w:jc w:val="center"/>
              <w:rPr>
                <w:rFonts w:ascii="Times New Roman" w:eastAsia="標楷體" w:hAnsi="Times New Roman"/>
              </w:rPr>
            </w:pPr>
          </w:p>
        </w:tc>
        <w:tc>
          <w:tcPr>
            <w:tcW w:w="2268" w:type="dxa"/>
          </w:tcPr>
          <w:p w14:paraId="19276EA8" w14:textId="77777777" w:rsidR="00023410" w:rsidRPr="00896121" w:rsidRDefault="00023410" w:rsidP="00023410">
            <w:pPr>
              <w:jc w:val="center"/>
              <w:rPr>
                <w:rFonts w:ascii="Times New Roman" w:eastAsia="標楷體" w:hAnsi="Times New Roman"/>
              </w:rPr>
            </w:pPr>
          </w:p>
        </w:tc>
        <w:tc>
          <w:tcPr>
            <w:tcW w:w="8363" w:type="dxa"/>
          </w:tcPr>
          <w:p w14:paraId="18CCD742" w14:textId="77777777" w:rsidR="00023410" w:rsidRPr="00896121" w:rsidRDefault="00023410" w:rsidP="00023410">
            <w:pPr>
              <w:rPr>
                <w:rFonts w:ascii="Times New Roman" w:eastAsia="標楷體" w:hAnsi="Times New Roman"/>
              </w:rPr>
            </w:pPr>
          </w:p>
        </w:tc>
        <w:tc>
          <w:tcPr>
            <w:tcW w:w="2410" w:type="dxa"/>
          </w:tcPr>
          <w:p w14:paraId="056AC99C" w14:textId="77777777" w:rsidR="00023410" w:rsidRPr="00896121" w:rsidRDefault="00023410" w:rsidP="00023410">
            <w:pPr>
              <w:rPr>
                <w:rFonts w:ascii="Times New Roman" w:eastAsia="標楷體" w:hAnsi="Times New Roman"/>
              </w:rPr>
            </w:pPr>
          </w:p>
        </w:tc>
      </w:tr>
      <w:tr w:rsidR="00023410" w:rsidRPr="00896121" w14:paraId="212545B5" w14:textId="77777777" w:rsidTr="00023410">
        <w:tc>
          <w:tcPr>
            <w:tcW w:w="1838" w:type="dxa"/>
          </w:tcPr>
          <w:p w14:paraId="5FE41E2A" w14:textId="77777777" w:rsidR="00023410" w:rsidRPr="00896121" w:rsidRDefault="00023410" w:rsidP="00023410">
            <w:pPr>
              <w:jc w:val="center"/>
              <w:rPr>
                <w:rFonts w:ascii="Times New Roman" w:eastAsia="標楷體" w:hAnsi="Times New Roman"/>
              </w:rPr>
            </w:pPr>
          </w:p>
        </w:tc>
        <w:tc>
          <w:tcPr>
            <w:tcW w:w="2268" w:type="dxa"/>
          </w:tcPr>
          <w:p w14:paraId="4D6626AC" w14:textId="77777777" w:rsidR="00023410" w:rsidRPr="00896121" w:rsidRDefault="00023410" w:rsidP="00023410">
            <w:pPr>
              <w:jc w:val="center"/>
              <w:rPr>
                <w:rFonts w:ascii="Times New Roman" w:eastAsia="標楷體" w:hAnsi="Times New Roman"/>
              </w:rPr>
            </w:pPr>
          </w:p>
        </w:tc>
        <w:tc>
          <w:tcPr>
            <w:tcW w:w="8363" w:type="dxa"/>
          </w:tcPr>
          <w:p w14:paraId="62E66029" w14:textId="77777777" w:rsidR="00023410" w:rsidRPr="00D254A8" w:rsidRDefault="00023410" w:rsidP="00023410">
            <w:pPr>
              <w:pStyle w:val="a9"/>
              <w:rPr>
                <w:rFonts w:eastAsia="標楷體"/>
              </w:rPr>
            </w:pPr>
          </w:p>
        </w:tc>
        <w:tc>
          <w:tcPr>
            <w:tcW w:w="2410" w:type="dxa"/>
          </w:tcPr>
          <w:p w14:paraId="3B03F044" w14:textId="77777777" w:rsidR="00023410" w:rsidRPr="00896121" w:rsidRDefault="00023410" w:rsidP="00023410">
            <w:pPr>
              <w:rPr>
                <w:rFonts w:ascii="Times New Roman" w:eastAsia="標楷體" w:hAnsi="Times New Roman"/>
              </w:rPr>
            </w:pPr>
          </w:p>
        </w:tc>
      </w:tr>
      <w:tr w:rsidR="00023410" w:rsidRPr="00896121" w14:paraId="1CD30C9F" w14:textId="77777777" w:rsidTr="00023410">
        <w:tc>
          <w:tcPr>
            <w:tcW w:w="1838" w:type="dxa"/>
          </w:tcPr>
          <w:p w14:paraId="2DF004E6" w14:textId="77777777" w:rsidR="00023410" w:rsidRPr="00896121" w:rsidRDefault="00023410" w:rsidP="00023410">
            <w:pPr>
              <w:jc w:val="center"/>
              <w:rPr>
                <w:rFonts w:ascii="Times New Roman" w:eastAsia="標楷體" w:hAnsi="Times New Roman"/>
              </w:rPr>
            </w:pPr>
          </w:p>
        </w:tc>
        <w:tc>
          <w:tcPr>
            <w:tcW w:w="2268" w:type="dxa"/>
          </w:tcPr>
          <w:p w14:paraId="6BF8C4B8" w14:textId="77777777" w:rsidR="00023410" w:rsidRPr="00896121" w:rsidRDefault="00023410" w:rsidP="00023410">
            <w:pPr>
              <w:jc w:val="center"/>
              <w:rPr>
                <w:rFonts w:ascii="Times New Roman" w:eastAsia="標楷體" w:hAnsi="Times New Roman"/>
              </w:rPr>
            </w:pPr>
          </w:p>
        </w:tc>
        <w:tc>
          <w:tcPr>
            <w:tcW w:w="8363" w:type="dxa"/>
          </w:tcPr>
          <w:p w14:paraId="419FA687" w14:textId="77777777" w:rsidR="00023410" w:rsidRPr="00896121" w:rsidRDefault="00023410" w:rsidP="00023410">
            <w:pPr>
              <w:rPr>
                <w:rFonts w:ascii="Times New Roman" w:eastAsia="標楷體" w:hAnsi="Times New Roman"/>
              </w:rPr>
            </w:pPr>
          </w:p>
        </w:tc>
        <w:tc>
          <w:tcPr>
            <w:tcW w:w="2410" w:type="dxa"/>
          </w:tcPr>
          <w:p w14:paraId="24C4613C" w14:textId="77777777" w:rsidR="00023410" w:rsidRPr="00896121" w:rsidRDefault="00023410" w:rsidP="00023410">
            <w:pPr>
              <w:rPr>
                <w:rFonts w:ascii="Times New Roman" w:eastAsia="標楷體" w:hAnsi="Times New Roman"/>
              </w:rPr>
            </w:pPr>
          </w:p>
        </w:tc>
      </w:tr>
      <w:tr w:rsidR="00023410" w:rsidRPr="00896121" w14:paraId="36F9CCEB" w14:textId="77777777" w:rsidTr="00023410">
        <w:tc>
          <w:tcPr>
            <w:tcW w:w="1838" w:type="dxa"/>
          </w:tcPr>
          <w:p w14:paraId="6797F0B9" w14:textId="77777777" w:rsidR="00023410" w:rsidRPr="00896121" w:rsidRDefault="00023410" w:rsidP="00023410">
            <w:pPr>
              <w:jc w:val="center"/>
              <w:rPr>
                <w:rFonts w:ascii="Times New Roman" w:eastAsia="標楷體" w:hAnsi="Times New Roman"/>
              </w:rPr>
            </w:pPr>
          </w:p>
        </w:tc>
        <w:tc>
          <w:tcPr>
            <w:tcW w:w="2268" w:type="dxa"/>
          </w:tcPr>
          <w:p w14:paraId="4AFAD58E" w14:textId="77777777" w:rsidR="00023410" w:rsidRPr="00896121" w:rsidRDefault="00023410" w:rsidP="00023410">
            <w:pPr>
              <w:jc w:val="center"/>
              <w:rPr>
                <w:rFonts w:ascii="Times New Roman" w:eastAsia="標楷體" w:hAnsi="Times New Roman"/>
              </w:rPr>
            </w:pPr>
          </w:p>
        </w:tc>
        <w:tc>
          <w:tcPr>
            <w:tcW w:w="8363" w:type="dxa"/>
          </w:tcPr>
          <w:p w14:paraId="13DF7517" w14:textId="77777777" w:rsidR="00023410" w:rsidRPr="001902D7" w:rsidRDefault="00023410" w:rsidP="00023410">
            <w:pPr>
              <w:pStyle w:val="a9"/>
              <w:rPr>
                <w:rFonts w:eastAsia="標楷體"/>
              </w:rPr>
            </w:pPr>
          </w:p>
        </w:tc>
        <w:tc>
          <w:tcPr>
            <w:tcW w:w="2410" w:type="dxa"/>
          </w:tcPr>
          <w:p w14:paraId="7E9BB849" w14:textId="77777777" w:rsidR="00023410" w:rsidRPr="00896121" w:rsidRDefault="00023410" w:rsidP="00023410">
            <w:pPr>
              <w:rPr>
                <w:rFonts w:ascii="Times New Roman" w:eastAsia="標楷體" w:hAnsi="Times New Roman"/>
              </w:rPr>
            </w:pPr>
          </w:p>
        </w:tc>
      </w:tr>
      <w:tr w:rsidR="00023410" w:rsidRPr="00896121" w14:paraId="75C01E67" w14:textId="77777777" w:rsidTr="00023410">
        <w:tc>
          <w:tcPr>
            <w:tcW w:w="1838" w:type="dxa"/>
          </w:tcPr>
          <w:p w14:paraId="28372BB7" w14:textId="77777777" w:rsidR="00023410" w:rsidRPr="00896121" w:rsidRDefault="00023410" w:rsidP="00023410">
            <w:pPr>
              <w:jc w:val="center"/>
              <w:rPr>
                <w:rFonts w:ascii="Times New Roman" w:eastAsia="標楷體" w:hAnsi="Times New Roman"/>
              </w:rPr>
            </w:pPr>
          </w:p>
        </w:tc>
        <w:tc>
          <w:tcPr>
            <w:tcW w:w="2268" w:type="dxa"/>
          </w:tcPr>
          <w:p w14:paraId="6794C4E0" w14:textId="77777777" w:rsidR="00023410" w:rsidRPr="00896121" w:rsidRDefault="00023410" w:rsidP="00023410">
            <w:pPr>
              <w:jc w:val="center"/>
              <w:rPr>
                <w:rFonts w:ascii="Times New Roman" w:eastAsia="標楷體" w:hAnsi="Times New Roman"/>
              </w:rPr>
            </w:pPr>
          </w:p>
        </w:tc>
        <w:tc>
          <w:tcPr>
            <w:tcW w:w="8363" w:type="dxa"/>
          </w:tcPr>
          <w:p w14:paraId="5151A475" w14:textId="77777777" w:rsidR="00023410" w:rsidRPr="001902D7" w:rsidRDefault="00023410" w:rsidP="00023410">
            <w:pPr>
              <w:pStyle w:val="a9"/>
              <w:rPr>
                <w:rFonts w:eastAsia="標楷體"/>
              </w:rPr>
            </w:pPr>
          </w:p>
        </w:tc>
        <w:tc>
          <w:tcPr>
            <w:tcW w:w="2410" w:type="dxa"/>
          </w:tcPr>
          <w:p w14:paraId="441F0999" w14:textId="77777777" w:rsidR="00023410" w:rsidRPr="00896121" w:rsidRDefault="00023410" w:rsidP="00023410">
            <w:pPr>
              <w:rPr>
                <w:rFonts w:ascii="Times New Roman" w:eastAsia="標楷體" w:hAnsi="Times New Roman"/>
              </w:rPr>
            </w:pPr>
          </w:p>
        </w:tc>
      </w:tr>
      <w:tr w:rsidR="00023410" w:rsidRPr="00896121" w14:paraId="2D261EF1" w14:textId="77777777" w:rsidTr="00023410">
        <w:tc>
          <w:tcPr>
            <w:tcW w:w="1838" w:type="dxa"/>
          </w:tcPr>
          <w:p w14:paraId="665B3DDE" w14:textId="77777777" w:rsidR="00023410" w:rsidRPr="00896121" w:rsidRDefault="00023410" w:rsidP="00023410">
            <w:pPr>
              <w:jc w:val="center"/>
              <w:rPr>
                <w:rFonts w:ascii="Times New Roman" w:eastAsia="標楷體" w:hAnsi="Times New Roman"/>
              </w:rPr>
            </w:pPr>
          </w:p>
        </w:tc>
        <w:tc>
          <w:tcPr>
            <w:tcW w:w="2268" w:type="dxa"/>
          </w:tcPr>
          <w:p w14:paraId="55614F94" w14:textId="77777777" w:rsidR="00023410" w:rsidRPr="00896121" w:rsidRDefault="00023410" w:rsidP="00023410">
            <w:pPr>
              <w:jc w:val="center"/>
              <w:rPr>
                <w:rFonts w:ascii="Times New Roman" w:eastAsia="標楷體" w:hAnsi="Times New Roman"/>
              </w:rPr>
            </w:pPr>
          </w:p>
        </w:tc>
        <w:tc>
          <w:tcPr>
            <w:tcW w:w="8363" w:type="dxa"/>
          </w:tcPr>
          <w:p w14:paraId="1136CA1E" w14:textId="77777777" w:rsidR="00023410" w:rsidRPr="00896121" w:rsidRDefault="00023410" w:rsidP="00023410">
            <w:pPr>
              <w:rPr>
                <w:rFonts w:ascii="Times New Roman" w:eastAsia="標楷體" w:hAnsi="Times New Roman"/>
              </w:rPr>
            </w:pPr>
          </w:p>
        </w:tc>
        <w:tc>
          <w:tcPr>
            <w:tcW w:w="2410" w:type="dxa"/>
          </w:tcPr>
          <w:p w14:paraId="7DF4A335" w14:textId="77777777" w:rsidR="00023410" w:rsidRPr="00896121" w:rsidRDefault="00023410" w:rsidP="00023410">
            <w:pPr>
              <w:rPr>
                <w:rFonts w:ascii="Times New Roman" w:eastAsia="標楷體" w:hAnsi="Times New Roman"/>
              </w:rPr>
            </w:pPr>
          </w:p>
        </w:tc>
      </w:tr>
      <w:tr w:rsidR="00023410" w:rsidRPr="00896121" w14:paraId="79302433" w14:textId="77777777" w:rsidTr="00023410">
        <w:tc>
          <w:tcPr>
            <w:tcW w:w="1838" w:type="dxa"/>
          </w:tcPr>
          <w:p w14:paraId="2A7DD29A" w14:textId="77777777" w:rsidR="00023410" w:rsidRPr="00896121" w:rsidRDefault="00023410" w:rsidP="00023410">
            <w:pPr>
              <w:jc w:val="center"/>
              <w:rPr>
                <w:rFonts w:ascii="Times New Roman" w:eastAsia="標楷體" w:hAnsi="Times New Roman"/>
              </w:rPr>
            </w:pPr>
          </w:p>
        </w:tc>
        <w:tc>
          <w:tcPr>
            <w:tcW w:w="2268" w:type="dxa"/>
          </w:tcPr>
          <w:p w14:paraId="380529A0" w14:textId="77777777" w:rsidR="00023410" w:rsidRPr="00896121" w:rsidRDefault="00023410" w:rsidP="00023410">
            <w:pPr>
              <w:jc w:val="center"/>
              <w:rPr>
                <w:rFonts w:ascii="Times New Roman" w:eastAsia="標楷體" w:hAnsi="Times New Roman"/>
              </w:rPr>
            </w:pPr>
          </w:p>
        </w:tc>
        <w:tc>
          <w:tcPr>
            <w:tcW w:w="8363" w:type="dxa"/>
          </w:tcPr>
          <w:p w14:paraId="391AA422" w14:textId="77777777" w:rsidR="00023410" w:rsidRPr="00896121" w:rsidRDefault="00023410" w:rsidP="00023410">
            <w:pPr>
              <w:rPr>
                <w:rFonts w:ascii="Times New Roman" w:eastAsia="標楷體" w:hAnsi="Times New Roman"/>
              </w:rPr>
            </w:pPr>
          </w:p>
        </w:tc>
        <w:tc>
          <w:tcPr>
            <w:tcW w:w="2410" w:type="dxa"/>
          </w:tcPr>
          <w:p w14:paraId="4E17915B" w14:textId="77777777" w:rsidR="00023410" w:rsidRPr="00896121" w:rsidRDefault="00023410" w:rsidP="00023410">
            <w:pPr>
              <w:rPr>
                <w:rFonts w:ascii="Times New Roman" w:eastAsia="標楷體" w:hAnsi="Times New Roman"/>
              </w:rPr>
            </w:pPr>
          </w:p>
        </w:tc>
      </w:tr>
      <w:tr w:rsidR="00023410" w:rsidRPr="00896121" w14:paraId="56486A73" w14:textId="77777777" w:rsidTr="00023410">
        <w:tc>
          <w:tcPr>
            <w:tcW w:w="1838" w:type="dxa"/>
          </w:tcPr>
          <w:p w14:paraId="46E9B80E" w14:textId="77777777" w:rsidR="00023410" w:rsidRPr="00896121" w:rsidRDefault="00023410" w:rsidP="00023410">
            <w:pPr>
              <w:jc w:val="center"/>
              <w:rPr>
                <w:rFonts w:ascii="Times New Roman" w:eastAsia="標楷體" w:hAnsi="Times New Roman"/>
              </w:rPr>
            </w:pPr>
          </w:p>
        </w:tc>
        <w:tc>
          <w:tcPr>
            <w:tcW w:w="2268" w:type="dxa"/>
          </w:tcPr>
          <w:p w14:paraId="0F46D0EC" w14:textId="77777777" w:rsidR="00023410" w:rsidRPr="00896121" w:rsidRDefault="00023410" w:rsidP="00023410">
            <w:pPr>
              <w:jc w:val="center"/>
              <w:rPr>
                <w:rFonts w:ascii="Times New Roman" w:eastAsia="標楷體" w:hAnsi="Times New Roman"/>
              </w:rPr>
            </w:pPr>
          </w:p>
        </w:tc>
        <w:tc>
          <w:tcPr>
            <w:tcW w:w="8363" w:type="dxa"/>
          </w:tcPr>
          <w:p w14:paraId="2AC9AD6D" w14:textId="77777777" w:rsidR="00023410" w:rsidRPr="00B043F9" w:rsidRDefault="00023410" w:rsidP="00023410">
            <w:pPr>
              <w:pStyle w:val="a9"/>
              <w:rPr>
                <w:rFonts w:eastAsia="標楷體"/>
              </w:rPr>
            </w:pPr>
          </w:p>
        </w:tc>
        <w:tc>
          <w:tcPr>
            <w:tcW w:w="2410" w:type="dxa"/>
          </w:tcPr>
          <w:p w14:paraId="160EF136" w14:textId="77777777" w:rsidR="00023410" w:rsidRPr="00896121" w:rsidRDefault="00023410" w:rsidP="00023410">
            <w:pPr>
              <w:rPr>
                <w:rFonts w:ascii="Times New Roman" w:eastAsia="標楷體" w:hAnsi="Times New Roman"/>
              </w:rPr>
            </w:pPr>
          </w:p>
        </w:tc>
      </w:tr>
      <w:tr w:rsidR="00023410" w:rsidRPr="00896121" w14:paraId="21352B4E" w14:textId="77777777" w:rsidTr="00023410">
        <w:tc>
          <w:tcPr>
            <w:tcW w:w="1838" w:type="dxa"/>
          </w:tcPr>
          <w:p w14:paraId="3328A2B5" w14:textId="77777777" w:rsidR="00023410" w:rsidRPr="00896121" w:rsidRDefault="00023410" w:rsidP="00023410">
            <w:pPr>
              <w:jc w:val="center"/>
              <w:rPr>
                <w:rFonts w:ascii="Times New Roman" w:eastAsia="標楷體" w:hAnsi="Times New Roman"/>
              </w:rPr>
            </w:pPr>
          </w:p>
        </w:tc>
        <w:tc>
          <w:tcPr>
            <w:tcW w:w="2268" w:type="dxa"/>
          </w:tcPr>
          <w:p w14:paraId="38F6C6EE" w14:textId="77777777" w:rsidR="00023410" w:rsidRPr="00896121" w:rsidRDefault="00023410" w:rsidP="00023410">
            <w:pPr>
              <w:jc w:val="center"/>
              <w:rPr>
                <w:rFonts w:ascii="Times New Roman" w:eastAsia="標楷體" w:hAnsi="Times New Roman"/>
              </w:rPr>
            </w:pPr>
          </w:p>
        </w:tc>
        <w:tc>
          <w:tcPr>
            <w:tcW w:w="8363" w:type="dxa"/>
          </w:tcPr>
          <w:p w14:paraId="6E3A75BF" w14:textId="77777777" w:rsidR="00023410" w:rsidRPr="00035ACE" w:rsidRDefault="00023410" w:rsidP="00023410">
            <w:pPr>
              <w:pStyle w:val="a9"/>
              <w:rPr>
                <w:rFonts w:eastAsia="標楷體"/>
              </w:rPr>
            </w:pPr>
          </w:p>
        </w:tc>
        <w:tc>
          <w:tcPr>
            <w:tcW w:w="2410" w:type="dxa"/>
          </w:tcPr>
          <w:p w14:paraId="53C3FFB2" w14:textId="77777777" w:rsidR="00023410" w:rsidRPr="00896121" w:rsidRDefault="00023410" w:rsidP="00023410">
            <w:pPr>
              <w:rPr>
                <w:rFonts w:ascii="Times New Roman" w:eastAsia="標楷體" w:hAnsi="Times New Roman"/>
              </w:rPr>
            </w:pPr>
          </w:p>
        </w:tc>
      </w:tr>
      <w:tr w:rsidR="00023410" w:rsidRPr="00896121" w14:paraId="6652632F" w14:textId="77777777" w:rsidTr="00023410">
        <w:tc>
          <w:tcPr>
            <w:tcW w:w="1838" w:type="dxa"/>
          </w:tcPr>
          <w:p w14:paraId="0FCB086F" w14:textId="77777777" w:rsidR="00023410" w:rsidRPr="00896121" w:rsidRDefault="00023410" w:rsidP="00023410">
            <w:pPr>
              <w:jc w:val="center"/>
              <w:rPr>
                <w:rFonts w:ascii="Times New Roman" w:eastAsia="標楷體" w:hAnsi="Times New Roman"/>
              </w:rPr>
            </w:pPr>
          </w:p>
        </w:tc>
        <w:tc>
          <w:tcPr>
            <w:tcW w:w="2268" w:type="dxa"/>
          </w:tcPr>
          <w:p w14:paraId="7B0F4D88" w14:textId="77777777" w:rsidR="00023410" w:rsidRPr="00896121" w:rsidRDefault="00023410" w:rsidP="00023410">
            <w:pPr>
              <w:jc w:val="center"/>
              <w:rPr>
                <w:rFonts w:ascii="Times New Roman" w:eastAsia="標楷體" w:hAnsi="Times New Roman"/>
              </w:rPr>
            </w:pPr>
          </w:p>
        </w:tc>
        <w:tc>
          <w:tcPr>
            <w:tcW w:w="8363" w:type="dxa"/>
          </w:tcPr>
          <w:p w14:paraId="151E57FD" w14:textId="77777777" w:rsidR="00023410" w:rsidRPr="00896121" w:rsidRDefault="00023410" w:rsidP="00023410">
            <w:pPr>
              <w:rPr>
                <w:rFonts w:ascii="Times New Roman" w:eastAsia="標楷體" w:hAnsi="Times New Roman"/>
              </w:rPr>
            </w:pPr>
          </w:p>
        </w:tc>
        <w:tc>
          <w:tcPr>
            <w:tcW w:w="2410" w:type="dxa"/>
          </w:tcPr>
          <w:p w14:paraId="482248DF" w14:textId="77777777" w:rsidR="00023410" w:rsidRPr="00896121" w:rsidRDefault="00023410" w:rsidP="00023410">
            <w:pPr>
              <w:rPr>
                <w:rFonts w:ascii="Times New Roman" w:eastAsia="標楷體" w:hAnsi="Times New Roman"/>
              </w:rPr>
            </w:pPr>
          </w:p>
        </w:tc>
      </w:tr>
      <w:tr w:rsidR="00023410" w:rsidRPr="00896121" w14:paraId="7DB19430" w14:textId="77777777" w:rsidTr="00023410">
        <w:tc>
          <w:tcPr>
            <w:tcW w:w="1838" w:type="dxa"/>
          </w:tcPr>
          <w:p w14:paraId="01B3E98E" w14:textId="77777777" w:rsidR="00023410" w:rsidRPr="00896121" w:rsidRDefault="00023410" w:rsidP="00023410">
            <w:pPr>
              <w:jc w:val="center"/>
              <w:rPr>
                <w:rFonts w:ascii="Times New Roman" w:eastAsia="標楷體" w:hAnsi="Times New Roman"/>
              </w:rPr>
            </w:pPr>
          </w:p>
        </w:tc>
        <w:tc>
          <w:tcPr>
            <w:tcW w:w="2268" w:type="dxa"/>
          </w:tcPr>
          <w:p w14:paraId="6E139A24" w14:textId="77777777" w:rsidR="00023410" w:rsidRPr="00896121" w:rsidRDefault="00023410" w:rsidP="00023410">
            <w:pPr>
              <w:jc w:val="center"/>
              <w:rPr>
                <w:rFonts w:ascii="Times New Roman" w:eastAsia="標楷體" w:hAnsi="Times New Roman"/>
              </w:rPr>
            </w:pPr>
          </w:p>
        </w:tc>
        <w:tc>
          <w:tcPr>
            <w:tcW w:w="8363" w:type="dxa"/>
          </w:tcPr>
          <w:p w14:paraId="010D41B5" w14:textId="77777777" w:rsidR="00023410" w:rsidRPr="00896121" w:rsidRDefault="00023410" w:rsidP="00023410">
            <w:pPr>
              <w:rPr>
                <w:rFonts w:ascii="Times New Roman" w:eastAsia="標楷體" w:hAnsi="Times New Roman"/>
              </w:rPr>
            </w:pPr>
          </w:p>
        </w:tc>
        <w:tc>
          <w:tcPr>
            <w:tcW w:w="2410" w:type="dxa"/>
          </w:tcPr>
          <w:p w14:paraId="749E7313" w14:textId="77777777" w:rsidR="00023410" w:rsidRPr="00B043F9" w:rsidRDefault="00023410" w:rsidP="00023410">
            <w:pPr>
              <w:pStyle w:val="a9"/>
              <w:rPr>
                <w:rFonts w:eastAsia="標楷體"/>
              </w:rPr>
            </w:pPr>
          </w:p>
        </w:tc>
      </w:tr>
      <w:tr w:rsidR="00023410" w:rsidRPr="00896121" w14:paraId="624552E7" w14:textId="77777777" w:rsidTr="00023410">
        <w:tc>
          <w:tcPr>
            <w:tcW w:w="1838" w:type="dxa"/>
          </w:tcPr>
          <w:p w14:paraId="208EFD96" w14:textId="77777777" w:rsidR="00023410" w:rsidRPr="00896121" w:rsidRDefault="00023410" w:rsidP="00023410">
            <w:pPr>
              <w:jc w:val="center"/>
              <w:rPr>
                <w:rFonts w:ascii="Times New Roman" w:eastAsia="標楷體" w:hAnsi="Times New Roman"/>
              </w:rPr>
            </w:pPr>
          </w:p>
        </w:tc>
        <w:tc>
          <w:tcPr>
            <w:tcW w:w="2268" w:type="dxa"/>
          </w:tcPr>
          <w:p w14:paraId="28A3189E" w14:textId="77777777" w:rsidR="00023410" w:rsidRPr="00896121" w:rsidRDefault="00023410" w:rsidP="00023410">
            <w:pPr>
              <w:jc w:val="center"/>
              <w:rPr>
                <w:rFonts w:ascii="Times New Roman" w:eastAsia="標楷體" w:hAnsi="Times New Roman"/>
              </w:rPr>
            </w:pPr>
          </w:p>
        </w:tc>
        <w:tc>
          <w:tcPr>
            <w:tcW w:w="8363" w:type="dxa"/>
          </w:tcPr>
          <w:p w14:paraId="13F436EC" w14:textId="77777777" w:rsidR="00023410" w:rsidRPr="00896121" w:rsidRDefault="00023410" w:rsidP="00023410">
            <w:pPr>
              <w:rPr>
                <w:rFonts w:ascii="Times New Roman" w:eastAsia="標楷體" w:hAnsi="Times New Roman"/>
              </w:rPr>
            </w:pPr>
          </w:p>
        </w:tc>
        <w:tc>
          <w:tcPr>
            <w:tcW w:w="2410" w:type="dxa"/>
          </w:tcPr>
          <w:p w14:paraId="1AEBC731" w14:textId="77777777" w:rsidR="00023410" w:rsidRPr="00896121" w:rsidRDefault="00023410" w:rsidP="00023410">
            <w:pPr>
              <w:rPr>
                <w:rFonts w:ascii="Times New Roman" w:eastAsia="標楷體" w:hAnsi="Times New Roman"/>
              </w:rPr>
            </w:pPr>
          </w:p>
        </w:tc>
      </w:tr>
      <w:tr w:rsidR="00023410" w:rsidRPr="00896121" w14:paraId="343135F2" w14:textId="77777777" w:rsidTr="00023410">
        <w:tc>
          <w:tcPr>
            <w:tcW w:w="1838" w:type="dxa"/>
          </w:tcPr>
          <w:p w14:paraId="188A594A" w14:textId="77777777" w:rsidR="00023410" w:rsidRPr="00896121" w:rsidRDefault="00023410" w:rsidP="00023410">
            <w:pPr>
              <w:jc w:val="center"/>
              <w:rPr>
                <w:rFonts w:ascii="Times New Roman" w:eastAsia="標楷體" w:hAnsi="Times New Roman"/>
              </w:rPr>
            </w:pPr>
          </w:p>
        </w:tc>
        <w:tc>
          <w:tcPr>
            <w:tcW w:w="2268" w:type="dxa"/>
          </w:tcPr>
          <w:p w14:paraId="0E90188B" w14:textId="77777777" w:rsidR="00023410" w:rsidRPr="00896121" w:rsidRDefault="00023410" w:rsidP="00023410">
            <w:pPr>
              <w:jc w:val="center"/>
              <w:rPr>
                <w:rFonts w:ascii="Times New Roman" w:eastAsia="標楷體" w:hAnsi="Times New Roman"/>
              </w:rPr>
            </w:pPr>
          </w:p>
        </w:tc>
        <w:tc>
          <w:tcPr>
            <w:tcW w:w="8363" w:type="dxa"/>
          </w:tcPr>
          <w:p w14:paraId="490A49DD" w14:textId="77777777" w:rsidR="00023410" w:rsidRPr="00896121" w:rsidRDefault="00023410" w:rsidP="00023410">
            <w:pPr>
              <w:rPr>
                <w:rFonts w:ascii="Times New Roman" w:eastAsia="標楷體" w:hAnsi="Times New Roman"/>
              </w:rPr>
            </w:pPr>
          </w:p>
        </w:tc>
        <w:tc>
          <w:tcPr>
            <w:tcW w:w="2410" w:type="dxa"/>
          </w:tcPr>
          <w:p w14:paraId="2AC0740F" w14:textId="77777777" w:rsidR="00023410" w:rsidRPr="00896121" w:rsidRDefault="00023410" w:rsidP="00023410">
            <w:pPr>
              <w:rPr>
                <w:rFonts w:ascii="Times New Roman" w:eastAsia="標楷體" w:hAnsi="Times New Roman"/>
              </w:rPr>
            </w:pPr>
          </w:p>
        </w:tc>
      </w:tr>
      <w:tr w:rsidR="00023410" w:rsidRPr="00896121" w14:paraId="131A6DAF" w14:textId="77777777" w:rsidTr="00023410">
        <w:tc>
          <w:tcPr>
            <w:tcW w:w="1838" w:type="dxa"/>
          </w:tcPr>
          <w:p w14:paraId="5EEF5E3A" w14:textId="77777777" w:rsidR="00023410" w:rsidRPr="00896121" w:rsidRDefault="00023410" w:rsidP="00023410">
            <w:pPr>
              <w:jc w:val="center"/>
              <w:rPr>
                <w:rFonts w:ascii="Times New Roman" w:eastAsia="標楷體" w:hAnsi="Times New Roman"/>
              </w:rPr>
            </w:pPr>
          </w:p>
        </w:tc>
        <w:tc>
          <w:tcPr>
            <w:tcW w:w="2268" w:type="dxa"/>
          </w:tcPr>
          <w:p w14:paraId="1FFEC4B1" w14:textId="77777777" w:rsidR="00023410" w:rsidRPr="00896121" w:rsidRDefault="00023410" w:rsidP="00023410">
            <w:pPr>
              <w:jc w:val="center"/>
              <w:rPr>
                <w:rFonts w:ascii="Times New Roman" w:eastAsia="標楷體" w:hAnsi="Times New Roman"/>
              </w:rPr>
            </w:pPr>
          </w:p>
        </w:tc>
        <w:tc>
          <w:tcPr>
            <w:tcW w:w="8363" w:type="dxa"/>
          </w:tcPr>
          <w:p w14:paraId="0BCC8A2E" w14:textId="77777777" w:rsidR="00023410" w:rsidRPr="00896121" w:rsidRDefault="00023410" w:rsidP="00023410">
            <w:pPr>
              <w:rPr>
                <w:rFonts w:ascii="Times New Roman" w:eastAsia="標楷體" w:hAnsi="Times New Roman"/>
              </w:rPr>
            </w:pPr>
          </w:p>
        </w:tc>
        <w:tc>
          <w:tcPr>
            <w:tcW w:w="2410" w:type="dxa"/>
          </w:tcPr>
          <w:p w14:paraId="40DDABF3" w14:textId="77777777" w:rsidR="00023410" w:rsidRPr="00896121" w:rsidRDefault="00023410" w:rsidP="00023410">
            <w:pPr>
              <w:rPr>
                <w:rFonts w:ascii="Times New Roman" w:eastAsia="標楷體" w:hAnsi="Times New Roman"/>
              </w:rPr>
            </w:pPr>
          </w:p>
        </w:tc>
      </w:tr>
      <w:tr w:rsidR="00023410" w:rsidRPr="00896121" w14:paraId="26D76D5F" w14:textId="77777777" w:rsidTr="00023410">
        <w:tc>
          <w:tcPr>
            <w:tcW w:w="1838" w:type="dxa"/>
          </w:tcPr>
          <w:p w14:paraId="77EE9555" w14:textId="77777777" w:rsidR="00023410" w:rsidRPr="00896121" w:rsidRDefault="00023410" w:rsidP="00023410">
            <w:pPr>
              <w:jc w:val="center"/>
              <w:rPr>
                <w:rFonts w:ascii="Times New Roman" w:eastAsia="標楷體" w:hAnsi="Times New Roman"/>
              </w:rPr>
            </w:pPr>
          </w:p>
        </w:tc>
        <w:tc>
          <w:tcPr>
            <w:tcW w:w="2268" w:type="dxa"/>
          </w:tcPr>
          <w:p w14:paraId="16E3D804" w14:textId="77777777" w:rsidR="00023410" w:rsidRPr="00896121" w:rsidRDefault="00023410" w:rsidP="00023410">
            <w:pPr>
              <w:jc w:val="center"/>
              <w:rPr>
                <w:rFonts w:ascii="Times New Roman" w:eastAsia="標楷體" w:hAnsi="Times New Roman"/>
              </w:rPr>
            </w:pPr>
          </w:p>
        </w:tc>
        <w:tc>
          <w:tcPr>
            <w:tcW w:w="8363" w:type="dxa"/>
          </w:tcPr>
          <w:p w14:paraId="3DE2C7ED" w14:textId="77777777" w:rsidR="00023410" w:rsidRPr="00896121" w:rsidRDefault="00023410" w:rsidP="00023410">
            <w:pPr>
              <w:rPr>
                <w:rFonts w:ascii="Times New Roman" w:eastAsia="標楷體" w:hAnsi="Times New Roman"/>
              </w:rPr>
            </w:pPr>
          </w:p>
        </w:tc>
        <w:tc>
          <w:tcPr>
            <w:tcW w:w="2410" w:type="dxa"/>
          </w:tcPr>
          <w:p w14:paraId="401CAAF6" w14:textId="77777777" w:rsidR="00023410" w:rsidRPr="00896121" w:rsidRDefault="00023410" w:rsidP="00023410">
            <w:pPr>
              <w:rPr>
                <w:rFonts w:ascii="Times New Roman" w:eastAsia="標楷體" w:hAnsi="Times New Roman"/>
              </w:rPr>
            </w:pPr>
          </w:p>
        </w:tc>
      </w:tr>
      <w:tr w:rsidR="00023410" w:rsidRPr="00896121" w14:paraId="37C2CBDB" w14:textId="77777777" w:rsidTr="00023410">
        <w:tc>
          <w:tcPr>
            <w:tcW w:w="1838" w:type="dxa"/>
          </w:tcPr>
          <w:p w14:paraId="318B8C5C" w14:textId="77777777" w:rsidR="00023410" w:rsidRPr="00896121" w:rsidRDefault="00023410" w:rsidP="00023410">
            <w:pPr>
              <w:jc w:val="center"/>
              <w:rPr>
                <w:rFonts w:ascii="Times New Roman" w:eastAsia="標楷體" w:hAnsi="Times New Roman"/>
              </w:rPr>
            </w:pPr>
          </w:p>
        </w:tc>
        <w:tc>
          <w:tcPr>
            <w:tcW w:w="2268" w:type="dxa"/>
          </w:tcPr>
          <w:p w14:paraId="51947DC3" w14:textId="77777777" w:rsidR="00023410" w:rsidRPr="00896121" w:rsidRDefault="00023410" w:rsidP="00023410">
            <w:pPr>
              <w:jc w:val="center"/>
              <w:rPr>
                <w:rFonts w:ascii="Times New Roman" w:eastAsia="標楷體" w:hAnsi="Times New Roman"/>
              </w:rPr>
            </w:pPr>
          </w:p>
        </w:tc>
        <w:tc>
          <w:tcPr>
            <w:tcW w:w="8363" w:type="dxa"/>
          </w:tcPr>
          <w:p w14:paraId="48A98199" w14:textId="77777777" w:rsidR="00023410" w:rsidRPr="00896121" w:rsidRDefault="00023410" w:rsidP="00023410">
            <w:pPr>
              <w:rPr>
                <w:rFonts w:ascii="Times New Roman" w:eastAsia="標楷體" w:hAnsi="Times New Roman"/>
              </w:rPr>
            </w:pPr>
          </w:p>
        </w:tc>
        <w:tc>
          <w:tcPr>
            <w:tcW w:w="2410" w:type="dxa"/>
          </w:tcPr>
          <w:p w14:paraId="29DDA9AB" w14:textId="77777777" w:rsidR="00023410" w:rsidRPr="00896121" w:rsidRDefault="00023410" w:rsidP="00023410">
            <w:pPr>
              <w:rPr>
                <w:rFonts w:ascii="Times New Roman" w:eastAsia="標楷體" w:hAnsi="Times New Roman"/>
              </w:rPr>
            </w:pPr>
          </w:p>
        </w:tc>
      </w:tr>
      <w:tr w:rsidR="00023410" w:rsidRPr="00896121" w14:paraId="7BD8619A" w14:textId="77777777" w:rsidTr="00023410">
        <w:tc>
          <w:tcPr>
            <w:tcW w:w="1838" w:type="dxa"/>
          </w:tcPr>
          <w:p w14:paraId="47135604" w14:textId="77777777" w:rsidR="00023410" w:rsidRPr="00896121" w:rsidRDefault="00023410" w:rsidP="00023410">
            <w:pPr>
              <w:jc w:val="center"/>
              <w:rPr>
                <w:rFonts w:ascii="Times New Roman" w:eastAsia="標楷體" w:hAnsi="Times New Roman"/>
              </w:rPr>
            </w:pPr>
          </w:p>
        </w:tc>
        <w:tc>
          <w:tcPr>
            <w:tcW w:w="2268" w:type="dxa"/>
          </w:tcPr>
          <w:p w14:paraId="4BD7BFE7" w14:textId="77777777" w:rsidR="00023410" w:rsidRPr="00896121" w:rsidRDefault="00023410" w:rsidP="00023410">
            <w:pPr>
              <w:jc w:val="center"/>
              <w:rPr>
                <w:rFonts w:ascii="Times New Roman" w:eastAsia="標楷體" w:hAnsi="Times New Roman"/>
              </w:rPr>
            </w:pPr>
          </w:p>
        </w:tc>
        <w:tc>
          <w:tcPr>
            <w:tcW w:w="8363" w:type="dxa"/>
          </w:tcPr>
          <w:p w14:paraId="2EE9E2B3" w14:textId="77777777" w:rsidR="00023410" w:rsidRPr="00896121" w:rsidRDefault="00023410" w:rsidP="00023410">
            <w:pPr>
              <w:rPr>
                <w:rFonts w:ascii="Times New Roman" w:eastAsia="標楷體" w:hAnsi="Times New Roman"/>
              </w:rPr>
            </w:pPr>
          </w:p>
        </w:tc>
        <w:tc>
          <w:tcPr>
            <w:tcW w:w="2410" w:type="dxa"/>
          </w:tcPr>
          <w:p w14:paraId="5DAAC870" w14:textId="77777777" w:rsidR="00023410" w:rsidRPr="00896121" w:rsidRDefault="00023410" w:rsidP="00023410">
            <w:pPr>
              <w:rPr>
                <w:rFonts w:ascii="Times New Roman" w:eastAsia="標楷體" w:hAnsi="Times New Roman"/>
              </w:rPr>
            </w:pPr>
          </w:p>
        </w:tc>
      </w:tr>
      <w:tr w:rsidR="00023410" w:rsidRPr="00896121" w14:paraId="6BB737A6" w14:textId="77777777" w:rsidTr="00023410">
        <w:tc>
          <w:tcPr>
            <w:tcW w:w="1838" w:type="dxa"/>
          </w:tcPr>
          <w:p w14:paraId="372546E2" w14:textId="77777777" w:rsidR="00023410" w:rsidRPr="00896121" w:rsidRDefault="00023410" w:rsidP="00023410">
            <w:pPr>
              <w:jc w:val="center"/>
              <w:rPr>
                <w:rFonts w:ascii="Times New Roman" w:eastAsia="標楷體" w:hAnsi="Times New Roman"/>
              </w:rPr>
            </w:pPr>
          </w:p>
        </w:tc>
        <w:tc>
          <w:tcPr>
            <w:tcW w:w="2268" w:type="dxa"/>
          </w:tcPr>
          <w:p w14:paraId="2C1D2258" w14:textId="77777777" w:rsidR="00023410" w:rsidRPr="00896121" w:rsidRDefault="00023410" w:rsidP="00023410">
            <w:pPr>
              <w:jc w:val="center"/>
              <w:rPr>
                <w:rFonts w:ascii="Times New Roman" w:eastAsia="標楷體" w:hAnsi="Times New Roman"/>
              </w:rPr>
            </w:pPr>
          </w:p>
        </w:tc>
        <w:tc>
          <w:tcPr>
            <w:tcW w:w="8363" w:type="dxa"/>
          </w:tcPr>
          <w:p w14:paraId="74BB666D" w14:textId="77777777" w:rsidR="00023410" w:rsidRPr="00896121" w:rsidRDefault="00023410" w:rsidP="00023410">
            <w:pPr>
              <w:rPr>
                <w:rFonts w:ascii="Times New Roman" w:eastAsia="標楷體" w:hAnsi="Times New Roman"/>
              </w:rPr>
            </w:pPr>
          </w:p>
        </w:tc>
        <w:tc>
          <w:tcPr>
            <w:tcW w:w="2410" w:type="dxa"/>
          </w:tcPr>
          <w:p w14:paraId="54556958" w14:textId="77777777" w:rsidR="00023410" w:rsidRPr="00896121" w:rsidRDefault="00023410" w:rsidP="00023410">
            <w:pPr>
              <w:rPr>
                <w:rFonts w:ascii="Times New Roman" w:eastAsia="標楷體" w:hAnsi="Times New Roman"/>
              </w:rPr>
            </w:pPr>
          </w:p>
        </w:tc>
      </w:tr>
    </w:tbl>
    <w:p w14:paraId="07A2E44D" w14:textId="77777777" w:rsidR="00DC3E51" w:rsidRDefault="00DC3E51">
      <w:pPr>
        <w:widowControl/>
        <w:adjustRightInd/>
        <w:spacing w:line="240" w:lineRule="auto"/>
        <w:textAlignment w:val="auto"/>
        <w:rPr>
          <w:rFonts w:eastAsia="標楷體"/>
          <w:b/>
          <w:spacing w:val="20"/>
          <w:sz w:val="64"/>
          <w:szCs w:val="64"/>
        </w:rPr>
      </w:pPr>
      <w:r>
        <w:rPr>
          <w:rFonts w:eastAsia="標楷體"/>
          <w:b/>
          <w:spacing w:val="20"/>
          <w:sz w:val="64"/>
          <w:szCs w:val="64"/>
        </w:rPr>
        <w:br w:type="page"/>
      </w:r>
    </w:p>
    <w:bookmarkStart w:id="7" w:name="_Toc369988503" w:displacedByCustomXml="next"/>
    <w:bookmarkStart w:id="8" w:name="_Toc369988171" w:displacedByCustomXml="next"/>
    <w:sdt>
      <w:sdtPr>
        <w:rPr>
          <w:rFonts w:eastAsia="標楷體"/>
          <w:b/>
          <w:bCs/>
          <w:lang w:val="zh-TW"/>
        </w:rPr>
        <w:id w:val="1396699609"/>
        <w:docPartObj>
          <w:docPartGallery w:val="Table of Contents"/>
          <w:docPartUnique/>
        </w:docPartObj>
      </w:sdtPr>
      <w:sdtEndPr>
        <w:rPr>
          <w:rFonts w:ascii="Times New Roman" w:hAnsi="Times New Roman"/>
          <w:b w:val="0"/>
          <w:bCs w:val="0"/>
        </w:rPr>
      </w:sdtEndPr>
      <w:sdtContent>
        <w:p w14:paraId="36974489" w14:textId="1F2B95D5" w:rsidR="00455E47" w:rsidRPr="00D27052" w:rsidRDefault="00455E47" w:rsidP="00465954">
          <w:pPr>
            <w:widowControl/>
            <w:adjustRightInd/>
            <w:spacing w:line="240" w:lineRule="auto"/>
            <w:jc w:val="center"/>
            <w:textAlignment w:val="auto"/>
            <w:rPr>
              <w:rFonts w:eastAsia="標楷體"/>
              <w:sz w:val="44"/>
              <w:szCs w:val="44"/>
              <w:u w:val="single"/>
              <w:lang w:val="zh-TW"/>
            </w:rPr>
          </w:pPr>
          <w:r w:rsidRPr="00D27052">
            <w:rPr>
              <w:rFonts w:eastAsia="標楷體"/>
              <w:sz w:val="44"/>
              <w:szCs w:val="44"/>
              <w:u w:val="single"/>
              <w:lang w:val="zh-TW"/>
            </w:rPr>
            <w:t>目錄</w:t>
          </w:r>
        </w:p>
        <w:p w14:paraId="642D19BA" w14:textId="77777777" w:rsidR="00455E47" w:rsidRPr="00D27052" w:rsidRDefault="00455E47" w:rsidP="00CE0915">
          <w:pPr>
            <w:rPr>
              <w:rFonts w:eastAsia="標楷體"/>
              <w:sz w:val="28"/>
              <w:szCs w:val="28"/>
              <w:lang w:val="zh-TW"/>
            </w:rPr>
          </w:pPr>
        </w:p>
        <w:p w14:paraId="169D84B0" w14:textId="5C566399" w:rsidR="0037655E" w:rsidRPr="0037655E" w:rsidRDefault="00455E47">
          <w:pPr>
            <w:pStyle w:val="12"/>
            <w:rPr>
              <w:rFonts w:ascii="Times New Roman" w:eastAsiaTheme="minorEastAsia" w:hAnsi="Times New Roman"/>
              <w:noProof/>
              <w:kern w:val="2"/>
              <w:szCs w:val="22"/>
            </w:rPr>
          </w:pPr>
          <w:r w:rsidRPr="0037655E">
            <w:rPr>
              <w:rFonts w:ascii="Times New Roman" w:eastAsia="標楷體" w:hAnsi="Times New Roman"/>
              <w:sz w:val="28"/>
              <w:szCs w:val="28"/>
            </w:rPr>
            <w:fldChar w:fldCharType="begin"/>
          </w:r>
          <w:r w:rsidRPr="0037655E">
            <w:rPr>
              <w:rFonts w:ascii="Times New Roman" w:eastAsia="標楷體" w:hAnsi="Times New Roman"/>
              <w:sz w:val="28"/>
              <w:szCs w:val="28"/>
            </w:rPr>
            <w:instrText xml:space="preserve"> TOC \o "1-3" \h \z \u </w:instrText>
          </w:r>
          <w:r w:rsidRPr="0037655E">
            <w:rPr>
              <w:rFonts w:ascii="Times New Roman" w:eastAsia="標楷體" w:hAnsi="Times New Roman"/>
              <w:sz w:val="28"/>
              <w:szCs w:val="28"/>
            </w:rPr>
            <w:fldChar w:fldCharType="separate"/>
          </w:r>
          <w:hyperlink w:anchor="_Toc89423229" w:history="1">
            <w:r w:rsidR="0037655E" w:rsidRPr="0037655E">
              <w:rPr>
                <w:rStyle w:val="af6"/>
                <w:rFonts w:ascii="Times New Roman" w:eastAsia="標楷體" w:hAnsi="Times New Roman"/>
              </w:rPr>
              <w:t>壹、</w:t>
            </w:r>
            <w:r w:rsidR="0037655E" w:rsidRPr="0037655E">
              <w:rPr>
                <w:rFonts w:ascii="Times New Roman" w:eastAsiaTheme="minorEastAsia" w:hAnsi="Times New Roman"/>
                <w:noProof/>
                <w:kern w:val="2"/>
                <w:szCs w:val="22"/>
              </w:rPr>
              <w:tab/>
            </w:r>
            <w:r w:rsidR="0037655E" w:rsidRPr="0037655E">
              <w:rPr>
                <w:rStyle w:val="af6"/>
                <w:rFonts w:ascii="Times New Roman" w:eastAsia="標楷體" w:hAnsi="Times New Roman"/>
              </w:rPr>
              <w:t>銷售及收款循環作業整體關聯圖</w:t>
            </w:r>
            <w:r w:rsidR="0037655E" w:rsidRPr="0037655E">
              <w:rPr>
                <w:rFonts w:ascii="Times New Roman" w:hAnsi="Times New Roman"/>
                <w:noProof/>
                <w:webHidden/>
              </w:rPr>
              <w:tab/>
            </w:r>
            <w:r w:rsidR="0037655E" w:rsidRPr="0037655E">
              <w:rPr>
                <w:rFonts w:ascii="Times New Roman" w:hAnsi="Times New Roman"/>
                <w:noProof/>
                <w:webHidden/>
              </w:rPr>
              <w:fldChar w:fldCharType="begin"/>
            </w:r>
            <w:r w:rsidR="0037655E" w:rsidRPr="0037655E">
              <w:rPr>
                <w:rFonts w:ascii="Times New Roman" w:hAnsi="Times New Roman"/>
                <w:noProof/>
                <w:webHidden/>
              </w:rPr>
              <w:instrText xml:space="preserve"> PAGEREF _Toc89423229 \h </w:instrText>
            </w:r>
            <w:r w:rsidR="0037655E" w:rsidRPr="0037655E">
              <w:rPr>
                <w:rFonts w:ascii="Times New Roman" w:hAnsi="Times New Roman"/>
                <w:noProof/>
                <w:webHidden/>
              </w:rPr>
            </w:r>
            <w:r w:rsidR="0037655E" w:rsidRPr="0037655E">
              <w:rPr>
                <w:rFonts w:ascii="Times New Roman" w:hAnsi="Times New Roman"/>
                <w:noProof/>
                <w:webHidden/>
              </w:rPr>
              <w:fldChar w:fldCharType="separate"/>
            </w:r>
            <w:r w:rsidR="003872A3">
              <w:rPr>
                <w:rFonts w:ascii="Times New Roman" w:hAnsi="Times New Roman"/>
                <w:noProof/>
                <w:webHidden/>
              </w:rPr>
              <w:t>4</w:t>
            </w:r>
            <w:r w:rsidR="0037655E" w:rsidRPr="0037655E">
              <w:rPr>
                <w:rFonts w:ascii="Times New Roman" w:hAnsi="Times New Roman"/>
                <w:noProof/>
                <w:webHidden/>
              </w:rPr>
              <w:fldChar w:fldCharType="end"/>
            </w:r>
          </w:hyperlink>
        </w:p>
        <w:p w14:paraId="33F81C2B" w14:textId="7623F473" w:rsidR="0037655E" w:rsidRPr="0037655E" w:rsidRDefault="0037655E">
          <w:pPr>
            <w:pStyle w:val="12"/>
            <w:rPr>
              <w:rFonts w:ascii="Times New Roman" w:eastAsiaTheme="minorEastAsia" w:hAnsi="Times New Roman"/>
              <w:noProof/>
              <w:kern w:val="2"/>
              <w:szCs w:val="22"/>
            </w:rPr>
          </w:pPr>
          <w:hyperlink w:anchor="_Toc89423230" w:history="1">
            <w:r w:rsidRPr="0037655E">
              <w:rPr>
                <w:rStyle w:val="af6"/>
                <w:rFonts w:ascii="Times New Roman" w:eastAsia="標楷體" w:hAnsi="Times New Roman"/>
              </w:rPr>
              <w:t>貳、</w:t>
            </w:r>
            <w:r w:rsidRPr="0037655E">
              <w:rPr>
                <w:rFonts w:ascii="Times New Roman" w:eastAsiaTheme="minorEastAsia" w:hAnsi="Times New Roman"/>
                <w:noProof/>
                <w:kern w:val="2"/>
                <w:szCs w:val="22"/>
              </w:rPr>
              <w:tab/>
            </w:r>
            <w:r w:rsidRPr="0037655E">
              <w:rPr>
                <w:rStyle w:val="af6"/>
                <w:rFonts w:ascii="Times New Roman" w:eastAsia="標楷體" w:hAnsi="Times New Roman"/>
              </w:rPr>
              <w:t>子作業說明</w:t>
            </w:r>
            <w:r w:rsidRPr="0037655E">
              <w:rPr>
                <w:rFonts w:ascii="Times New Roman" w:hAnsi="Times New Roman"/>
                <w:noProof/>
                <w:webHidden/>
              </w:rPr>
              <w:tab/>
            </w:r>
            <w:r w:rsidRPr="0037655E">
              <w:rPr>
                <w:rFonts w:ascii="Times New Roman" w:hAnsi="Times New Roman"/>
                <w:noProof/>
                <w:webHidden/>
              </w:rPr>
              <w:fldChar w:fldCharType="begin"/>
            </w:r>
            <w:r w:rsidRPr="0037655E">
              <w:rPr>
                <w:rFonts w:ascii="Times New Roman" w:hAnsi="Times New Roman"/>
                <w:noProof/>
                <w:webHidden/>
              </w:rPr>
              <w:instrText xml:space="preserve"> PAGEREF _Toc89423230 \h </w:instrText>
            </w:r>
            <w:r w:rsidRPr="0037655E">
              <w:rPr>
                <w:rFonts w:ascii="Times New Roman" w:hAnsi="Times New Roman"/>
                <w:noProof/>
                <w:webHidden/>
              </w:rPr>
            </w:r>
            <w:r w:rsidRPr="0037655E">
              <w:rPr>
                <w:rFonts w:ascii="Times New Roman" w:hAnsi="Times New Roman"/>
                <w:noProof/>
                <w:webHidden/>
              </w:rPr>
              <w:fldChar w:fldCharType="separate"/>
            </w:r>
            <w:r w:rsidR="003872A3">
              <w:rPr>
                <w:rFonts w:ascii="Times New Roman" w:hAnsi="Times New Roman"/>
                <w:noProof/>
                <w:webHidden/>
              </w:rPr>
              <w:t>6</w:t>
            </w:r>
            <w:r w:rsidRPr="0037655E">
              <w:rPr>
                <w:rFonts w:ascii="Times New Roman" w:hAnsi="Times New Roman"/>
                <w:noProof/>
                <w:webHidden/>
              </w:rPr>
              <w:fldChar w:fldCharType="end"/>
            </w:r>
          </w:hyperlink>
        </w:p>
        <w:p w14:paraId="505D7B5B" w14:textId="5AC06000" w:rsidR="0037655E" w:rsidRPr="0037655E" w:rsidRDefault="0037655E">
          <w:pPr>
            <w:pStyle w:val="12"/>
            <w:rPr>
              <w:rFonts w:ascii="Times New Roman" w:eastAsiaTheme="minorEastAsia" w:hAnsi="Times New Roman"/>
              <w:noProof/>
              <w:kern w:val="2"/>
              <w:szCs w:val="22"/>
            </w:rPr>
          </w:pPr>
          <w:hyperlink w:anchor="_Toc89423231" w:history="1">
            <w:r w:rsidRPr="0037655E">
              <w:rPr>
                <w:rStyle w:val="af6"/>
                <w:rFonts w:ascii="Times New Roman" w:eastAsia="標楷體" w:hAnsi="Times New Roman"/>
              </w:rPr>
              <w:t>CS-101</w:t>
            </w:r>
            <w:r w:rsidRPr="0037655E">
              <w:rPr>
                <w:rStyle w:val="af6"/>
                <w:rFonts w:ascii="Times New Roman" w:eastAsia="標楷體" w:hAnsi="Times New Roman"/>
                <w:spacing w:val="20"/>
              </w:rPr>
              <w:t>銷售預測及目標作業</w:t>
            </w:r>
            <w:r w:rsidRPr="0037655E">
              <w:rPr>
                <w:rFonts w:ascii="Times New Roman" w:hAnsi="Times New Roman"/>
                <w:noProof/>
                <w:webHidden/>
              </w:rPr>
              <w:tab/>
            </w:r>
            <w:r w:rsidRPr="0037655E">
              <w:rPr>
                <w:rFonts w:ascii="Times New Roman" w:hAnsi="Times New Roman"/>
                <w:noProof/>
                <w:webHidden/>
              </w:rPr>
              <w:fldChar w:fldCharType="begin"/>
            </w:r>
            <w:r w:rsidRPr="0037655E">
              <w:rPr>
                <w:rFonts w:ascii="Times New Roman" w:hAnsi="Times New Roman"/>
                <w:noProof/>
                <w:webHidden/>
              </w:rPr>
              <w:instrText xml:space="preserve"> PAGEREF _Toc89423231 \h </w:instrText>
            </w:r>
            <w:r w:rsidRPr="0037655E">
              <w:rPr>
                <w:rFonts w:ascii="Times New Roman" w:hAnsi="Times New Roman"/>
                <w:noProof/>
                <w:webHidden/>
              </w:rPr>
            </w:r>
            <w:r w:rsidRPr="0037655E">
              <w:rPr>
                <w:rFonts w:ascii="Times New Roman" w:hAnsi="Times New Roman"/>
                <w:noProof/>
                <w:webHidden/>
              </w:rPr>
              <w:fldChar w:fldCharType="separate"/>
            </w:r>
            <w:r w:rsidR="003872A3">
              <w:rPr>
                <w:rFonts w:ascii="Times New Roman" w:hAnsi="Times New Roman"/>
                <w:noProof/>
                <w:webHidden/>
              </w:rPr>
              <w:t>6</w:t>
            </w:r>
            <w:r w:rsidRPr="0037655E">
              <w:rPr>
                <w:rFonts w:ascii="Times New Roman" w:hAnsi="Times New Roman"/>
                <w:noProof/>
                <w:webHidden/>
              </w:rPr>
              <w:fldChar w:fldCharType="end"/>
            </w:r>
          </w:hyperlink>
        </w:p>
        <w:p w14:paraId="2D5234D1" w14:textId="5B44CD97" w:rsidR="0037655E" w:rsidRPr="0037655E" w:rsidRDefault="0037655E">
          <w:pPr>
            <w:pStyle w:val="12"/>
            <w:rPr>
              <w:rFonts w:ascii="Times New Roman" w:eastAsiaTheme="minorEastAsia" w:hAnsi="Times New Roman"/>
              <w:noProof/>
              <w:kern w:val="2"/>
              <w:szCs w:val="22"/>
            </w:rPr>
          </w:pPr>
          <w:hyperlink w:anchor="_Toc89423232" w:history="1">
            <w:r w:rsidRPr="0037655E">
              <w:rPr>
                <w:rStyle w:val="af6"/>
                <w:rFonts w:ascii="Times New Roman" w:eastAsia="標楷體" w:hAnsi="Times New Roman"/>
              </w:rPr>
              <w:t xml:space="preserve">CS-102 </w:t>
            </w:r>
            <w:r w:rsidRPr="0037655E">
              <w:rPr>
                <w:rStyle w:val="af6"/>
                <w:rFonts w:ascii="Times New Roman" w:eastAsia="標楷體" w:hAnsi="Times New Roman"/>
              </w:rPr>
              <w:t>客戶及代理商之徵信及資料維護作業</w:t>
            </w:r>
            <w:r w:rsidRPr="0037655E">
              <w:rPr>
                <w:rFonts w:ascii="Times New Roman" w:hAnsi="Times New Roman"/>
                <w:noProof/>
                <w:webHidden/>
              </w:rPr>
              <w:tab/>
            </w:r>
            <w:r w:rsidRPr="0037655E">
              <w:rPr>
                <w:rFonts w:ascii="Times New Roman" w:hAnsi="Times New Roman"/>
                <w:noProof/>
                <w:webHidden/>
              </w:rPr>
              <w:fldChar w:fldCharType="begin"/>
            </w:r>
            <w:r w:rsidRPr="0037655E">
              <w:rPr>
                <w:rFonts w:ascii="Times New Roman" w:hAnsi="Times New Roman"/>
                <w:noProof/>
                <w:webHidden/>
              </w:rPr>
              <w:instrText xml:space="preserve"> PAGEREF _Toc89423232 \h </w:instrText>
            </w:r>
            <w:r w:rsidRPr="0037655E">
              <w:rPr>
                <w:rFonts w:ascii="Times New Roman" w:hAnsi="Times New Roman"/>
                <w:noProof/>
                <w:webHidden/>
              </w:rPr>
            </w:r>
            <w:r w:rsidRPr="0037655E">
              <w:rPr>
                <w:rFonts w:ascii="Times New Roman" w:hAnsi="Times New Roman"/>
                <w:noProof/>
                <w:webHidden/>
              </w:rPr>
              <w:fldChar w:fldCharType="separate"/>
            </w:r>
            <w:r w:rsidR="003872A3">
              <w:rPr>
                <w:rFonts w:ascii="Times New Roman" w:hAnsi="Times New Roman"/>
                <w:noProof/>
                <w:webHidden/>
              </w:rPr>
              <w:t>8</w:t>
            </w:r>
            <w:r w:rsidRPr="0037655E">
              <w:rPr>
                <w:rFonts w:ascii="Times New Roman" w:hAnsi="Times New Roman"/>
                <w:noProof/>
                <w:webHidden/>
              </w:rPr>
              <w:fldChar w:fldCharType="end"/>
            </w:r>
          </w:hyperlink>
        </w:p>
        <w:p w14:paraId="45C0F8D6" w14:textId="6B37374E" w:rsidR="0037655E" w:rsidRPr="0037655E" w:rsidRDefault="00976E73">
          <w:pPr>
            <w:pStyle w:val="12"/>
            <w:rPr>
              <w:rFonts w:ascii="Times New Roman" w:eastAsiaTheme="minorEastAsia" w:hAnsi="Times New Roman"/>
              <w:noProof/>
              <w:kern w:val="2"/>
              <w:szCs w:val="22"/>
            </w:rPr>
          </w:pPr>
          <w:r>
            <w:rPr>
              <w:noProof/>
            </w:rPr>
            <w:fldChar w:fldCharType="begin"/>
          </w:r>
          <w:r>
            <w:rPr>
              <w:noProof/>
            </w:rPr>
            <w:instrText xml:space="preserve"> HYPERLINK \l "_Toc89423233" </w:instrText>
          </w:r>
          <w:r>
            <w:rPr>
              <w:noProof/>
            </w:rPr>
          </w:r>
          <w:r>
            <w:rPr>
              <w:noProof/>
            </w:rPr>
            <w:fldChar w:fldCharType="separate"/>
          </w:r>
          <w:r w:rsidR="0037655E" w:rsidRPr="0037655E">
            <w:rPr>
              <w:rStyle w:val="af6"/>
              <w:rFonts w:ascii="Times New Roman" w:eastAsia="標楷體" w:hAnsi="Times New Roman"/>
            </w:rPr>
            <w:t xml:space="preserve">CS-103 </w:t>
          </w:r>
          <w:r w:rsidR="0037655E" w:rsidRPr="0037655E">
            <w:rPr>
              <w:rStyle w:val="af6"/>
              <w:rFonts w:ascii="Times New Roman" w:eastAsia="標楷體" w:hAnsi="Times New Roman"/>
            </w:rPr>
            <w:t>授信管理作業</w:t>
          </w:r>
          <w:r w:rsidR="0037655E" w:rsidRPr="0037655E">
            <w:rPr>
              <w:rFonts w:ascii="Times New Roman" w:hAnsi="Times New Roman"/>
              <w:noProof/>
              <w:webHidden/>
            </w:rPr>
            <w:tab/>
          </w:r>
          <w:r w:rsidR="0037655E" w:rsidRPr="0037655E">
            <w:rPr>
              <w:rFonts w:ascii="Times New Roman" w:hAnsi="Times New Roman"/>
              <w:noProof/>
              <w:webHidden/>
            </w:rPr>
            <w:fldChar w:fldCharType="begin"/>
          </w:r>
          <w:r w:rsidR="0037655E" w:rsidRPr="0037655E">
            <w:rPr>
              <w:rFonts w:ascii="Times New Roman" w:hAnsi="Times New Roman"/>
              <w:noProof/>
              <w:webHidden/>
            </w:rPr>
            <w:instrText xml:space="preserve"> PAGEREF _Toc89423233 \h </w:instrText>
          </w:r>
          <w:r w:rsidR="0037655E" w:rsidRPr="0037655E">
            <w:rPr>
              <w:rFonts w:ascii="Times New Roman" w:hAnsi="Times New Roman"/>
              <w:noProof/>
              <w:webHidden/>
            </w:rPr>
          </w:r>
          <w:r w:rsidR="0037655E" w:rsidRPr="0037655E">
            <w:rPr>
              <w:rFonts w:ascii="Times New Roman" w:hAnsi="Times New Roman"/>
              <w:noProof/>
              <w:webHidden/>
            </w:rPr>
            <w:fldChar w:fldCharType="separate"/>
          </w:r>
          <w:ins w:id="9" w:author="Chan, Isabel T." w:date="2022-03-02T17:59:00Z">
            <w:r w:rsidR="003872A3">
              <w:rPr>
                <w:rFonts w:ascii="Times New Roman" w:hAnsi="Times New Roman"/>
                <w:noProof/>
                <w:webHidden/>
              </w:rPr>
              <w:t>11</w:t>
            </w:r>
          </w:ins>
          <w:r w:rsidR="0037655E" w:rsidRPr="0037655E">
            <w:rPr>
              <w:rFonts w:ascii="Times New Roman" w:hAnsi="Times New Roman"/>
              <w:noProof/>
              <w:webHidden/>
            </w:rPr>
            <w:fldChar w:fldCharType="end"/>
          </w:r>
          <w:r>
            <w:rPr>
              <w:rFonts w:ascii="Times New Roman" w:hAnsi="Times New Roman"/>
              <w:noProof/>
            </w:rPr>
            <w:fldChar w:fldCharType="end"/>
          </w:r>
        </w:p>
        <w:p w14:paraId="17170B74" w14:textId="5BEBD6AD" w:rsidR="0037655E" w:rsidRPr="0037655E" w:rsidRDefault="00976E73">
          <w:pPr>
            <w:pStyle w:val="12"/>
            <w:rPr>
              <w:rFonts w:ascii="Times New Roman" w:eastAsiaTheme="minorEastAsia" w:hAnsi="Times New Roman"/>
              <w:noProof/>
              <w:kern w:val="2"/>
              <w:szCs w:val="22"/>
            </w:rPr>
          </w:pPr>
          <w:r>
            <w:rPr>
              <w:noProof/>
            </w:rPr>
            <w:fldChar w:fldCharType="begin"/>
          </w:r>
          <w:r>
            <w:rPr>
              <w:noProof/>
            </w:rPr>
            <w:instrText xml:space="preserve"> HYPERLINK \l "_Toc89423234" </w:instrText>
          </w:r>
          <w:r>
            <w:rPr>
              <w:noProof/>
            </w:rPr>
          </w:r>
          <w:r>
            <w:rPr>
              <w:noProof/>
            </w:rPr>
            <w:fldChar w:fldCharType="separate"/>
          </w:r>
          <w:r w:rsidR="0037655E" w:rsidRPr="0037655E">
            <w:rPr>
              <w:rStyle w:val="af6"/>
              <w:rFonts w:ascii="Times New Roman" w:eastAsia="標楷體" w:hAnsi="Times New Roman"/>
            </w:rPr>
            <w:t xml:space="preserve">CS-104 </w:t>
          </w:r>
          <w:r w:rsidR="0037655E" w:rsidRPr="0037655E">
            <w:rPr>
              <w:rStyle w:val="af6"/>
              <w:rFonts w:ascii="Times New Roman" w:eastAsia="標楷體" w:hAnsi="Times New Roman"/>
            </w:rPr>
            <w:t>銷售接單作業</w:t>
          </w:r>
          <w:r w:rsidR="0037655E" w:rsidRPr="0037655E">
            <w:rPr>
              <w:rFonts w:ascii="Times New Roman" w:hAnsi="Times New Roman"/>
              <w:noProof/>
              <w:webHidden/>
            </w:rPr>
            <w:tab/>
          </w:r>
          <w:r w:rsidR="0037655E" w:rsidRPr="0037655E">
            <w:rPr>
              <w:rFonts w:ascii="Times New Roman" w:hAnsi="Times New Roman"/>
              <w:noProof/>
              <w:webHidden/>
            </w:rPr>
            <w:fldChar w:fldCharType="begin"/>
          </w:r>
          <w:r w:rsidR="0037655E" w:rsidRPr="0037655E">
            <w:rPr>
              <w:rFonts w:ascii="Times New Roman" w:hAnsi="Times New Roman"/>
              <w:noProof/>
              <w:webHidden/>
            </w:rPr>
            <w:instrText xml:space="preserve"> PAGEREF _Toc89423234 \h </w:instrText>
          </w:r>
          <w:r w:rsidR="0037655E" w:rsidRPr="0037655E">
            <w:rPr>
              <w:rFonts w:ascii="Times New Roman" w:hAnsi="Times New Roman"/>
              <w:noProof/>
              <w:webHidden/>
            </w:rPr>
          </w:r>
          <w:r w:rsidR="0037655E" w:rsidRPr="0037655E">
            <w:rPr>
              <w:rFonts w:ascii="Times New Roman" w:hAnsi="Times New Roman"/>
              <w:noProof/>
              <w:webHidden/>
            </w:rPr>
            <w:fldChar w:fldCharType="separate"/>
          </w:r>
          <w:ins w:id="10" w:author="Chan, Isabel T." w:date="2022-03-02T17:59:00Z">
            <w:r w:rsidR="003872A3">
              <w:rPr>
                <w:rFonts w:ascii="Times New Roman" w:hAnsi="Times New Roman"/>
                <w:noProof/>
                <w:webHidden/>
              </w:rPr>
              <w:t>15</w:t>
            </w:r>
          </w:ins>
          <w:r w:rsidR="0037655E" w:rsidRPr="0037655E">
            <w:rPr>
              <w:rFonts w:ascii="Times New Roman" w:hAnsi="Times New Roman"/>
              <w:noProof/>
              <w:webHidden/>
            </w:rPr>
            <w:fldChar w:fldCharType="end"/>
          </w:r>
          <w:r>
            <w:rPr>
              <w:rFonts w:ascii="Times New Roman" w:hAnsi="Times New Roman"/>
              <w:noProof/>
            </w:rPr>
            <w:fldChar w:fldCharType="end"/>
          </w:r>
        </w:p>
        <w:p w14:paraId="6A1F0F38" w14:textId="31963BDB" w:rsidR="0037655E" w:rsidRPr="0037655E" w:rsidRDefault="00976E73">
          <w:pPr>
            <w:pStyle w:val="12"/>
            <w:rPr>
              <w:rFonts w:ascii="Times New Roman" w:eastAsiaTheme="minorEastAsia" w:hAnsi="Times New Roman"/>
              <w:noProof/>
              <w:kern w:val="2"/>
              <w:szCs w:val="22"/>
            </w:rPr>
          </w:pPr>
          <w:r>
            <w:rPr>
              <w:noProof/>
            </w:rPr>
            <w:fldChar w:fldCharType="begin"/>
          </w:r>
          <w:r>
            <w:rPr>
              <w:noProof/>
            </w:rPr>
            <w:instrText xml:space="preserve"> HYPERLINK \l "_Toc89423235" </w:instrText>
          </w:r>
          <w:r>
            <w:rPr>
              <w:noProof/>
            </w:rPr>
          </w:r>
          <w:r>
            <w:rPr>
              <w:noProof/>
            </w:rPr>
            <w:fldChar w:fldCharType="separate"/>
          </w:r>
          <w:r w:rsidR="0037655E" w:rsidRPr="0037655E">
            <w:rPr>
              <w:rStyle w:val="af6"/>
              <w:rFonts w:ascii="Times New Roman" w:eastAsia="標楷體" w:hAnsi="Times New Roman"/>
            </w:rPr>
            <w:t xml:space="preserve">CS-105 </w:t>
          </w:r>
          <w:r w:rsidR="0037655E" w:rsidRPr="0037655E">
            <w:rPr>
              <w:rStyle w:val="af6"/>
              <w:rFonts w:ascii="Times New Roman" w:eastAsia="標楷體" w:hAnsi="Times New Roman"/>
            </w:rPr>
            <w:t>訂單出貨作業</w:t>
          </w:r>
          <w:r w:rsidR="0037655E" w:rsidRPr="0037655E">
            <w:rPr>
              <w:rFonts w:ascii="Times New Roman" w:hAnsi="Times New Roman"/>
              <w:noProof/>
              <w:webHidden/>
            </w:rPr>
            <w:tab/>
          </w:r>
          <w:r w:rsidR="0037655E" w:rsidRPr="0037655E">
            <w:rPr>
              <w:rFonts w:ascii="Times New Roman" w:hAnsi="Times New Roman"/>
              <w:noProof/>
              <w:webHidden/>
            </w:rPr>
            <w:fldChar w:fldCharType="begin"/>
          </w:r>
          <w:r w:rsidR="0037655E" w:rsidRPr="0037655E">
            <w:rPr>
              <w:rFonts w:ascii="Times New Roman" w:hAnsi="Times New Roman"/>
              <w:noProof/>
              <w:webHidden/>
            </w:rPr>
            <w:instrText xml:space="preserve"> PAGEREF _Toc89423235 \h </w:instrText>
          </w:r>
          <w:r w:rsidR="0037655E" w:rsidRPr="0037655E">
            <w:rPr>
              <w:rFonts w:ascii="Times New Roman" w:hAnsi="Times New Roman"/>
              <w:noProof/>
              <w:webHidden/>
            </w:rPr>
          </w:r>
          <w:r w:rsidR="0037655E" w:rsidRPr="0037655E">
            <w:rPr>
              <w:rFonts w:ascii="Times New Roman" w:hAnsi="Times New Roman"/>
              <w:noProof/>
              <w:webHidden/>
            </w:rPr>
            <w:fldChar w:fldCharType="separate"/>
          </w:r>
          <w:ins w:id="11" w:author="Chan, Isabel T." w:date="2022-03-02T17:59:00Z">
            <w:r w:rsidR="003872A3">
              <w:rPr>
                <w:rFonts w:ascii="Times New Roman" w:hAnsi="Times New Roman"/>
                <w:noProof/>
                <w:webHidden/>
              </w:rPr>
              <w:t>19</w:t>
            </w:r>
          </w:ins>
          <w:r w:rsidR="0037655E" w:rsidRPr="0037655E">
            <w:rPr>
              <w:rFonts w:ascii="Times New Roman" w:hAnsi="Times New Roman"/>
              <w:noProof/>
              <w:webHidden/>
            </w:rPr>
            <w:fldChar w:fldCharType="end"/>
          </w:r>
          <w:r>
            <w:rPr>
              <w:rFonts w:ascii="Times New Roman" w:hAnsi="Times New Roman"/>
              <w:noProof/>
            </w:rPr>
            <w:fldChar w:fldCharType="end"/>
          </w:r>
        </w:p>
        <w:p w14:paraId="4497CC62" w14:textId="492559B7" w:rsidR="0037655E" w:rsidRPr="0037655E" w:rsidRDefault="00976E73">
          <w:pPr>
            <w:pStyle w:val="12"/>
            <w:rPr>
              <w:rFonts w:ascii="Times New Roman" w:eastAsiaTheme="minorEastAsia" w:hAnsi="Times New Roman"/>
              <w:noProof/>
              <w:kern w:val="2"/>
              <w:szCs w:val="22"/>
            </w:rPr>
          </w:pPr>
          <w:r>
            <w:rPr>
              <w:noProof/>
            </w:rPr>
            <w:fldChar w:fldCharType="begin"/>
          </w:r>
          <w:r>
            <w:rPr>
              <w:noProof/>
            </w:rPr>
            <w:instrText xml:space="preserve"> HYPERLINK \l "_Toc89423236" </w:instrText>
          </w:r>
          <w:r>
            <w:rPr>
              <w:noProof/>
            </w:rPr>
          </w:r>
          <w:r>
            <w:rPr>
              <w:noProof/>
            </w:rPr>
            <w:fldChar w:fldCharType="separate"/>
          </w:r>
          <w:r w:rsidR="0037655E" w:rsidRPr="0037655E">
            <w:rPr>
              <w:rStyle w:val="af6"/>
              <w:rFonts w:ascii="Times New Roman" w:eastAsia="標楷體" w:hAnsi="Times New Roman"/>
            </w:rPr>
            <w:t xml:space="preserve">CS-106 </w:t>
          </w:r>
          <w:r w:rsidR="0037655E" w:rsidRPr="0037655E">
            <w:rPr>
              <w:rStyle w:val="af6"/>
              <w:rFonts w:ascii="Times New Roman" w:eastAsia="標楷體" w:hAnsi="Times New Roman"/>
            </w:rPr>
            <w:t>銷貨發票開立及作廢作業</w:t>
          </w:r>
          <w:r w:rsidR="0037655E" w:rsidRPr="0037655E">
            <w:rPr>
              <w:rFonts w:ascii="Times New Roman" w:hAnsi="Times New Roman"/>
              <w:noProof/>
              <w:webHidden/>
            </w:rPr>
            <w:tab/>
          </w:r>
          <w:r w:rsidR="0037655E" w:rsidRPr="0037655E">
            <w:rPr>
              <w:rFonts w:ascii="Times New Roman" w:hAnsi="Times New Roman"/>
              <w:noProof/>
              <w:webHidden/>
            </w:rPr>
            <w:fldChar w:fldCharType="begin"/>
          </w:r>
          <w:r w:rsidR="0037655E" w:rsidRPr="0037655E">
            <w:rPr>
              <w:rFonts w:ascii="Times New Roman" w:hAnsi="Times New Roman"/>
              <w:noProof/>
              <w:webHidden/>
            </w:rPr>
            <w:instrText xml:space="preserve"> PAGEREF _Toc89423236 \h </w:instrText>
          </w:r>
          <w:r w:rsidR="0037655E" w:rsidRPr="0037655E">
            <w:rPr>
              <w:rFonts w:ascii="Times New Roman" w:hAnsi="Times New Roman"/>
              <w:noProof/>
              <w:webHidden/>
            </w:rPr>
          </w:r>
          <w:r w:rsidR="0037655E" w:rsidRPr="0037655E">
            <w:rPr>
              <w:rFonts w:ascii="Times New Roman" w:hAnsi="Times New Roman"/>
              <w:noProof/>
              <w:webHidden/>
            </w:rPr>
            <w:fldChar w:fldCharType="separate"/>
          </w:r>
          <w:ins w:id="12" w:author="Chan, Isabel T." w:date="2022-03-02T17:59:00Z">
            <w:r w:rsidR="003872A3">
              <w:rPr>
                <w:rFonts w:ascii="Times New Roman" w:hAnsi="Times New Roman"/>
                <w:noProof/>
                <w:webHidden/>
              </w:rPr>
              <w:t>25</w:t>
            </w:r>
          </w:ins>
          <w:r w:rsidR="0037655E" w:rsidRPr="0037655E">
            <w:rPr>
              <w:rFonts w:ascii="Times New Roman" w:hAnsi="Times New Roman"/>
              <w:noProof/>
              <w:webHidden/>
            </w:rPr>
            <w:fldChar w:fldCharType="end"/>
          </w:r>
          <w:r>
            <w:rPr>
              <w:rFonts w:ascii="Times New Roman" w:hAnsi="Times New Roman"/>
              <w:noProof/>
            </w:rPr>
            <w:fldChar w:fldCharType="end"/>
          </w:r>
        </w:p>
        <w:p w14:paraId="0E889ACE" w14:textId="38EFAE47" w:rsidR="0037655E" w:rsidRPr="0037655E" w:rsidRDefault="00976E73">
          <w:pPr>
            <w:pStyle w:val="12"/>
            <w:rPr>
              <w:rFonts w:ascii="Times New Roman" w:eastAsiaTheme="minorEastAsia" w:hAnsi="Times New Roman"/>
              <w:noProof/>
              <w:kern w:val="2"/>
              <w:szCs w:val="22"/>
            </w:rPr>
          </w:pPr>
          <w:r>
            <w:rPr>
              <w:noProof/>
            </w:rPr>
            <w:fldChar w:fldCharType="begin"/>
          </w:r>
          <w:r>
            <w:rPr>
              <w:noProof/>
            </w:rPr>
            <w:instrText xml:space="preserve"> HYPERLINK \l "_Toc89423237" </w:instrText>
          </w:r>
          <w:r>
            <w:rPr>
              <w:noProof/>
            </w:rPr>
          </w:r>
          <w:r>
            <w:rPr>
              <w:noProof/>
            </w:rPr>
            <w:fldChar w:fldCharType="separate"/>
          </w:r>
          <w:r w:rsidR="0037655E" w:rsidRPr="0037655E">
            <w:rPr>
              <w:rStyle w:val="af6"/>
              <w:rFonts w:ascii="Times New Roman" w:eastAsia="標楷體" w:hAnsi="Times New Roman"/>
            </w:rPr>
            <w:t xml:space="preserve">CS-107 </w:t>
          </w:r>
          <w:r w:rsidR="0037655E" w:rsidRPr="0037655E">
            <w:rPr>
              <w:rStyle w:val="af6"/>
              <w:rFonts w:ascii="Times New Roman" w:eastAsia="標楷體" w:hAnsi="Times New Roman"/>
            </w:rPr>
            <w:t>帳款立帳及收款作業</w:t>
          </w:r>
          <w:r w:rsidR="0037655E" w:rsidRPr="0037655E">
            <w:rPr>
              <w:rFonts w:ascii="Times New Roman" w:hAnsi="Times New Roman"/>
              <w:noProof/>
              <w:webHidden/>
            </w:rPr>
            <w:tab/>
          </w:r>
          <w:r w:rsidR="0037655E" w:rsidRPr="0037655E">
            <w:rPr>
              <w:rFonts w:ascii="Times New Roman" w:hAnsi="Times New Roman"/>
              <w:noProof/>
              <w:webHidden/>
            </w:rPr>
            <w:fldChar w:fldCharType="begin"/>
          </w:r>
          <w:r w:rsidR="0037655E" w:rsidRPr="0037655E">
            <w:rPr>
              <w:rFonts w:ascii="Times New Roman" w:hAnsi="Times New Roman"/>
              <w:noProof/>
              <w:webHidden/>
            </w:rPr>
            <w:instrText xml:space="preserve"> PAGEREF _Toc89423237 \h </w:instrText>
          </w:r>
          <w:r w:rsidR="0037655E" w:rsidRPr="0037655E">
            <w:rPr>
              <w:rFonts w:ascii="Times New Roman" w:hAnsi="Times New Roman"/>
              <w:noProof/>
              <w:webHidden/>
            </w:rPr>
          </w:r>
          <w:r w:rsidR="0037655E" w:rsidRPr="0037655E">
            <w:rPr>
              <w:rFonts w:ascii="Times New Roman" w:hAnsi="Times New Roman"/>
              <w:noProof/>
              <w:webHidden/>
            </w:rPr>
            <w:fldChar w:fldCharType="separate"/>
          </w:r>
          <w:ins w:id="13" w:author="Chan, Isabel T." w:date="2022-03-02T17:59:00Z">
            <w:r w:rsidR="003872A3">
              <w:rPr>
                <w:rFonts w:ascii="Times New Roman" w:hAnsi="Times New Roman"/>
                <w:noProof/>
                <w:webHidden/>
              </w:rPr>
              <w:t>28</w:t>
            </w:r>
          </w:ins>
          <w:r w:rsidR="0037655E" w:rsidRPr="0037655E">
            <w:rPr>
              <w:rFonts w:ascii="Times New Roman" w:hAnsi="Times New Roman"/>
              <w:noProof/>
              <w:webHidden/>
            </w:rPr>
            <w:fldChar w:fldCharType="end"/>
          </w:r>
          <w:r>
            <w:rPr>
              <w:rFonts w:ascii="Times New Roman" w:hAnsi="Times New Roman"/>
              <w:noProof/>
            </w:rPr>
            <w:fldChar w:fldCharType="end"/>
          </w:r>
        </w:p>
        <w:p w14:paraId="29A78417" w14:textId="255201CD" w:rsidR="0037655E" w:rsidRPr="0037655E" w:rsidRDefault="00976E73">
          <w:pPr>
            <w:pStyle w:val="12"/>
            <w:rPr>
              <w:rFonts w:ascii="Times New Roman" w:eastAsiaTheme="minorEastAsia" w:hAnsi="Times New Roman"/>
              <w:noProof/>
              <w:kern w:val="2"/>
              <w:szCs w:val="22"/>
            </w:rPr>
          </w:pPr>
          <w:r>
            <w:rPr>
              <w:noProof/>
            </w:rPr>
            <w:fldChar w:fldCharType="begin"/>
          </w:r>
          <w:r>
            <w:rPr>
              <w:noProof/>
            </w:rPr>
            <w:instrText xml:space="preserve"> HYPERLINK \l "_Toc89423238" </w:instrText>
          </w:r>
          <w:r>
            <w:rPr>
              <w:noProof/>
            </w:rPr>
          </w:r>
          <w:r>
            <w:rPr>
              <w:noProof/>
            </w:rPr>
            <w:fldChar w:fldCharType="separate"/>
          </w:r>
          <w:r w:rsidR="0037655E" w:rsidRPr="0037655E">
            <w:rPr>
              <w:rStyle w:val="af6"/>
              <w:rFonts w:ascii="Times New Roman" w:eastAsia="標楷體" w:hAnsi="Times New Roman"/>
            </w:rPr>
            <w:t xml:space="preserve">CS-108 </w:t>
          </w:r>
          <w:r w:rsidR="0037655E" w:rsidRPr="0037655E">
            <w:rPr>
              <w:rStyle w:val="af6"/>
              <w:rFonts w:ascii="Times New Roman" w:eastAsia="標楷體" w:hAnsi="Times New Roman"/>
            </w:rPr>
            <w:t>客訴處理作業</w:t>
          </w:r>
          <w:r w:rsidR="0037655E" w:rsidRPr="0037655E">
            <w:rPr>
              <w:rFonts w:ascii="Times New Roman" w:hAnsi="Times New Roman"/>
              <w:noProof/>
              <w:webHidden/>
            </w:rPr>
            <w:tab/>
          </w:r>
          <w:r w:rsidR="0037655E" w:rsidRPr="0037655E">
            <w:rPr>
              <w:rFonts w:ascii="Times New Roman" w:hAnsi="Times New Roman"/>
              <w:noProof/>
              <w:webHidden/>
            </w:rPr>
            <w:fldChar w:fldCharType="begin"/>
          </w:r>
          <w:r w:rsidR="0037655E" w:rsidRPr="0037655E">
            <w:rPr>
              <w:rFonts w:ascii="Times New Roman" w:hAnsi="Times New Roman"/>
              <w:noProof/>
              <w:webHidden/>
            </w:rPr>
            <w:instrText xml:space="preserve"> PAGEREF _Toc89423238 \h </w:instrText>
          </w:r>
          <w:r w:rsidR="0037655E" w:rsidRPr="0037655E">
            <w:rPr>
              <w:rFonts w:ascii="Times New Roman" w:hAnsi="Times New Roman"/>
              <w:noProof/>
              <w:webHidden/>
            </w:rPr>
          </w:r>
          <w:r w:rsidR="0037655E" w:rsidRPr="0037655E">
            <w:rPr>
              <w:rFonts w:ascii="Times New Roman" w:hAnsi="Times New Roman"/>
              <w:noProof/>
              <w:webHidden/>
            </w:rPr>
            <w:fldChar w:fldCharType="separate"/>
          </w:r>
          <w:ins w:id="14" w:author="Chan, Isabel T." w:date="2022-03-02T17:59:00Z">
            <w:r w:rsidR="003872A3">
              <w:rPr>
                <w:rFonts w:ascii="Times New Roman" w:hAnsi="Times New Roman"/>
                <w:noProof/>
                <w:webHidden/>
              </w:rPr>
              <w:t>31</w:t>
            </w:r>
          </w:ins>
          <w:r w:rsidR="0037655E" w:rsidRPr="0037655E">
            <w:rPr>
              <w:rFonts w:ascii="Times New Roman" w:hAnsi="Times New Roman"/>
              <w:noProof/>
              <w:webHidden/>
            </w:rPr>
            <w:fldChar w:fldCharType="end"/>
          </w:r>
          <w:r>
            <w:rPr>
              <w:rFonts w:ascii="Times New Roman" w:hAnsi="Times New Roman"/>
              <w:noProof/>
            </w:rPr>
            <w:fldChar w:fldCharType="end"/>
          </w:r>
        </w:p>
        <w:p w14:paraId="1A832320" w14:textId="3F8FB66E" w:rsidR="0037655E" w:rsidRPr="0037655E" w:rsidRDefault="00976E73">
          <w:pPr>
            <w:pStyle w:val="12"/>
            <w:rPr>
              <w:rFonts w:ascii="Times New Roman" w:eastAsiaTheme="minorEastAsia" w:hAnsi="Times New Roman"/>
              <w:noProof/>
              <w:kern w:val="2"/>
              <w:szCs w:val="22"/>
            </w:rPr>
          </w:pPr>
          <w:r>
            <w:rPr>
              <w:noProof/>
            </w:rPr>
            <w:fldChar w:fldCharType="begin"/>
          </w:r>
          <w:r>
            <w:rPr>
              <w:noProof/>
            </w:rPr>
            <w:instrText xml:space="preserve"> HYPERLINK \l "_Toc89423239" </w:instrText>
          </w:r>
          <w:r>
            <w:rPr>
              <w:noProof/>
            </w:rPr>
          </w:r>
          <w:r>
            <w:rPr>
              <w:noProof/>
            </w:rPr>
            <w:fldChar w:fldCharType="separate"/>
          </w:r>
          <w:r w:rsidR="0037655E" w:rsidRPr="0037655E">
            <w:rPr>
              <w:rStyle w:val="af6"/>
              <w:rFonts w:ascii="Times New Roman" w:eastAsia="標楷體" w:hAnsi="Times New Roman"/>
            </w:rPr>
            <w:t xml:space="preserve">CS-109 </w:t>
          </w:r>
          <w:r w:rsidR="0037655E" w:rsidRPr="0037655E">
            <w:rPr>
              <w:rStyle w:val="af6"/>
              <w:rFonts w:ascii="Times New Roman" w:eastAsia="標楷體" w:hAnsi="Times New Roman"/>
            </w:rPr>
            <w:t>銷貨退回及折讓作業</w:t>
          </w:r>
          <w:r w:rsidR="0037655E" w:rsidRPr="0037655E">
            <w:rPr>
              <w:rFonts w:ascii="Times New Roman" w:hAnsi="Times New Roman"/>
              <w:noProof/>
              <w:webHidden/>
            </w:rPr>
            <w:tab/>
          </w:r>
          <w:r w:rsidR="0037655E" w:rsidRPr="0037655E">
            <w:rPr>
              <w:rFonts w:ascii="Times New Roman" w:hAnsi="Times New Roman"/>
              <w:noProof/>
              <w:webHidden/>
            </w:rPr>
            <w:fldChar w:fldCharType="begin"/>
          </w:r>
          <w:r w:rsidR="0037655E" w:rsidRPr="0037655E">
            <w:rPr>
              <w:rFonts w:ascii="Times New Roman" w:hAnsi="Times New Roman"/>
              <w:noProof/>
              <w:webHidden/>
            </w:rPr>
            <w:instrText xml:space="preserve"> PAGEREF _Toc89423239 \h </w:instrText>
          </w:r>
          <w:r w:rsidR="0037655E" w:rsidRPr="0037655E">
            <w:rPr>
              <w:rFonts w:ascii="Times New Roman" w:hAnsi="Times New Roman"/>
              <w:noProof/>
              <w:webHidden/>
            </w:rPr>
          </w:r>
          <w:r w:rsidR="0037655E" w:rsidRPr="0037655E">
            <w:rPr>
              <w:rFonts w:ascii="Times New Roman" w:hAnsi="Times New Roman"/>
              <w:noProof/>
              <w:webHidden/>
            </w:rPr>
            <w:fldChar w:fldCharType="separate"/>
          </w:r>
          <w:ins w:id="15" w:author="Chan, Isabel T." w:date="2022-03-02T17:59:00Z">
            <w:r w:rsidR="003872A3">
              <w:rPr>
                <w:rFonts w:ascii="Times New Roman" w:hAnsi="Times New Roman"/>
                <w:noProof/>
                <w:webHidden/>
              </w:rPr>
              <w:t>36</w:t>
            </w:r>
          </w:ins>
          <w:r w:rsidR="0037655E" w:rsidRPr="0037655E">
            <w:rPr>
              <w:rFonts w:ascii="Times New Roman" w:hAnsi="Times New Roman"/>
              <w:noProof/>
              <w:webHidden/>
            </w:rPr>
            <w:fldChar w:fldCharType="end"/>
          </w:r>
          <w:r>
            <w:rPr>
              <w:rFonts w:ascii="Times New Roman" w:hAnsi="Times New Roman"/>
              <w:noProof/>
            </w:rPr>
            <w:fldChar w:fldCharType="end"/>
          </w:r>
        </w:p>
        <w:p w14:paraId="2351FF59" w14:textId="5A05410D" w:rsidR="005014DD" w:rsidRPr="0037655E" w:rsidRDefault="00455E47">
          <w:pPr>
            <w:rPr>
              <w:rFonts w:ascii="Times New Roman" w:eastAsia="標楷體" w:hAnsi="Times New Roman"/>
            </w:rPr>
          </w:pPr>
          <w:r w:rsidRPr="0037655E">
            <w:rPr>
              <w:rFonts w:ascii="Times New Roman" w:eastAsia="標楷體" w:hAnsi="Times New Roman"/>
              <w:b/>
              <w:bCs/>
              <w:sz w:val="28"/>
              <w:szCs w:val="28"/>
              <w:lang w:val="zh-TW"/>
            </w:rPr>
            <w:fldChar w:fldCharType="end"/>
          </w:r>
        </w:p>
      </w:sdtContent>
    </w:sdt>
    <w:p w14:paraId="0E6C95CB" w14:textId="77777777" w:rsidR="00DC3E51" w:rsidRDefault="00DC3E51" w:rsidP="00B17123">
      <w:pPr>
        <w:pStyle w:val="10"/>
        <w:numPr>
          <w:ilvl w:val="0"/>
          <w:numId w:val="3"/>
        </w:numPr>
        <w:rPr>
          <w:rFonts w:eastAsia="標楷體" w:cstheme="majorBidi"/>
          <w:b/>
          <w:bCs/>
          <w:sz w:val="44"/>
          <w:szCs w:val="44"/>
          <w:lang w:val="zh-TW"/>
        </w:rPr>
        <w:sectPr w:rsidR="00DC3E51" w:rsidSect="00367E10">
          <w:footerReference w:type="even" r:id="rId11"/>
          <w:footerReference w:type="default" r:id="rId12"/>
          <w:headerReference w:type="first" r:id="rId13"/>
          <w:pgSz w:w="16840" w:h="11907" w:orient="landscape" w:code="9"/>
          <w:pgMar w:top="921" w:right="964" w:bottom="1134" w:left="993" w:header="567" w:footer="567" w:gutter="0"/>
          <w:cols w:space="425"/>
          <w:titlePg/>
          <w:docGrid w:linePitch="326"/>
        </w:sectPr>
      </w:pPr>
    </w:p>
    <w:p w14:paraId="5BD9CD7A" w14:textId="454C6575" w:rsidR="00FD5D3C" w:rsidRPr="00D27052" w:rsidRDefault="00213270" w:rsidP="00B17123">
      <w:pPr>
        <w:pStyle w:val="10"/>
        <w:numPr>
          <w:ilvl w:val="0"/>
          <w:numId w:val="3"/>
        </w:numPr>
        <w:rPr>
          <w:rFonts w:eastAsia="標楷體" w:cs="細明體"/>
          <w:szCs w:val="28"/>
        </w:rPr>
      </w:pPr>
      <w:bookmarkStart w:id="16" w:name="_Toc369988790"/>
      <w:bookmarkStart w:id="17" w:name="_Toc374440229"/>
      <w:bookmarkStart w:id="18" w:name="_Toc89423229"/>
      <w:r w:rsidRPr="00D27052">
        <w:rPr>
          <w:rFonts w:eastAsia="標楷體" w:cs="細明體"/>
          <w:szCs w:val="28"/>
        </w:rPr>
        <w:lastRenderedPageBreak/>
        <w:t>銷售及收款</w:t>
      </w:r>
      <w:r w:rsidR="00191E40" w:rsidRPr="00D27052">
        <w:rPr>
          <w:rFonts w:eastAsia="標楷體" w:cs="細明體"/>
          <w:szCs w:val="28"/>
        </w:rPr>
        <w:t>循環作業整體關</w:t>
      </w:r>
      <w:bookmarkEnd w:id="16"/>
      <w:bookmarkEnd w:id="17"/>
      <w:r w:rsidR="007A2ABB" w:rsidRPr="00D27052">
        <w:rPr>
          <w:rFonts w:eastAsia="標楷體" w:cs="細明體"/>
          <w:szCs w:val="28"/>
        </w:rPr>
        <w:t>聯圖</w:t>
      </w:r>
      <w:bookmarkEnd w:id="18"/>
    </w:p>
    <w:bookmarkStart w:id="19" w:name="_MON_1576351601"/>
    <w:bookmarkEnd w:id="19"/>
    <w:p w14:paraId="12CBBCBE" w14:textId="2F53905F" w:rsidR="0021301E" w:rsidRDefault="00D96D0F" w:rsidP="000A03C6">
      <w:pPr>
        <w:jc w:val="center"/>
        <w:rPr>
          <w:rFonts w:eastAsia="標楷體"/>
        </w:rPr>
      </w:pPr>
      <w:r w:rsidRPr="00D27052">
        <w:rPr>
          <w:rFonts w:eastAsia="標楷體"/>
        </w:rPr>
        <w:object w:dxaOrig="13690" w:dyaOrig="8350" w14:anchorId="33D726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8.5pt;height:402.75pt" o:ole="">
            <v:imagedata r:id="rId14" o:title=""/>
          </v:shape>
          <o:OLEObject Type="Embed" ProgID="Visio.Drawing.15" ShapeID="_x0000_i1025" DrawAspect="Content" ObjectID="_1836491628" r:id="rId15"/>
        </w:object>
      </w:r>
    </w:p>
    <w:p w14:paraId="33D6527F" w14:textId="73BCCB21" w:rsidR="007666D5" w:rsidRDefault="007666D5" w:rsidP="000A03C6">
      <w:pPr>
        <w:jc w:val="center"/>
        <w:rPr>
          <w:rFonts w:eastAsia="標楷體"/>
        </w:rPr>
      </w:pPr>
    </w:p>
    <w:p w14:paraId="292D424A" w14:textId="5F953A54" w:rsidR="00541D3A" w:rsidRDefault="00541D3A">
      <w:pPr>
        <w:widowControl/>
        <w:adjustRightInd/>
        <w:spacing w:line="240" w:lineRule="auto"/>
        <w:textAlignment w:val="auto"/>
        <w:rPr>
          <w:rFonts w:eastAsia="標楷體"/>
        </w:rPr>
        <w:sectPr w:rsidR="00541D3A" w:rsidSect="00203E1A">
          <w:headerReference w:type="first" r:id="rId16"/>
          <w:footerReference w:type="first" r:id="rId17"/>
          <w:pgSz w:w="16840" w:h="11907" w:orient="landscape" w:code="9"/>
          <w:pgMar w:top="921" w:right="964" w:bottom="1134" w:left="993" w:header="567" w:footer="567" w:gutter="0"/>
          <w:cols w:space="425"/>
          <w:titlePg/>
          <w:docGrid w:linePitch="326"/>
        </w:sectPr>
      </w:pPr>
    </w:p>
    <w:p w14:paraId="7C4A920C" w14:textId="67B1A95A" w:rsidR="00541D3A" w:rsidRDefault="00832914">
      <w:pPr>
        <w:widowControl/>
        <w:adjustRightInd/>
        <w:spacing w:line="240" w:lineRule="auto"/>
        <w:textAlignment w:val="auto"/>
        <w:rPr>
          <w:rFonts w:eastAsia="標楷體"/>
        </w:rPr>
        <w:sectPr w:rsidR="00541D3A" w:rsidSect="00832914">
          <w:pgSz w:w="16840" w:h="11907" w:orient="landscape" w:code="9"/>
          <w:pgMar w:top="919" w:right="964" w:bottom="1134" w:left="992" w:header="567" w:footer="567" w:gutter="0"/>
          <w:cols w:space="425"/>
          <w:titlePg/>
          <w:docGrid w:linePitch="326"/>
        </w:sectPr>
      </w:pPr>
      <w:r w:rsidRPr="00832914">
        <w:rPr>
          <w:rFonts w:ascii="標楷體" w:eastAsia="標楷體" w:hAnsi="標楷體"/>
          <w:noProof/>
          <w:kern w:val="2"/>
          <w:szCs w:val="22"/>
        </w:rPr>
        <w:lastRenderedPageBreak/>
        <mc:AlternateContent>
          <mc:Choice Requires="wpc">
            <w:drawing>
              <wp:inline distT="0" distB="0" distL="0" distR="0" wp14:anchorId="25BADF34" wp14:editId="3D8BC865">
                <wp:extent cx="9451340" cy="5648909"/>
                <wp:effectExtent l="0" t="0" r="16510" b="28575"/>
                <wp:docPr id="433" name="畫布 43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182" name="流程圖: 結束點 182"/>
                        <wps:cNvSpPr/>
                        <wps:spPr>
                          <a:xfrm>
                            <a:off x="1196648" y="829917"/>
                            <a:ext cx="1440000" cy="428918"/>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4862AE05" w14:textId="77777777" w:rsidR="008A4CD7" w:rsidRPr="004613BB" w:rsidRDefault="008A4CD7" w:rsidP="00832914">
                              <w:pPr>
                                <w:jc w:val="center"/>
                                <w:rPr>
                                  <w:rFonts w:ascii="標楷體" w:eastAsia="標楷體" w:hAnsi="標楷體"/>
                                </w:rPr>
                              </w:pPr>
                              <w:r w:rsidRPr="004613BB">
                                <w:rPr>
                                  <w:rFonts w:ascii="標楷體" w:eastAsia="標楷體" w:hAnsi="標楷體" w:hint="eastAsia"/>
                                </w:rPr>
                                <w:t>開始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 name="矩形 290"/>
                        <wps:cNvSpPr/>
                        <wps:spPr>
                          <a:xfrm>
                            <a:off x="1196539" y="1619266"/>
                            <a:ext cx="1440000" cy="3960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CBADB7F" w14:textId="77777777" w:rsidR="008A4CD7" w:rsidRPr="004613BB" w:rsidRDefault="008A4CD7" w:rsidP="00832914">
                              <w:pPr>
                                <w:jc w:val="center"/>
                                <w:rPr>
                                  <w:rFonts w:ascii="標楷體" w:eastAsia="標楷體" w:hAnsi="標楷體"/>
                                </w:rPr>
                              </w:pPr>
                              <w:r w:rsidRPr="004613BB">
                                <w:rPr>
                                  <w:rFonts w:ascii="標楷體" w:eastAsia="標楷體" w:hAnsi="標楷體" w:hint="eastAsia"/>
                                </w:rPr>
                                <w:t>制定次年銷售</w:t>
                              </w:r>
                              <w:r>
                                <w:rPr>
                                  <w:rFonts w:ascii="標楷體" w:eastAsia="標楷體" w:hAnsi="標楷體" w:hint="eastAsia"/>
                                </w:rPr>
                                <w:t>目標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 name="直線單箭頭接點 291"/>
                        <wps:cNvCnPr/>
                        <wps:spPr>
                          <a:xfrm flipH="1">
                            <a:off x="1916539" y="1258835"/>
                            <a:ext cx="107" cy="360431"/>
                          </a:xfrm>
                          <a:prstGeom prst="straightConnector1">
                            <a:avLst/>
                          </a:prstGeom>
                          <a:noFill/>
                          <a:ln w="12700" cap="flat" cmpd="sng" algn="ctr">
                            <a:solidFill>
                              <a:sysClr val="windowText" lastClr="000000"/>
                            </a:solidFill>
                            <a:prstDash val="solid"/>
                            <a:miter lim="800000"/>
                            <a:tailEnd type="triangle"/>
                          </a:ln>
                          <a:effectLst/>
                        </wps:spPr>
                        <wps:bodyPr/>
                      </wps:wsp>
                      <wps:wsp>
                        <wps:cNvPr id="372" name="流程圖: 文件 372"/>
                        <wps:cNvSpPr/>
                        <wps:spPr>
                          <a:xfrm>
                            <a:off x="2125821" y="1954539"/>
                            <a:ext cx="1176964" cy="432000"/>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77835D44" w14:textId="77777777" w:rsidR="008A4CD7" w:rsidRPr="004613BB" w:rsidRDefault="008A4CD7" w:rsidP="00832914">
                              <w:pPr>
                                <w:jc w:val="center"/>
                                <w:rPr>
                                  <w:rFonts w:ascii="標楷體" w:eastAsia="標楷體" w:hAnsi="標楷體"/>
                                </w:rPr>
                              </w:pPr>
                              <w:r>
                                <w:rPr>
                                  <w:rFonts w:ascii="標楷體" w:eastAsia="標楷體" w:hAnsi="標楷體" w:hint="eastAsia"/>
                                </w:rPr>
                                <w:t>年度銷售計畫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7" name="矩形 377"/>
                        <wps:cNvSpPr/>
                        <wps:spPr>
                          <a:xfrm>
                            <a:off x="7173" y="0"/>
                            <a:ext cx="9444167" cy="346841"/>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059DFA82" w14:textId="77777777" w:rsidR="008A4CD7" w:rsidRPr="006B5E1B" w:rsidRDefault="008A4CD7" w:rsidP="00832914">
                              <w:pPr>
                                <w:rPr>
                                  <w:rFonts w:ascii="Times New Roman" w:eastAsia="標楷體" w:hAnsi="Times New Roman"/>
                                </w:rPr>
                              </w:pPr>
                              <w:r w:rsidRPr="006B5E1B">
                                <w:rPr>
                                  <w:rFonts w:ascii="Times New Roman" w:eastAsia="標楷體" w:hAnsi="Times New Roman"/>
                                </w:rPr>
                                <w:t xml:space="preserve">CS-101 </w:t>
                              </w:r>
                              <w:r w:rsidRPr="006B5E1B">
                                <w:rPr>
                                  <w:rFonts w:ascii="Times New Roman" w:eastAsia="標楷體" w:hAnsi="Times New Roman"/>
                                </w:rPr>
                                <w:t>銷售預測及目標作業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9" name="矩形 379"/>
                        <wps:cNvSpPr/>
                        <wps:spPr>
                          <a:xfrm>
                            <a:off x="7173" y="346786"/>
                            <a:ext cx="375599" cy="5266224"/>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18A009FF" w14:textId="77777777" w:rsidR="008A4CD7" w:rsidRPr="004613BB" w:rsidRDefault="008A4CD7" w:rsidP="00832914">
                              <w:pPr>
                                <w:rPr>
                                  <w:rFonts w:ascii="標楷體" w:eastAsia="標楷體" w:hAnsi="標楷體"/>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9" name="矩形 389"/>
                        <wps:cNvSpPr/>
                        <wps:spPr>
                          <a:xfrm>
                            <a:off x="382772" y="346804"/>
                            <a:ext cx="9068568" cy="312394"/>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4EAC3B07" w14:textId="77777777" w:rsidR="008A4CD7" w:rsidRPr="004613BB" w:rsidRDefault="008A4CD7" w:rsidP="00832914">
                              <w:pPr>
                                <w:jc w:val="center"/>
                                <w:rPr>
                                  <w:rFonts w:ascii="標楷體" w:eastAsia="標楷體" w:hAnsi="標楷體"/>
                                </w:rPr>
                              </w:pPr>
                              <w:r>
                                <w:rPr>
                                  <w:rFonts w:ascii="標楷體" w:eastAsia="標楷體" w:hAnsi="標楷體" w:hint="eastAsia"/>
                                </w:rPr>
                                <w:t>營運業務部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 name="流程圖: 決策 393"/>
                        <wps:cNvSpPr/>
                        <wps:spPr>
                          <a:xfrm>
                            <a:off x="1196706" y="2503244"/>
                            <a:ext cx="1440000" cy="693683"/>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406148A5" w14:textId="77777777" w:rsidR="008A4CD7" w:rsidRPr="004613BB" w:rsidRDefault="008A4CD7" w:rsidP="00832914">
                              <w:pPr>
                                <w:jc w:val="center"/>
                                <w:rPr>
                                  <w:rFonts w:ascii="標楷體" w:eastAsia="標楷體" w:hAnsi="標楷體"/>
                                </w:rPr>
                              </w:pPr>
                              <w:r w:rsidRPr="004613BB">
                                <w:rPr>
                                  <w:rFonts w:ascii="標楷體" w:eastAsia="標楷體" w:hAnsi="標楷體" w:hint="eastAsia"/>
                                </w:rPr>
                                <w:t>簽核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4" name="直線單箭頭接點 394"/>
                        <wps:cNvCnPr/>
                        <wps:spPr>
                          <a:xfrm>
                            <a:off x="1916539" y="2015266"/>
                            <a:ext cx="167" cy="487978"/>
                          </a:xfrm>
                          <a:prstGeom prst="straightConnector1">
                            <a:avLst/>
                          </a:prstGeom>
                          <a:noFill/>
                          <a:ln w="12700" cap="flat" cmpd="sng" algn="ctr">
                            <a:solidFill>
                              <a:sysClr val="windowText" lastClr="000000"/>
                            </a:solidFill>
                            <a:prstDash val="solid"/>
                            <a:miter lim="800000"/>
                            <a:tailEnd type="triangle"/>
                          </a:ln>
                          <a:effectLst/>
                        </wps:spPr>
                        <wps:bodyPr/>
                      </wps:wsp>
                      <wps:wsp>
                        <wps:cNvPr id="395" name="肘形接點 395"/>
                        <wps:cNvCnPr/>
                        <wps:spPr>
                          <a:xfrm rot="10800000">
                            <a:off x="1196540" y="1817266"/>
                            <a:ext cx="167" cy="1032820"/>
                          </a:xfrm>
                          <a:prstGeom prst="bentConnector3">
                            <a:avLst>
                              <a:gd name="adj1" fmla="val 136986228"/>
                            </a:avLst>
                          </a:prstGeom>
                          <a:noFill/>
                          <a:ln w="12700" cap="flat" cmpd="sng" algn="ctr">
                            <a:solidFill>
                              <a:sysClr val="windowText" lastClr="000000"/>
                            </a:solidFill>
                            <a:prstDash val="solid"/>
                            <a:miter lim="800000"/>
                            <a:tailEnd type="triangle"/>
                          </a:ln>
                          <a:effectLst/>
                        </wps:spPr>
                        <wps:bodyPr/>
                      </wps:wsp>
                      <wps:wsp>
                        <wps:cNvPr id="404" name="矩形 404"/>
                        <wps:cNvSpPr/>
                        <wps:spPr>
                          <a:xfrm>
                            <a:off x="666612" y="2131179"/>
                            <a:ext cx="457200" cy="316523"/>
                          </a:xfrm>
                          <a:prstGeom prst="rect">
                            <a:avLst/>
                          </a:prstGeom>
                          <a:noFill/>
                          <a:ln w="12700" cap="flat" cmpd="sng" algn="ctr">
                            <a:noFill/>
                            <a:prstDash val="solid"/>
                            <a:miter lim="800000"/>
                          </a:ln>
                          <a:effectLst/>
                        </wps:spPr>
                        <wps:txbx>
                          <w:txbxContent>
                            <w:p w14:paraId="6F2CB842" w14:textId="77777777" w:rsidR="008A4CD7" w:rsidRPr="002A70DB" w:rsidRDefault="008A4CD7" w:rsidP="00832914">
                              <w:pPr>
                                <w:jc w:val="center"/>
                                <w:rPr>
                                  <w:rFonts w:ascii="Times New Roman" w:hAnsi="Times New Roman"/>
                                </w:rPr>
                              </w:pPr>
                              <w:r w:rsidRPr="002A70DB">
                                <w:rPr>
                                  <w:rFonts w:ascii="Times New Roman" w:hAnsi="Times New Roman"/>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5" name="矩形 405"/>
                        <wps:cNvSpPr/>
                        <wps:spPr>
                          <a:xfrm>
                            <a:off x="1196531" y="3673145"/>
                            <a:ext cx="1440000" cy="6455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1A59F69" w14:textId="77777777" w:rsidR="008A4CD7" w:rsidRPr="004613BB" w:rsidRDefault="008A4CD7" w:rsidP="00832914">
                              <w:pPr>
                                <w:jc w:val="center"/>
                                <w:rPr>
                                  <w:rFonts w:ascii="標楷體" w:eastAsia="標楷體" w:hAnsi="標楷體"/>
                                </w:rPr>
                              </w:pPr>
                              <w:r>
                                <w:rPr>
                                  <w:rFonts w:ascii="標楷體" w:eastAsia="標楷體" w:hAnsi="標楷體" w:hint="eastAsia"/>
                                </w:rPr>
                                <w:t>定期檢視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8" name="直線單箭頭接點 408"/>
                        <wps:cNvCnPr/>
                        <wps:spPr>
                          <a:xfrm flipH="1">
                            <a:off x="1916531" y="3196927"/>
                            <a:ext cx="175" cy="476218"/>
                          </a:xfrm>
                          <a:prstGeom prst="straightConnector1">
                            <a:avLst/>
                          </a:prstGeom>
                          <a:noFill/>
                          <a:ln w="12700" cap="flat" cmpd="sng" algn="ctr">
                            <a:solidFill>
                              <a:sysClr val="windowText" lastClr="000000"/>
                            </a:solidFill>
                            <a:prstDash val="solid"/>
                            <a:miter lim="800000"/>
                            <a:tailEnd type="triangle"/>
                          </a:ln>
                          <a:effectLst/>
                        </wps:spPr>
                        <wps:bodyPr/>
                      </wps:wsp>
                      <wps:wsp>
                        <wps:cNvPr id="411" name="流程圖: 文件 411"/>
                        <wps:cNvSpPr/>
                        <wps:spPr>
                          <a:xfrm>
                            <a:off x="2126066" y="4226471"/>
                            <a:ext cx="1176964" cy="432000"/>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69E1341E" w14:textId="77777777" w:rsidR="008A4CD7" w:rsidRPr="004613BB" w:rsidRDefault="008A4CD7" w:rsidP="00832914">
                              <w:pPr>
                                <w:jc w:val="center"/>
                                <w:rPr>
                                  <w:rFonts w:ascii="標楷體" w:eastAsia="標楷體" w:hAnsi="標楷體"/>
                                </w:rPr>
                              </w:pPr>
                              <w:r>
                                <w:rPr>
                                  <w:rFonts w:ascii="標楷體" w:eastAsia="標楷體" w:hAnsi="標楷體" w:hint="eastAsia"/>
                                </w:rPr>
                                <w:t>年度銷售計畫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矩形 412"/>
                        <wps:cNvSpPr/>
                        <wps:spPr>
                          <a:xfrm>
                            <a:off x="1559911" y="3214391"/>
                            <a:ext cx="457200" cy="316523"/>
                          </a:xfrm>
                          <a:prstGeom prst="rect">
                            <a:avLst/>
                          </a:prstGeom>
                          <a:noFill/>
                          <a:ln w="12700" cap="flat" cmpd="sng" algn="ctr">
                            <a:noFill/>
                            <a:prstDash val="solid"/>
                            <a:miter lim="800000"/>
                          </a:ln>
                          <a:effectLst/>
                        </wps:spPr>
                        <wps:txbx>
                          <w:txbxContent>
                            <w:p w14:paraId="7F994CD8" w14:textId="77777777" w:rsidR="008A4CD7" w:rsidRPr="002A70DB" w:rsidRDefault="008A4CD7" w:rsidP="00832914">
                              <w:pPr>
                                <w:jc w:val="center"/>
                                <w:rPr>
                                  <w:rFonts w:ascii="Times New Roman" w:hAnsi="Times New Roman"/>
                                </w:rPr>
                              </w:pPr>
                              <w:r>
                                <w:rPr>
                                  <w:rFonts w:ascii="Times New Roman" w:hAnsi="Times New Roman"/>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4" name="流程圖: 決策 414"/>
                        <wps:cNvSpPr/>
                        <wps:spPr>
                          <a:xfrm>
                            <a:off x="5677351" y="1552883"/>
                            <a:ext cx="1613071" cy="1044267"/>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3725F487" w14:textId="77777777" w:rsidR="008A4CD7" w:rsidRPr="004613BB" w:rsidRDefault="008A4CD7" w:rsidP="00832914">
                              <w:pPr>
                                <w:jc w:val="center"/>
                                <w:rPr>
                                  <w:rFonts w:ascii="標楷體" w:eastAsia="標楷體" w:hAnsi="標楷體"/>
                                </w:rPr>
                              </w:pPr>
                              <w:r>
                                <w:rPr>
                                  <w:rFonts w:ascii="標楷體" w:eastAsia="標楷體" w:hAnsi="標楷體" w:hint="eastAsia"/>
                                </w:rPr>
                                <w:t>確認是否調整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6" name="矩形 416"/>
                        <wps:cNvSpPr/>
                        <wps:spPr>
                          <a:xfrm>
                            <a:off x="5769996" y="2980994"/>
                            <a:ext cx="1440000" cy="6455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622B4D6" w14:textId="77777777" w:rsidR="008A4CD7" w:rsidRPr="004613BB" w:rsidRDefault="008A4CD7" w:rsidP="00832914">
                              <w:pPr>
                                <w:jc w:val="center"/>
                                <w:rPr>
                                  <w:rFonts w:ascii="標楷體" w:eastAsia="標楷體" w:hAnsi="標楷體"/>
                                </w:rPr>
                              </w:pPr>
                              <w:r>
                                <w:rPr>
                                  <w:rFonts w:ascii="標楷體" w:eastAsia="標楷體" w:hAnsi="標楷體" w:hint="eastAsia"/>
                                </w:rPr>
                                <w:t>於主管會議提出調整計畫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7" name="流程圖: 文件 417"/>
                        <wps:cNvSpPr/>
                        <wps:spPr>
                          <a:xfrm>
                            <a:off x="6580445" y="3508921"/>
                            <a:ext cx="1176964" cy="432000"/>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3C804EC2" w14:textId="77777777" w:rsidR="008A4CD7" w:rsidRPr="004613BB" w:rsidRDefault="008A4CD7" w:rsidP="00832914">
                              <w:pPr>
                                <w:jc w:val="center"/>
                                <w:rPr>
                                  <w:rFonts w:ascii="標楷體" w:eastAsia="標楷體" w:hAnsi="標楷體"/>
                                </w:rPr>
                              </w:pPr>
                              <w:r>
                                <w:rPr>
                                  <w:rFonts w:ascii="標楷體" w:eastAsia="標楷體" w:hAnsi="標楷體" w:hint="eastAsia"/>
                                </w:rPr>
                                <w:t>年度銷售計畫</w:t>
                              </w:r>
                            </w:p>
                            <w:p w14:paraId="215A3A3A" w14:textId="77777777" w:rsidR="008A4CD7" w:rsidRPr="004613BB" w:rsidRDefault="008A4CD7" w:rsidP="00832914">
                              <w:pPr>
                                <w:jc w:val="center"/>
                                <w:rPr>
                                  <w:rFonts w:ascii="標楷體" w:eastAsia="標楷體" w:hAnsi="標楷體"/>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8" name="流程圖: 決策 418"/>
                        <wps:cNvSpPr/>
                        <wps:spPr>
                          <a:xfrm>
                            <a:off x="5779895" y="4060355"/>
                            <a:ext cx="1440000" cy="693683"/>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1D787D11" w14:textId="77777777" w:rsidR="008A4CD7" w:rsidRPr="004613BB" w:rsidRDefault="008A4CD7" w:rsidP="00832914">
                              <w:pPr>
                                <w:jc w:val="center"/>
                                <w:rPr>
                                  <w:rFonts w:ascii="標楷體" w:eastAsia="標楷體" w:hAnsi="標楷體"/>
                                </w:rPr>
                              </w:pPr>
                              <w:r w:rsidRPr="004613BB">
                                <w:rPr>
                                  <w:rFonts w:ascii="標楷體" w:eastAsia="標楷體" w:hAnsi="標楷體" w:hint="eastAsia"/>
                                </w:rPr>
                                <w:t>簽核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9" name="矩形 419"/>
                        <wps:cNvSpPr/>
                        <wps:spPr>
                          <a:xfrm>
                            <a:off x="7152209" y="4090674"/>
                            <a:ext cx="457200" cy="316523"/>
                          </a:xfrm>
                          <a:prstGeom prst="rect">
                            <a:avLst/>
                          </a:prstGeom>
                          <a:noFill/>
                          <a:ln w="12700" cap="flat" cmpd="sng" algn="ctr">
                            <a:noFill/>
                            <a:prstDash val="solid"/>
                            <a:miter lim="800000"/>
                          </a:ln>
                          <a:effectLst/>
                        </wps:spPr>
                        <wps:txbx>
                          <w:txbxContent>
                            <w:p w14:paraId="3262BF48" w14:textId="77777777" w:rsidR="008A4CD7" w:rsidRPr="002A70DB" w:rsidRDefault="008A4CD7" w:rsidP="00832914">
                              <w:pPr>
                                <w:jc w:val="center"/>
                                <w:rPr>
                                  <w:rFonts w:ascii="Times New Roman" w:hAnsi="Times New Roman"/>
                                </w:rPr>
                              </w:pPr>
                              <w:r w:rsidRPr="002A70DB">
                                <w:rPr>
                                  <w:rFonts w:ascii="Times New Roman" w:hAnsi="Times New Roman"/>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0" name="流程圖: 結束點 420"/>
                        <wps:cNvSpPr/>
                        <wps:spPr>
                          <a:xfrm>
                            <a:off x="5779895" y="5078764"/>
                            <a:ext cx="1440000" cy="428918"/>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1150F949" w14:textId="77777777" w:rsidR="008A4CD7" w:rsidRPr="004613BB" w:rsidRDefault="008A4CD7" w:rsidP="00832914">
                              <w:pPr>
                                <w:jc w:val="center"/>
                                <w:rPr>
                                  <w:rFonts w:ascii="標楷體" w:eastAsia="標楷體" w:hAnsi="標楷體"/>
                                </w:rPr>
                              </w:pPr>
                              <w:r>
                                <w:rPr>
                                  <w:rFonts w:ascii="標楷體" w:eastAsia="標楷體" w:hAnsi="標楷體" w:hint="eastAsia"/>
                                </w:rPr>
                                <w:t>結束</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4" name="矩形 424"/>
                        <wps:cNvSpPr/>
                        <wps:spPr>
                          <a:xfrm>
                            <a:off x="6529701" y="4718682"/>
                            <a:ext cx="457200" cy="316523"/>
                          </a:xfrm>
                          <a:prstGeom prst="rect">
                            <a:avLst/>
                          </a:prstGeom>
                          <a:noFill/>
                          <a:ln w="12700" cap="flat" cmpd="sng" algn="ctr">
                            <a:noFill/>
                            <a:prstDash val="solid"/>
                            <a:miter lim="800000"/>
                          </a:ln>
                          <a:effectLst/>
                        </wps:spPr>
                        <wps:txbx>
                          <w:txbxContent>
                            <w:p w14:paraId="6A782DF9" w14:textId="77777777" w:rsidR="008A4CD7" w:rsidRPr="002A70DB" w:rsidRDefault="008A4CD7" w:rsidP="00832914">
                              <w:pPr>
                                <w:jc w:val="center"/>
                                <w:rPr>
                                  <w:rFonts w:ascii="Times New Roman" w:hAnsi="Times New Roman"/>
                                </w:rPr>
                              </w:pPr>
                              <w:r>
                                <w:rPr>
                                  <w:rFonts w:ascii="Times New Roman" w:hAnsi="Times New Roman"/>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5" name="矩形 425"/>
                        <wps:cNvSpPr/>
                        <wps:spPr>
                          <a:xfrm>
                            <a:off x="6537056" y="2597150"/>
                            <a:ext cx="457200" cy="316523"/>
                          </a:xfrm>
                          <a:prstGeom prst="rect">
                            <a:avLst/>
                          </a:prstGeom>
                          <a:noFill/>
                          <a:ln w="12700" cap="flat" cmpd="sng" algn="ctr">
                            <a:noFill/>
                            <a:prstDash val="solid"/>
                            <a:miter lim="800000"/>
                          </a:ln>
                          <a:effectLst/>
                        </wps:spPr>
                        <wps:txbx>
                          <w:txbxContent>
                            <w:p w14:paraId="1F889C1A" w14:textId="77777777" w:rsidR="008A4CD7" w:rsidRPr="002A70DB" w:rsidRDefault="008A4CD7" w:rsidP="00832914">
                              <w:pPr>
                                <w:jc w:val="center"/>
                                <w:rPr>
                                  <w:rFonts w:ascii="Times New Roman" w:hAnsi="Times New Roman"/>
                                </w:rPr>
                              </w:pPr>
                              <w:r>
                                <w:rPr>
                                  <w:rFonts w:ascii="Times New Roman" w:hAnsi="Times New Roman"/>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6" name="矩形 426"/>
                        <wps:cNvSpPr/>
                        <wps:spPr>
                          <a:xfrm>
                            <a:off x="6537056" y="1302743"/>
                            <a:ext cx="457200" cy="316523"/>
                          </a:xfrm>
                          <a:prstGeom prst="rect">
                            <a:avLst/>
                          </a:prstGeom>
                          <a:noFill/>
                          <a:ln w="12700" cap="flat" cmpd="sng" algn="ctr">
                            <a:noFill/>
                            <a:prstDash val="solid"/>
                            <a:miter lim="800000"/>
                          </a:ln>
                          <a:effectLst/>
                        </wps:spPr>
                        <wps:txbx>
                          <w:txbxContent>
                            <w:p w14:paraId="56D94179" w14:textId="77777777" w:rsidR="008A4CD7" w:rsidRPr="002A70DB" w:rsidRDefault="008A4CD7" w:rsidP="00832914">
                              <w:pPr>
                                <w:jc w:val="center"/>
                                <w:rPr>
                                  <w:rFonts w:ascii="Times New Roman" w:hAnsi="Times New Roman"/>
                                </w:rPr>
                              </w:pPr>
                              <w:r w:rsidRPr="002A70DB">
                                <w:rPr>
                                  <w:rFonts w:ascii="Times New Roman" w:hAnsi="Times New Roman"/>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7" name="肘形接點 427"/>
                        <wps:cNvCnPr/>
                        <wps:spPr>
                          <a:xfrm rot="5400000" flipH="1" flipV="1">
                            <a:off x="2675097" y="1316451"/>
                            <a:ext cx="2243688" cy="3760820"/>
                          </a:xfrm>
                          <a:prstGeom prst="bentConnector4">
                            <a:avLst>
                              <a:gd name="adj1" fmla="val -33679"/>
                              <a:gd name="adj2" fmla="val 59572"/>
                            </a:avLst>
                          </a:prstGeom>
                          <a:noFill/>
                          <a:ln w="12700" cap="flat" cmpd="sng" algn="ctr">
                            <a:solidFill>
                              <a:sysClr val="windowText" lastClr="000000"/>
                            </a:solidFill>
                            <a:prstDash val="solid"/>
                            <a:miter lim="800000"/>
                            <a:tailEnd type="triangle"/>
                          </a:ln>
                          <a:effectLst/>
                        </wps:spPr>
                        <wps:bodyPr/>
                      </wps:wsp>
                      <wps:wsp>
                        <wps:cNvPr id="428" name="直線單箭頭接點 428"/>
                        <wps:cNvCnPr/>
                        <wps:spPr>
                          <a:xfrm>
                            <a:off x="6483887" y="2597150"/>
                            <a:ext cx="6109" cy="383844"/>
                          </a:xfrm>
                          <a:prstGeom prst="straightConnector1">
                            <a:avLst/>
                          </a:prstGeom>
                          <a:noFill/>
                          <a:ln w="12700" cap="flat" cmpd="sng" algn="ctr">
                            <a:solidFill>
                              <a:sysClr val="windowText" lastClr="000000"/>
                            </a:solidFill>
                            <a:prstDash val="solid"/>
                            <a:miter lim="800000"/>
                            <a:tailEnd type="triangle"/>
                          </a:ln>
                          <a:effectLst/>
                        </wps:spPr>
                        <wps:bodyPr/>
                      </wps:wsp>
                      <wps:wsp>
                        <wps:cNvPr id="429" name="直線單箭頭接點 429"/>
                        <wps:cNvCnPr>
                          <a:stCxn id="416" idx="2"/>
                          <a:endCxn id="418" idx="0"/>
                        </wps:cNvCnPr>
                        <wps:spPr>
                          <a:xfrm>
                            <a:off x="6489996" y="3626340"/>
                            <a:ext cx="9899" cy="433775"/>
                          </a:xfrm>
                          <a:prstGeom prst="straightConnector1">
                            <a:avLst/>
                          </a:prstGeom>
                          <a:noFill/>
                          <a:ln w="12700" cap="flat" cmpd="sng" algn="ctr">
                            <a:solidFill>
                              <a:sysClr val="windowText" lastClr="000000"/>
                            </a:solidFill>
                            <a:prstDash val="solid"/>
                            <a:miter lim="800000"/>
                            <a:tailEnd type="triangle"/>
                          </a:ln>
                          <a:effectLst/>
                        </wps:spPr>
                        <wps:bodyPr/>
                      </wps:wsp>
                      <wps:wsp>
                        <wps:cNvPr id="430" name="直線單箭頭接點 430"/>
                        <wps:cNvCnPr/>
                        <wps:spPr>
                          <a:xfrm>
                            <a:off x="6499895" y="4754038"/>
                            <a:ext cx="0" cy="324726"/>
                          </a:xfrm>
                          <a:prstGeom prst="straightConnector1">
                            <a:avLst/>
                          </a:prstGeom>
                          <a:noFill/>
                          <a:ln w="12700" cap="flat" cmpd="sng" algn="ctr">
                            <a:solidFill>
                              <a:sysClr val="windowText" lastClr="000000"/>
                            </a:solidFill>
                            <a:prstDash val="solid"/>
                            <a:miter lim="800000"/>
                            <a:tailEnd type="triangle"/>
                          </a:ln>
                          <a:effectLst/>
                        </wps:spPr>
                        <wps:bodyPr/>
                      </wps:wsp>
                      <wps:wsp>
                        <wps:cNvPr id="431" name="肘形接點 431"/>
                        <wps:cNvCnPr/>
                        <wps:spPr>
                          <a:xfrm rot="16200000" flipH="1" flipV="1">
                            <a:off x="3338688" y="850726"/>
                            <a:ext cx="2443042" cy="3847356"/>
                          </a:xfrm>
                          <a:prstGeom prst="bentConnector4">
                            <a:avLst>
                              <a:gd name="adj1" fmla="val -9357"/>
                              <a:gd name="adj2" fmla="val 71375"/>
                            </a:avLst>
                          </a:prstGeom>
                          <a:noFill/>
                          <a:ln w="12700" cap="flat" cmpd="sng" algn="ctr">
                            <a:solidFill>
                              <a:sysClr val="windowText" lastClr="000000"/>
                            </a:solidFill>
                            <a:prstDash val="solid"/>
                            <a:miter lim="800000"/>
                            <a:tailEnd type="triangle"/>
                          </a:ln>
                          <a:effectLst/>
                        </wps:spPr>
                        <wps:bodyPr/>
                      </wps:wsp>
                      <wps:wsp>
                        <wps:cNvPr id="432" name="肘形接點 432"/>
                        <wps:cNvCnPr>
                          <a:stCxn id="418" idx="3"/>
                          <a:endCxn id="416" idx="3"/>
                        </wps:cNvCnPr>
                        <wps:spPr>
                          <a:xfrm flipH="1" flipV="1">
                            <a:off x="7209996" y="3303716"/>
                            <a:ext cx="9899" cy="1103403"/>
                          </a:xfrm>
                          <a:prstGeom prst="bentConnector3">
                            <a:avLst>
                              <a:gd name="adj1" fmla="val -9044853"/>
                            </a:avLst>
                          </a:prstGeom>
                          <a:noFill/>
                          <a:ln w="12700" cap="flat" cmpd="sng" algn="ctr">
                            <a:solidFill>
                              <a:sysClr val="windowText" lastClr="000000"/>
                            </a:solidFill>
                            <a:prstDash val="solid"/>
                            <a:miter lim="800000"/>
                            <a:tailEnd type="triangle"/>
                          </a:ln>
                          <a:effectLst/>
                        </wps:spPr>
                        <wps:bodyPr/>
                      </wps:wsp>
                    </wpc:wpc>
                  </a:graphicData>
                </a:graphic>
              </wp:inline>
            </w:drawing>
          </mc:Choice>
          <mc:Fallback>
            <w:pict>
              <v:group w14:anchorId="25BADF34" id="畫布 433" o:spid="_x0000_s1027" editas="canvas" style="width:744.2pt;height:444.8pt;mso-position-horizontal-relative:char;mso-position-vertical-relative:line" coordsize="94513,56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">
                <v:shape id="_x0000_s1028" type="#_x0000_t75" style="position:absolute;width:94513;height:56483;visibility:visible;mso-wrap-style:square" stroked="t" strokecolor="gray [1629]">
                  <v:fill o:detectmouseclick="t"/>
                  <v:path o:connecttype="none"/>
                </v:shape>
                <v:shapetype id="_x0000_t116" coordsize="21600,21600" o:spt="116" path="m3475,qx,10800,3475,21600l18125,21600qx21600,10800,18125,xe">
                  <v:stroke joinstyle="miter"/>
                  <v:path gradientshapeok="t" o:connecttype="rect" textboxrect="1018,3163,20582,18437"/>
                </v:shapetype>
                <v:shape id="流程圖: 結束點 182" o:spid="_x0000_s1029" type="#_x0000_t116" style="position:absolute;left:11966;top:8299;width:14400;height:4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" fillcolor="window" strokecolor="windowText" strokeweight="1pt">
                  <v:textbox>
                    <w:txbxContent>
                      <w:p w14:paraId="4862AE05" w14:textId="77777777" w:rsidR="008A4CD7" w:rsidRPr="004613BB" w:rsidRDefault="008A4CD7" w:rsidP="00832914">
                        <w:pPr>
                          <w:jc w:val="center"/>
                          <w:rPr>
                            <w:rFonts w:ascii="標楷體" w:eastAsia="標楷體" w:hAnsi="標楷體"/>
                          </w:rPr>
                        </w:pPr>
                        <w:r w:rsidRPr="004613BB">
                          <w:rPr>
                            <w:rFonts w:ascii="標楷體" w:eastAsia="標楷體" w:hAnsi="標楷體" w:hint="eastAsia"/>
                          </w:rPr>
                          <w:t>開始</w:t>
                        </w:r>
                      </w:p>
                    </w:txbxContent>
                  </v:textbox>
                </v:shape>
                <v:rect id="矩形 290" o:spid="_x0000_s1030" style="position:absolute;left:11965;top:16192;width:14400;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" fillcolor="window" strokecolor="windowText" strokeweight="1pt">
                  <v:textbox>
                    <w:txbxContent>
                      <w:p w14:paraId="0CBADB7F" w14:textId="77777777" w:rsidR="008A4CD7" w:rsidRPr="004613BB" w:rsidRDefault="008A4CD7" w:rsidP="00832914">
                        <w:pPr>
                          <w:jc w:val="center"/>
                          <w:rPr>
                            <w:rFonts w:ascii="標楷體" w:eastAsia="標楷體" w:hAnsi="標楷體"/>
                          </w:rPr>
                        </w:pPr>
                        <w:r w:rsidRPr="004613BB">
                          <w:rPr>
                            <w:rFonts w:ascii="標楷體" w:eastAsia="標楷體" w:hAnsi="標楷體" w:hint="eastAsia"/>
                          </w:rPr>
                          <w:t>制定次年銷售</w:t>
                        </w:r>
                        <w:r>
                          <w:rPr>
                            <w:rFonts w:ascii="標楷體" w:eastAsia="標楷體" w:hAnsi="標楷體" w:hint="eastAsia"/>
                          </w:rPr>
                          <w:t>目標</w:t>
                        </w:r>
                      </w:p>
                    </w:txbxContent>
                  </v:textbox>
                </v:rect>
                <v:shapetype id="_x0000_t32" coordsize="21600,21600" o:spt="32" o:oned="t" path="m,l21600,21600e" filled="f">
                  <v:path arrowok="t" fillok="f" o:connecttype="none"/>
                  <o:lock v:ext="edit" shapetype="t"/>
                </v:shapetype>
                <v:shape id="直線單箭頭接點 291" o:spid="_x0000_s1031" type="#_x0000_t32" style="position:absolute;left:19165;top:12588;width:1;height:360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" strokecolor="windowText" strokeweight="1pt">
                  <v:stroke endarrow="block" joinstyle="miter"/>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流程圖: 文件 372" o:spid="_x0000_s1032" type="#_x0000_t114" style="position:absolute;left:21258;top:19545;width:11769;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" fillcolor="window" strokecolor="#c55a11" strokeweight="1.5pt">
                  <v:textbox>
                    <w:txbxContent>
                      <w:p w14:paraId="77835D44" w14:textId="77777777" w:rsidR="008A4CD7" w:rsidRPr="004613BB" w:rsidRDefault="008A4CD7" w:rsidP="00832914">
                        <w:pPr>
                          <w:jc w:val="center"/>
                          <w:rPr>
                            <w:rFonts w:ascii="標楷體" w:eastAsia="標楷體" w:hAnsi="標楷體"/>
                          </w:rPr>
                        </w:pPr>
                        <w:r>
                          <w:rPr>
                            <w:rFonts w:ascii="標楷體" w:eastAsia="標楷體" w:hAnsi="標楷體" w:hint="eastAsia"/>
                          </w:rPr>
                          <w:t>年度銷售計畫</w:t>
                        </w:r>
                      </w:p>
                    </w:txbxContent>
                  </v:textbox>
                </v:shape>
                <v:rect id="矩形 377" o:spid="_x0000_s1033" style="position:absolute;left:71;width:94442;height:3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" fillcolor="#f2f2f2" strokecolor="windowText" strokeweight="1pt">
                  <v:textbox>
                    <w:txbxContent>
                      <w:p w14:paraId="059DFA82" w14:textId="77777777" w:rsidR="008A4CD7" w:rsidRPr="006B5E1B" w:rsidRDefault="008A4CD7" w:rsidP="00832914">
                        <w:pPr>
                          <w:rPr>
                            <w:rFonts w:ascii="Times New Roman" w:eastAsia="標楷體" w:hAnsi="Times New Roman"/>
                          </w:rPr>
                        </w:pPr>
                        <w:r w:rsidRPr="006B5E1B">
                          <w:rPr>
                            <w:rFonts w:ascii="Times New Roman" w:eastAsia="標楷體" w:hAnsi="Times New Roman"/>
                          </w:rPr>
                          <w:t xml:space="preserve">CS-101 </w:t>
                        </w:r>
                        <w:r w:rsidRPr="006B5E1B">
                          <w:rPr>
                            <w:rFonts w:ascii="Times New Roman" w:eastAsia="標楷體" w:hAnsi="Times New Roman"/>
                          </w:rPr>
                          <w:t>銷售預測及目標作業</w:t>
                        </w:r>
                      </w:p>
                    </w:txbxContent>
                  </v:textbox>
                </v:rect>
                <v:rect id="矩形 379" o:spid="_x0000_s1034" style="position:absolute;left:71;top:3467;width:3756;height:52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" fillcolor="#f2f2f2" strokecolor="windowText" strokeweight="1pt">
                  <v:textbox>
                    <w:txbxContent>
                      <w:p w14:paraId="18A009FF" w14:textId="77777777" w:rsidR="008A4CD7" w:rsidRPr="004613BB" w:rsidRDefault="008A4CD7" w:rsidP="00832914">
                        <w:pPr>
                          <w:rPr>
                            <w:rFonts w:ascii="標楷體" w:eastAsia="標楷體" w:hAnsi="標楷體"/>
                          </w:rPr>
                        </w:pPr>
                      </w:p>
                    </w:txbxContent>
                  </v:textbox>
                </v:rect>
                <v:rect id="矩形 389" o:spid="_x0000_s1035" style="position:absolute;left:3827;top:3468;width:90686;height:3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" fillcolor="#f2f2f2" strokecolor="windowText" strokeweight="1pt">
                  <v:textbox>
                    <w:txbxContent>
                      <w:p w14:paraId="4EAC3B07" w14:textId="77777777" w:rsidR="008A4CD7" w:rsidRPr="004613BB" w:rsidRDefault="008A4CD7" w:rsidP="00832914">
                        <w:pPr>
                          <w:jc w:val="center"/>
                          <w:rPr>
                            <w:rFonts w:ascii="標楷體" w:eastAsia="標楷體" w:hAnsi="標楷體"/>
                          </w:rPr>
                        </w:pPr>
                        <w:r>
                          <w:rPr>
                            <w:rFonts w:ascii="標楷體" w:eastAsia="標楷體" w:hAnsi="標楷體" w:hint="eastAsia"/>
                          </w:rPr>
                          <w:t>營運業務部</w:t>
                        </w:r>
                      </w:p>
                    </w:txbxContent>
                  </v:textbox>
                </v:rect>
                <v:shapetype id="_x0000_t110" coordsize="21600,21600" o:spt="110" path="m10800,l,10800,10800,21600,21600,10800xe">
                  <v:stroke joinstyle="miter"/>
                  <v:path gradientshapeok="t" o:connecttype="rect" textboxrect="5400,5400,16200,16200"/>
                </v:shapetype>
                <v:shape id="流程圖: 決策 393" o:spid="_x0000_s1036" type="#_x0000_t110" style="position:absolute;left:11967;top:25032;width:14400;height:6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" fillcolor="window" strokecolor="windowText" strokeweight="1pt">
                  <v:textbox>
                    <w:txbxContent>
                      <w:p w14:paraId="406148A5" w14:textId="77777777" w:rsidR="008A4CD7" w:rsidRPr="004613BB" w:rsidRDefault="008A4CD7" w:rsidP="00832914">
                        <w:pPr>
                          <w:jc w:val="center"/>
                          <w:rPr>
                            <w:rFonts w:ascii="標楷體" w:eastAsia="標楷體" w:hAnsi="標楷體"/>
                          </w:rPr>
                        </w:pPr>
                        <w:r w:rsidRPr="004613BB">
                          <w:rPr>
                            <w:rFonts w:ascii="標楷體" w:eastAsia="標楷體" w:hAnsi="標楷體" w:hint="eastAsia"/>
                          </w:rPr>
                          <w:t>簽核</w:t>
                        </w:r>
                      </w:p>
                    </w:txbxContent>
                  </v:textbox>
                </v:shape>
                <v:shape id="直線單箭頭接點 394" o:spid="_x0000_s1037" type="#_x0000_t32" style="position:absolute;left:19165;top:20152;width:2;height:4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" strokecolor="windowText" strokeweight="1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395" o:spid="_x0000_s1038" type="#_x0000_t34" style="position:absolute;left:11965;top:18172;width:2;height:1032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" adj="29589025" strokecolor="windowText" strokeweight="1pt">
                  <v:stroke endarrow="block"/>
                </v:shape>
                <v:rect id="矩形 404" o:spid="_x0000_s1039" style="position:absolute;left:6666;top:21311;width:4572;height:3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" filled="f" stroked="f" strokeweight="1pt">
                  <v:textbox>
                    <w:txbxContent>
                      <w:p w14:paraId="6F2CB842" w14:textId="77777777" w:rsidR="008A4CD7" w:rsidRPr="002A70DB" w:rsidRDefault="008A4CD7" w:rsidP="00832914">
                        <w:pPr>
                          <w:jc w:val="center"/>
                          <w:rPr>
                            <w:rFonts w:ascii="Times New Roman" w:hAnsi="Times New Roman"/>
                          </w:rPr>
                        </w:pPr>
                        <w:r w:rsidRPr="002A70DB">
                          <w:rPr>
                            <w:rFonts w:ascii="Times New Roman" w:hAnsi="Times New Roman"/>
                          </w:rPr>
                          <w:t>N</w:t>
                        </w:r>
                      </w:p>
                    </w:txbxContent>
                  </v:textbox>
                </v:rect>
                <v:rect id="矩形 405" o:spid="_x0000_s1040" style="position:absolute;left:11965;top:36731;width:14400;height:6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" fillcolor="window" strokecolor="windowText" strokeweight="1pt">
                  <v:textbox>
                    <w:txbxContent>
                      <w:p w14:paraId="21A59F69" w14:textId="77777777" w:rsidR="008A4CD7" w:rsidRPr="004613BB" w:rsidRDefault="008A4CD7" w:rsidP="00832914">
                        <w:pPr>
                          <w:jc w:val="center"/>
                          <w:rPr>
                            <w:rFonts w:ascii="標楷體" w:eastAsia="標楷體" w:hAnsi="標楷體"/>
                          </w:rPr>
                        </w:pPr>
                        <w:r>
                          <w:rPr>
                            <w:rFonts w:ascii="標楷體" w:eastAsia="標楷體" w:hAnsi="標楷體" w:hint="eastAsia"/>
                          </w:rPr>
                          <w:t>定期檢視</w:t>
                        </w:r>
                      </w:p>
                    </w:txbxContent>
                  </v:textbox>
                </v:rect>
                <v:shape id="直線單箭頭接點 408" o:spid="_x0000_s1041" type="#_x0000_t32" style="position:absolute;left:19165;top:31969;width:2;height:476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" strokecolor="windowText" strokeweight="1pt">
                  <v:stroke endarrow="block" joinstyle="miter"/>
                </v:shape>
                <v:shape id="流程圖: 文件 411" o:spid="_x0000_s1042" type="#_x0000_t114" style="position:absolute;left:21260;top:42264;width:1177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" fillcolor="window" strokecolor="#c55a11" strokeweight="1.5pt">
                  <v:textbox>
                    <w:txbxContent>
                      <w:p w14:paraId="69E1341E" w14:textId="77777777" w:rsidR="008A4CD7" w:rsidRPr="004613BB" w:rsidRDefault="008A4CD7" w:rsidP="00832914">
                        <w:pPr>
                          <w:jc w:val="center"/>
                          <w:rPr>
                            <w:rFonts w:ascii="標楷體" w:eastAsia="標楷體" w:hAnsi="標楷體"/>
                          </w:rPr>
                        </w:pPr>
                        <w:r>
                          <w:rPr>
                            <w:rFonts w:ascii="標楷體" w:eastAsia="標楷體" w:hAnsi="標楷體" w:hint="eastAsia"/>
                          </w:rPr>
                          <w:t>年度銷售計畫</w:t>
                        </w:r>
                      </w:p>
                    </w:txbxContent>
                  </v:textbox>
                </v:shape>
                <v:rect id="矩形 412" o:spid="_x0000_s1043" style="position:absolute;left:15599;top:32143;width:4572;height:3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" filled="f" stroked="f" strokeweight="1pt">
                  <v:textbox>
                    <w:txbxContent>
                      <w:p w14:paraId="7F994CD8" w14:textId="77777777" w:rsidR="008A4CD7" w:rsidRPr="002A70DB" w:rsidRDefault="008A4CD7" w:rsidP="00832914">
                        <w:pPr>
                          <w:jc w:val="center"/>
                          <w:rPr>
                            <w:rFonts w:ascii="Times New Roman" w:hAnsi="Times New Roman"/>
                          </w:rPr>
                        </w:pPr>
                        <w:r>
                          <w:rPr>
                            <w:rFonts w:ascii="Times New Roman" w:hAnsi="Times New Roman"/>
                          </w:rPr>
                          <w:t>Y</w:t>
                        </w:r>
                      </w:p>
                    </w:txbxContent>
                  </v:textbox>
                </v:rect>
                <v:shape id="流程圖: 決策 414" o:spid="_x0000_s1044" type="#_x0000_t110" style="position:absolute;left:56773;top:15528;width:16131;height:104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" fillcolor="window" strokecolor="windowText" strokeweight="1pt">
                  <v:textbox>
                    <w:txbxContent>
                      <w:p w14:paraId="3725F487" w14:textId="77777777" w:rsidR="008A4CD7" w:rsidRPr="004613BB" w:rsidRDefault="008A4CD7" w:rsidP="00832914">
                        <w:pPr>
                          <w:jc w:val="center"/>
                          <w:rPr>
                            <w:rFonts w:ascii="標楷體" w:eastAsia="標楷體" w:hAnsi="標楷體"/>
                          </w:rPr>
                        </w:pPr>
                        <w:r>
                          <w:rPr>
                            <w:rFonts w:ascii="標楷體" w:eastAsia="標楷體" w:hAnsi="標楷體" w:hint="eastAsia"/>
                          </w:rPr>
                          <w:t>確認是否調整</w:t>
                        </w:r>
                      </w:p>
                    </w:txbxContent>
                  </v:textbox>
                </v:shape>
                <v:rect id="矩形 416" o:spid="_x0000_s1045" style="position:absolute;left:57699;top:29809;width:14400;height:6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" fillcolor="window" strokecolor="windowText" strokeweight="1pt">
                  <v:textbox>
                    <w:txbxContent>
                      <w:p w14:paraId="4622B4D6" w14:textId="77777777" w:rsidR="008A4CD7" w:rsidRPr="004613BB" w:rsidRDefault="008A4CD7" w:rsidP="00832914">
                        <w:pPr>
                          <w:jc w:val="center"/>
                          <w:rPr>
                            <w:rFonts w:ascii="標楷體" w:eastAsia="標楷體" w:hAnsi="標楷體"/>
                          </w:rPr>
                        </w:pPr>
                        <w:r>
                          <w:rPr>
                            <w:rFonts w:ascii="標楷體" w:eastAsia="標楷體" w:hAnsi="標楷體" w:hint="eastAsia"/>
                          </w:rPr>
                          <w:t>於主管會議提出調整計畫</w:t>
                        </w:r>
                      </w:p>
                    </w:txbxContent>
                  </v:textbox>
                </v:rect>
                <v:shape id="流程圖: 文件 417" o:spid="_x0000_s1046" type="#_x0000_t114" style="position:absolute;left:65804;top:35089;width:1177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" fillcolor="window" strokecolor="#c55a11" strokeweight="1.5pt">
                  <v:textbox>
                    <w:txbxContent>
                      <w:p w14:paraId="3C804EC2" w14:textId="77777777" w:rsidR="008A4CD7" w:rsidRPr="004613BB" w:rsidRDefault="008A4CD7" w:rsidP="00832914">
                        <w:pPr>
                          <w:jc w:val="center"/>
                          <w:rPr>
                            <w:rFonts w:ascii="標楷體" w:eastAsia="標楷體" w:hAnsi="標楷體"/>
                          </w:rPr>
                        </w:pPr>
                        <w:r>
                          <w:rPr>
                            <w:rFonts w:ascii="標楷體" w:eastAsia="標楷體" w:hAnsi="標楷體" w:hint="eastAsia"/>
                          </w:rPr>
                          <w:t>年度銷售計畫</w:t>
                        </w:r>
                      </w:p>
                      <w:p w14:paraId="215A3A3A" w14:textId="77777777" w:rsidR="008A4CD7" w:rsidRPr="004613BB" w:rsidRDefault="008A4CD7" w:rsidP="00832914">
                        <w:pPr>
                          <w:jc w:val="center"/>
                          <w:rPr>
                            <w:rFonts w:ascii="標楷體" w:eastAsia="標楷體" w:hAnsi="標楷體"/>
                          </w:rPr>
                        </w:pPr>
                      </w:p>
                    </w:txbxContent>
                  </v:textbox>
                </v:shape>
                <v:shape id="流程圖: 決策 418" o:spid="_x0000_s1047" type="#_x0000_t110" style="position:absolute;left:57798;top:40603;width:14400;height:6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" fillcolor="window" strokecolor="windowText" strokeweight="1pt">
                  <v:textbox>
                    <w:txbxContent>
                      <w:p w14:paraId="1D787D11" w14:textId="77777777" w:rsidR="008A4CD7" w:rsidRPr="004613BB" w:rsidRDefault="008A4CD7" w:rsidP="00832914">
                        <w:pPr>
                          <w:jc w:val="center"/>
                          <w:rPr>
                            <w:rFonts w:ascii="標楷體" w:eastAsia="標楷體" w:hAnsi="標楷體"/>
                          </w:rPr>
                        </w:pPr>
                        <w:r w:rsidRPr="004613BB">
                          <w:rPr>
                            <w:rFonts w:ascii="標楷體" w:eastAsia="標楷體" w:hAnsi="標楷體" w:hint="eastAsia"/>
                          </w:rPr>
                          <w:t>簽核</w:t>
                        </w:r>
                      </w:p>
                    </w:txbxContent>
                  </v:textbox>
                </v:shape>
                <v:rect id="矩形 419" o:spid="_x0000_s1048" style="position:absolute;left:71522;top:40906;width:4572;height:3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" filled="f" stroked="f" strokeweight="1pt">
                  <v:textbox>
                    <w:txbxContent>
                      <w:p w14:paraId="3262BF48" w14:textId="77777777" w:rsidR="008A4CD7" w:rsidRPr="002A70DB" w:rsidRDefault="008A4CD7" w:rsidP="00832914">
                        <w:pPr>
                          <w:jc w:val="center"/>
                          <w:rPr>
                            <w:rFonts w:ascii="Times New Roman" w:hAnsi="Times New Roman"/>
                          </w:rPr>
                        </w:pPr>
                        <w:r w:rsidRPr="002A70DB">
                          <w:rPr>
                            <w:rFonts w:ascii="Times New Roman" w:hAnsi="Times New Roman"/>
                          </w:rPr>
                          <w:t>N</w:t>
                        </w:r>
                      </w:p>
                    </w:txbxContent>
                  </v:textbox>
                </v:rect>
                <v:shape id="流程圖: 結束點 420" o:spid="_x0000_s1049" type="#_x0000_t116" style="position:absolute;left:57798;top:50787;width:14400;height:4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" fillcolor="window" strokecolor="windowText" strokeweight="1pt">
                  <v:textbox>
                    <w:txbxContent>
                      <w:p w14:paraId="1150F949" w14:textId="77777777" w:rsidR="008A4CD7" w:rsidRPr="004613BB" w:rsidRDefault="008A4CD7" w:rsidP="00832914">
                        <w:pPr>
                          <w:jc w:val="center"/>
                          <w:rPr>
                            <w:rFonts w:ascii="標楷體" w:eastAsia="標楷體" w:hAnsi="標楷體"/>
                          </w:rPr>
                        </w:pPr>
                        <w:r>
                          <w:rPr>
                            <w:rFonts w:ascii="標楷體" w:eastAsia="標楷體" w:hAnsi="標楷體" w:hint="eastAsia"/>
                          </w:rPr>
                          <w:t>結束</w:t>
                        </w:r>
                      </w:p>
                    </w:txbxContent>
                  </v:textbox>
                </v:shape>
                <v:rect id="矩形 424" o:spid="_x0000_s1050" style="position:absolute;left:65297;top:47186;width:4572;height:3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" filled="f" stroked="f" strokeweight="1pt">
                  <v:textbox>
                    <w:txbxContent>
                      <w:p w14:paraId="6A782DF9" w14:textId="77777777" w:rsidR="008A4CD7" w:rsidRPr="002A70DB" w:rsidRDefault="008A4CD7" w:rsidP="00832914">
                        <w:pPr>
                          <w:jc w:val="center"/>
                          <w:rPr>
                            <w:rFonts w:ascii="Times New Roman" w:hAnsi="Times New Roman"/>
                          </w:rPr>
                        </w:pPr>
                        <w:r>
                          <w:rPr>
                            <w:rFonts w:ascii="Times New Roman" w:hAnsi="Times New Roman"/>
                          </w:rPr>
                          <w:t>Y</w:t>
                        </w:r>
                      </w:p>
                    </w:txbxContent>
                  </v:textbox>
                </v:rect>
                <v:rect id="矩形 425" o:spid="_x0000_s1051" style="position:absolute;left:65370;top:25971;width:4572;height:3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" filled="f" stroked="f" strokeweight="1pt">
                  <v:textbox>
                    <w:txbxContent>
                      <w:p w14:paraId="1F889C1A" w14:textId="77777777" w:rsidR="008A4CD7" w:rsidRPr="002A70DB" w:rsidRDefault="008A4CD7" w:rsidP="00832914">
                        <w:pPr>
                          <w:jc w:val="center"/>
                          <w:rPr>
                            <w:rFonts w:ascii="Times New Roman" w:hAnsi="Times New Roman"/>
                          </w:rPr>
                        </w:pPr>
                        <w:r>
                          <w:rPr>
                            <w:rFonts w:ascii="Times New Roman" w:hAnsi="Times New Roman"/>
                          </w:rPr>
                          <w:t>Y</w:t>
                        </w:r>
                      </w:p>
                    </w:txbxContent>
                  </v:textbox>
                </v:rect>
                <v:rect id="矩形 426" o:spid="_x0000_s1052" style="position:absolute;left:65370;top:13027;width:4572;height:3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" filled="f" stroked="f" strokeweight="1pt">
                  <v:textbox>
                    <w:txbxContent>
                      <w:p w14:paraId="56D94179" w14:textId="77777777" w:rsidR="008A4CD7" w:rsidRPr="002A70DB" w:rsidRDefault="008A4CD7" w:rsidP="00832914">
                        <w:pPr>
                          <w:jc w:val="center"/>
                          <w:rPr>
                            <w:rFonts w:ascii="Times New Roman" w:hAnsi="Times New Roman"/>
                          </w:rPr>
                        </w:pPr>
                        <w:r w:rsidRPr="002A70DB">
                          <w:rPr>
                            <w:rFonts w:ascii="Times New Roman" w:hAnsi="Times New Roman"/>
                          </w:rPr>
                          <w:t>N</w:t>
                        </w:r>
                      </w:p>
                    </w:txbxContent>
                  </v:textbox>
                </v:rect>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肘形接點 427" o:spid="_x0000_s1053" type="#_x0000_t35" style="position:absolute;left:26750;top:13165;width:22437;height:37608;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" adj="-7275,12868" strokecolor="windowText" strokeweight="1pt">
                  <v:stroke endarrow="block"/>
                </v:shape>
                <v:shape id="直線單箭頭接點 428" o:spid="_x0000_s1054" type="#_x0000_t32" style="position:absolute;left:64838;top:25971;width:61;height:38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" strokecolor="windowText" strokeweight="1pt">
                  <v:stroke endarrow="block" joinstyle="miter"/>
                </v:shape>
                <v:shape id="直線單箭頭接點 429" o:spid="_x0000_s1055" type="#_x0000_t32" style="position:absolute;left:64899;top:36263;width:99;height:43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" strokecolor="windowText" strokeweight="1pt">
                  <v:stroke endarrow="block" joinstyle="miter"/>
                </v:shape>
                <v:shape id="直線單箭頭接點 430" o:spid="_x0000_s1056" type="#_x0000_t32" style="position:absolute;left:64998;top:47540;width:0;height:32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" strokecolor="windowText" strokeweight="1pt">
                  <v:stroke endarrow="block" joinstyle="miter"/>
                </v:shape>
                <v:shape id="肘形接點 431" o:spid="_x0000_s1057" type="#_x0000_t35" style="position:absolute;left:33386;top:8507;width:24431;height:3847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" adj="-2021,15417" strokecolor="windowText" strokeweight="1pt">
                  <v:stroke endarrow="block"/>
                </v:shape>
                <v:shape id="肘形接點 432" o:spid="_x0000_s1058" type="#_x0000_t34" style="position:absolute;left:72099;top:33037;width:99;height:11034;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" adj="-1953688" strokecolor="windowText" strokeweight="1pt">
                  <v:stroke endarrow="block"/>
                </v:shape>
                <w10:anchorlock/>
              </v:group>
            </w:pict>
          </mc:Fallback>
        </mc:AlternateContent>
      </w:r>
    </w:p>
    <w:p w14:paraId="2CC99F82" w14:textId="4854E7B9" w:rsidR="007666D5" w:rsidRDefault="007666D5">
      <w:pPr>
        <w:widowControl/>
        <w:adjustRightInd/>
        <w:spacing w:line="240" w:lineRule="auto"/>
        <w:textAlignment w:val="auto"/>
        <w:rPr>
          <w:rFonts w:eastAsia="標楷體"/>
        </w:rPr>
      </w:pPr>
    </w:p>
    <w:p w14:paraId="7626E290" w14:textId="23B76EF6" w:rsidR="00415E7E" w:rsidRPr="00415E7E" w:rsidRDefault="008729FE" w:rsidP="00B17123">
      <w:pPr>
        <w:pStyle w:val="10"/>
        <w:numPr>
          <w:ilvl w:val="0"/>
          <w:numId w:val="3"/>
        </w:numPr>
        <w:rPr>
          <w:rFonts w:eastAsia="標楷體"/>
          <w:szCs w:val="28"/>
        </w:rPr>
      </w:pPr>
      <w:bookmarkStart w:id="23" w:name="_Toc460318791"/>
      <w:bookmarkStart w:id="24" w:name="_Toc470179988"/>
      <w:bookmarkStart w:id="25" w:name="_Toc470192365"/>
      <w:bookmarkStart w:id="26" w:name="_Toc482104406"/>
      <w:bookmarkStart w:id="27" w:name="_Toc89423230"/>
      <w:r w:rsidRPr="00D27052">
        <w:rPr>
          <w:rFonts w:eastAsia="標楷體"/>
          <w:szCs w:val="28"/>
        </w:rPr>
        <w:t>子作業說明</w:t>
      </w:r>
      <w:bookmarkEnd w:id="23"/>
      <w:bookmarkEnd w:id="24"/>
      <w:bookmarkEnd w:id="25"/>
      <w:bookmarkEnd w:id="26"/>
      <w:bookmarkEnd w:id="27"/>
    </w:p>
    <w:tbl>
      <w:tblPr>
        <w:tblW w:w="15026" w:type="dxa"/>
        <w:tblLayout w:type="fixed"/>
        <w:tblCellMar>
          <w:left w:w="85" w:type="dxa"/>
          <w:right w:w="85" w:type="dxa"/>
        </w:tblCellMar>
        <w:tblLook w:val="0020" w:firstRow="1" w:lastRow="0" w:firstColumn="0" w:lastColumn="0" w:noHBand="0" w:noVBand="0"/>
      </w:tblPr>
      <w:tblGrid>
        <w:gridCol w:w="5954"/>
        <w:gridCol w:w="5160"/>
        <w:gridCol w:w="3912"/>
      </w:tblGrid>
      <w:tr w:rsidR="00415E7E" w:rsidRPr="00D27052" w14:paraId="2C273C73" w14:textId="77777777" w:rsidTr="00415E7E">
        <w:trPr>
          <w:tblHeader/>
        </w:trPr>
        <w:tc>
          <w:tcPr>
            <w:tcW w:w="15026" w:type="dxa"/>
            <w:gridSpan w:val="3"/>
            <w:tcBorders>
              <w:top w:val="single" w:sz="6" w:space="0" w:color="auto"/>
              <w:left w:val="single" w:sz="6" w:space="0" w:color="auto"/>
              <w:bottom w:val="single" w:sz="6" w:space="0" w:color="auto"/>
              <w:right w:val="single" w:sz="6" w:space="0" w:color="auto"/>
            </w:tcBorders>
          </w:tcPr>
          <w:p w14:paraId="4CCE9497" w14:textId="064B0035" w:rsidR="00415E7E" w:rsidRPr="00D27052" w:rsidRDefault="00415E7E" w:rsidP="00415E7E">
            <w:pPr>
              <w:pStyle w:val="10"/>
              <w:ind w:firstLineChars="100" w:firstLine="280"/>
              <w:rPr>
                <w:rFonts w:eastAsia="標楷體" w:cs="細明體"/>
                <w:sz w:val="24"/>
                <w:szCs w:val="24"/>
              </w:rPr>
            </w:pPr>
            <w:r w:rsidRPr="00D27052">
              <w:rPr>
                <w:rFonts w:eastAsia="標楷體"/>
                <w:szCs w:val="24"/>
              </w:rPr>
              <w:br w:type="page"/>
            </w:r>
            <w:bookmarkStart w:id="28" w:name="_Toc89423231"/>
            <w:r w:rsidRPr="00F94D5E">
              <w:rPr>
                <w:rFonts w:ascii="Times New Roman" w:eastAsia="標楷體" w:hAnsi="Times New Roman"/>
                <w:sz w:val="24"/>
                <w:szCs w:val="24"/>
              </w:rPr>
              <w:t>CS-101</w:t>
            </w:r>
            <w:r w:rsidRPr="00DA0083">
              <w:rPr>
                <w:rFonts w:ascii="Times New Roman" w:eastAsia="標楷體" w:hAnsi="Times New Roman" w:hint="eastAsia"/>
                <w:spacing w:val="20"/>
                <w:sz w:val="24"/>
                <w:szCs w:val="24"/>
              </w:rPr>
              <w:t>銷售預測及目標作業</w:t>
            </w:r>
            <w:bookmarkEnd w:id="28"/>
          </w:p>
        </w:tc>
      </w:tr>
      <w:tr w:rsidR="00415E7E" w:rsidRPr="00D27052" w14:paraId="0F01BED2" w14:textId="77777777" w:rsidTr="00415E7E">
        <w:trPr>
          <w:tblHeader/>
        </w:trPr>
        <w:tc>
          <w:tcPr>
            <w:tcW w:w="5954" w:type="dxa"/>
            <w:tcBorders>
              <w:top w:val="single" w:sz="6" w:space="0" w:color="auto"/>
              <w:left w:val="single" w:sz="6" w:space="0" w:color="auto"/>
              <w:bottom w:val="single" w:sz="6" w:space="0" w:color="auto"/>
              <w:right w:val="single" w:sz="6" w:space="0" w:color="auto"/>
            </w:tcBorders>
          </w:tcPr>
          <w:p w14:paraId="7846C836" w14:textId="77777777" w:rsidR="00415E7E" w:rsidRPr="00D27052" w:rsidRDefault="00415E7E" w:rsidP="00415E7E">
            <w:pPr>
              <w:autoSpaceDE w:val="0"/>
              <w:autoSpaceDN w:val="0"/>
              <w:spacing w:before="60" w:after="60" w:line="240" w:lineRule="auto"/>
              <w:ind w:left="113" w:right="113"/>
              <w:jc w:val="distribute"/>
              <w:textAlignment w:val="bottom"/>
              <w:rPr>
                <w:rFonts w:eastAsia="標楷體"/>
              </w:rPr>
            </w:pPr>
            <w:r w:rsidRPr="00D27052">
              <w:rPr>
                <w:rFonts w:eastAsia="標楷體"/>
              </w:rPr>
              <w:t>作</w:t>
            </w:r>
            <w:r w:rsidRPr="00D27052">
              <w:rPr>
                <w:rFonts w:eastAsia="標楷體" w:cs="細明體"/>
              </w:rPr>
              <w:t xml:space="preserve">　</w:t>
            </w:r>
            <w:r w:rsidRPr="00D27052">
              <w:rPr>
                <w:rFonts w:eastAsia="標楷體" w:cs="華康中楷體"/>
              </w:rPr>
              <w:t>業</w:t>
            </w:r>
            <w:r w:rsidRPr="00D27052">
              <w:rPr>
                <w:rFonts w:eastAsia="標楷體" w:cs="細明體"/>
              </w:rPr>
              <w:t xml:space="preserve">　</w:t>
            </w:r>
            <w:r w:rsidRPr="00D27052">
              <w:rPr>
                <w:rFonts w:eastAsia="標楷體" w:cs="華康中楷體"/>
              </w:rPr>
              <w:t>程</w:t>
            </w:r>
            <w:r w:rsidRPr="00D27052">
              <w:rPr>
                <w:rFonts w:eastAsia="標楷體" w:cs="細明體"/>
              </w:rPr>
              <w:t xml:space="preserve">　</w:t>
            </w:r>
            <w:r w:rsidRPr="00D27052">
              <w:rPr>
                <w:rFonts w:eastAsia="標楷體" w:cs="華康中楷體"/>
              </w:rPr>
              <w:t>序</w:t>
            </w:r>
            <w:r w:rsidRPr="00D27052">
              <w:rPr>
                <w:rFonts w:eastAsia="標楷體"/>
              </w:rPr>
              <w:t>（方法）</w:t>
            </w:r>
          </w:p>
        </w:tc>
        <w:tc>
          <w:tcPr>
            <w:tcW w:w="5160" w:type="dxa"/>
            <w:tcBorders>
              <w:top w:val="single" w:sz="6" w:space="0" w:color="auto"/>
              <w:left w:val="single" w:sz="6" w:space="0" w:color="auto"/>
              <w:bottom w:val="single" w:sz="6" w:space="0" w:color="auto"/>
              <w:right w:val="single" w:sz="6" w:space="0" w:color="auto"/>
            </w:tcBorders>
          </w:tcPr>
          <w:p w14:paraId="4E7BC7E9" w14:textId="77777777" w:rsidR="00415E7E" w:rsidRPr="00D27052" w:rsidRDefault="00415E7E" w:rsidP="00415E7E">
            <w:pPr>
              <w:autoSpaceDE w:val="0"/>
              <w:autoSpaceDN w:val="0"/>
              <w:spacing w:before="60" w:after="60" w:line="240" w:lineRule="auto"/>
              <w:ind w:left="113" w:right="113"/>
              <w:jc w:val="distribute"/>
              <w:textAlignment w:val="bottom"/>
              <w:rPr>
                <w:rFonts w:eastAsia="標楷體"/>
              </w:rPr>
            </w:pPr>
            <w:r w:rsidRPr="00D27052">
              <w:rPr>
                <w:rFonts w:eastAsia="標楷體"/>
                <w:szCs w:val="24"/>
              </w:rPr>
              <w:t>控制重點</w:t>
            </w:r>
          </w:p>
        </w:tc>
        <w:tc>
          <w:tcPr>
            <w:tcW w:w="3912" w:type="dxa"/>
            <w:tcBorders>
              <w:top w:val="single" w:sz="6" w:space="0" w:color="auto"/>
              <w:left w:val="single" w:sz="6" w:space="0" w:color="auto"/>
              <w:bottom w:val="single" w:sz="6" w:space="0" w:color="auto"/>
              <w:right w:val="single" w:sz="6" w:space="0" w:color="auto"/>
            </w:tcBorders>
          </w:tcPr>
          <w:p w14:paraId="7DB11F11" w14:textId="77777777" w:rsidR="00415E7E" w:rsidRPr="00D27052" w:rsidRDefault="00415E7E" w:rsidP="00415E7E">
            <w:pPr>
              <w:autoSpaceDE w:val="0"/>
              <w:autoSpaceDN w:val="0"/>
              <w:spacing w:before="60" w:after="60" w:line="240" w:lineRule="auto"/>
              <w:ind w:left="113" w:right="113"/>
              <w:jc w:val="distribute"/>
              <w:textAlignment w:val="bottom"/>
              <w:rPr>
                <w:rFonts w:eastAsia="標楷體"/>
              </w:rPr>
            </w:pPr>
            <w:r w:rsidRPr="00D27052">
              <w:rPr>
                <w:rFonts w:eastAsia="標楷體"/>
                <w:szCs w:val="24"/>
              </w:rPr>
              <w:t>依據資料</w:t>
            </w:r>
          </w:p>
        </w:tc>
      </w:tr>
      <w:tr w:rsidR="00415E7E" w:rsidRPr="00D27052" w14:paraId="35C7480A" w14:textId="77777777" w:rsidTr="00415E7E">
        <w:tc>
          <w:tcPr>
            <w:tcW w:w="5954" w:type="dxa"/>
            <w:tcBorders>
              <w:top w:val="single" w:sz="6" w:space="0" w:color="auto"/>
              <w:left w:val="single" w:sz="6" w:space="0" w:color="auto"/>
              <w:bottom w:val="single" w:sz="6" w:space="0" w:color="auto"/>
              <w:right w:val="single" w:sz="6" w:space="0" w:color="auto"/>
            </w:tcBorders>
          </w:tcPr>
          <w:p w14:paraId="752D1AB0" w14:textId="38297E9B" w:rsidR="00415E7E" w:rsidRPr="004718AD" w:rsidRDefault="00B34238" w:rsidP="0068739E">
            <w:pPr>
              <w:pStyle w:val="af4"/>
              <w:keepLines/>
              <w:numPr>
                <w:ilvl w:val="0"/>
                <w:numId w:val="17"/>
              </w:numPr>
              <w:adjustRightInd/>
              <w:spacing w:line="240" w:lineRule="auto"/>
              <w:ind w:leftChars="0"/>
              <w:jc w:val="both"/>
              <w:textAlignment w:val="auto"/>
              <w:rPr>
                <w:rFonts w:eastAsia="標楷體"/>
              </w:rPr>
            </w:pPr>
            <w:r w:rsidRPr="004718AD">
              <w:rPr>
                <w:rFonts w:eastAsia="標楷體" w:hint="eastAsia"/>
              </w:rPr>
              <w:t>依據【預算管理辦法】，</w:t>
            </w:r>
            <w:r w:rsidR="00415E7E" w:rsidRPr="004718AD">
              <w:rPr>
                <w:rFonts w:eastAsia="標楷體" w:hint="eastAsia"/>
              </w:rPr>
              <w:t>營運業務部</w:t>
            </w:r>
            <w:r w:rsidRPr="004718AD">
              <w:rPr>
                <w:rFonts w:eastAsia="標楷體" w:hint="eastAsia"/>
              </w:rPr>
              <w:t>應於每年年底前</w:t>
            </w:r>
            <w:r w:rsidRPr="004718AD">
              <w:rPr>
                <w:rFonts w:eastAsia="標楷體"/>
              </w:rPr>
              <w:t>配合</w:t>
            </w:r>
            <w:r w:rsidRPr="004718AD">
              <w:rPr>
                <w:rFonts w:eastAsia="標楷體" w:hint="eastAsia"/>
              </w:rPr>
              <w:t>公司</w:t>
            </w:r>
            <w:r w:rsidRPr="004718AD">
              <w:rPr>
                <w:rFonts w:eastAsia="標楷體"/>
              </w:rPr>
              <w:t>年度目標</w:t>
            </w:r>
            <w:r w:rsidRPr="004718AD">
              <w:rPr>
                <w:rFonts w:eastAsia="標楷體" w:hint="eastAsia"/>
              </w:rPr>
              <w:t>，依據</w:t>
            </w:r>
            <w:r w:rsidR="00901CD1" w:rsidRPr="004718AD">
              <w:rPr>
                <w:rFonts w:eastAsia="標楷體" w:hint="eastAsia"/>
              </w:rPr>
              <w:t>以往銷售實績及</w:t>
            </w:r>
            <w:r w:rsidR="00415E7E" w:rsidRPr="004718AD">
              <w:rPr>
                <w:rFonts w:eastAsia="標楷體" w:hint="eastAsia"/>
              </w:rPr>
              <w:t>市場調查資訊，</w:t>
            </w:r>
            <w:r w:rsidR="00901CD1" w:rsidRPr="004718AD">
              <w:rPr>
                <w:rFonts w:eastAsia="標楷體" w:hint="eastAsia"/>
              </w:rPr>
              <w:t>並</w:t>
            </w:r>
            <w:r w:rsidR="00415E7E" w:rsidRPr="004718AD">
              <w:rPr>
                <w:rFonts w:eastAsia="標楷體" w:hint="eastAsia"/>
              </w:rPr>
              <w:t>考慮未來幾年市場關鍵因素對銷售的影響</w:t>
            </w:r>
            <w:r w:rsidRPr="004718AD">
              <w:rPr>
                <w:rFonts w:eastAsia="標楷體" w:hint="eastAsia"/>
              </w:rPr>
              <w:t>，</w:t>
            </w:r>
            <w:r w:rsidR="00415E7E" w:rsidRPr="004718AD">
              <w:rPr>
                <w:rFonts w:eastAsia="標楷體" w:hint="eastAsia"/>
              </w:rPr>
              <w:t>以擬定銷售預測並完成「</w:t>
            </w:r>
            <w:r w:rsidR="00465954" w:rsidRPr="004718AD">
              <w:rPr>
                <w:rFonts w:eastAsia="標楷體" w:hint="eastAsia"/>
              </w:rPr>
              <w:t>年度</w:t>
            </w:r>
            <w:r w:rsidR="00415E7E" w:rsidRPr="004718AD">
              <w:rPr>
                <w:rFonts w:eastAsia="標楷體" w:hint="eastAsia"/>
              </w:rPr>
              <w:t>銷售</w:t>
            </w:r>
            <w:r w:rsidR="004B4BB6" w:rsidRPr="004718AD">
              <w:rPr>
                <w:rFonts w:eastAsia="標楷體" w:hint="eastAsia"/>
              </w:rPr>
              <w:t>計畫</w:t>
            </w:r>
            <w:r w:rsidR="00415E7E" w:rsidRPr="004718AD">
              <w:rPr>
                <w:rFonts w:eastAsia="標楷體" w:hint="eastAsia"/>
              </w:rPr>
              <w:t>」</w:t>
            </w:r>
            <w:r w:rsidR="00D75ADE" w:rsidRPr="004718AD">
              <w:rPr>
                <w:rFonts w:ascii="標楷體" w:eastAsia="標楷體" w:hAnsi="標楷體" w:cs="標楷體"/>
              </w:rPr>
              <w:t>呈</w:t>
            </w:r>
            <w:ins w:id="29" w:author="羅亦淞" w:date="2022-01-11T10:34:00Z">
              <w:r w:rsidR="005918C1">
                <w:rPr>
                  <w:rFonts w:ascii="標楷體" w:eastAsia="標楷體" w:hAnsi="標楷體" w:cs="標楷體" w:hint="eastAsia"/>
                </w:rPr>
                <w:t>總經理</w:t>
              </w:r>
            </w:ins>
            <w:r w:rsidR="00D75ADE" w:rsidRPr="004718AD">
              <w:rPr>
                <w:rFonts w:ascii="標楷體" w:eastAsia="標楷體" w:hAnsi="標楷體" w:cs="標楷體"/>
              </w:rPr>
              <w:t>核准</w:t>
            </w:r>
            <w:r w:rsidR="00415E7E" w:rsidRPr="004718AD">
              <w:rPr>
                <w:rFonts w:eastAsia="標楷體" w:hint="eastAsia"/>
              </w:rPr>
              <w:t>。</w:t>
            </w:r>
            <w:r w:rsidR="00415E7E" w:rsidRPr="004718AD">
              <w:rPr>
                <w:rFonts w:eastAsia="標楷體" w:hint="eastAsia"/>
              </w:rPr>
              <w:t xml:space="preserve"> </w:t>
            </w:r>
          </w:p>
          <w:p w14:paraId="01C5D1A4" w14:textId="296165A6" w:rsidR="00415E7E" w:rsidRPr="004718AD" w:rsidRDefault="00B34238" w:rsidP="0068739E">
            <w:pPr>
              <w:pStyle w:val="af4"/>
              <w:keepLines/>
              <w:numPr>
                <w:ilvl w:val="0"/>
                <w:numId w:val="17"/>
              </w:numPr>
              <w:adjustRightInd/>
              <w:spacing w:line="240" w:lineRule="auto"/>
              <w:ind w:leftChars="0"/>
              <w:jc w:val="both"/>
              <w:textAlignment w:val="auto"/>
              <w:rPr>
                <w:rFonts w:eastAsia="標楷體"/>
              </w:rPr>
            </w:pPr>
            <w:r w:rsidRPr="004718AD">
              <w:rPr>
                <w:rFonts w:eastAsia="標楷體" w:hint="eastAsia"/>
              </w:rPr>
              <w:t>營運業務部應依照</w:t>
            </w:r>
            <w:r w:rsidR="004B4BB6" w:rsidRPr="004718AD">
              <w:rPr>
                <w:rFonts w:eastAsia="標楷體" w:hint="eastAsia"/>
              </w:rPr>
              <w:t>「</w:t>
            </w:r>
            <w:r w:rsidR="00465954" w:rsidRPr="004718AD">
              <w:rPr>
                <w:rFonts w:eastAsia="標楷體" w:hint="eastAsia"/>
              </w:rPr>
              <w:t>年度</w:t>
            </w:r>
            <w:r w:rsidR="004B4BB6" w:rsidRPr="004718AD">
              <w:rPr>
                <w:rFonts w:eastAsia="標楷體" w:hint="eastAsia"/>
              </w:rPr>
              <w:t>銷售計畫</w:t>
            </w:r>
            <w:r w:rsidRPr="004718AD">
              <w:rPr>
                <w:rFonts w:eastAsia="標楷體" w:hint="eastAsia"/>
              </w:rPr>
              <w:t>」</w:t>
            </w:r>
            <w:r w:rsidR="008372B0" w:rsidRPr="004718AD">
              <w:rPr>
                <w:rFonts w:eastAsia="標楷體"/>
              </w:rPr>
              <w:t>制定</w:t>
            </w:r>
            <w:r w:rsidRPr="004718AD">
              <w:rPr>
                <w:rFonts w:eastAsia="標楷體" w:hint="eastAsia"/>
              </w:rPr>
              <w:t>各</w:t>
            </w:r>
            <w:r w:rsidR="008372B0" w:rsidRPr="004718AD">
              <w:rPr>
                <w:rFonts w:eastAsia="標楷體"/>
              </w:rPr>
              <w:t>業務人員之年度業績目標</w:t>
            </w:r>
            <w:r w:rsidR="00901CD1" w:rsidRPr="004718AD">
              <w:rPr>
                <w:rFonts w:eastAsia="標楷體"/>
                <w:lang w:val="vi-VN"/>
              </w:rPr>
              <w:t>，並</w:t>
            </w:r>
            <w:r w:rsidR="008372B0" w:rsidRPr="004718AD">
              <w:rPr>
                <w:rFonts w:eastAsia="標楷體"/>
                <w:lang w:val="vi-VN"/>
              </w:rPr>
              <w:t>經</w:t>
            </w:r>
            <w:ins w:id="30" w:author="羅亦淞" w:date="2022-01-11T10:42:00Z">
              <w:r w:rsidR="00B85E17">
                <w:rPr>
                  <w:rFonts w:eastAsia="標楷體" w:hint="eastAsia"/>
                  <w:lang w:val="vi-VN"/>
                </w:rPr>
                <w:t>部門主管</w:t>
              </w:r>
            </w:ins>
            <w:r w:rsidR="008372B0" w:rsidRPr="004718AD">
              <w:rPr>
                <w:rFonts w:eastAsia="標楷體"/>
                <w:lang w:val="vi-VN"/>
              </w:rPr>
              <w:t>核准</w:t>
            </w:r>
            <w:r w:rsidR="008372B0" w:rsidRPr="004718AD">
              <w:rPr>
                <w:rFonts w:eastAsia="標楷體" w:hint="eastAsia"/>
                <w:lang w:val="vi-VN"/>
              </w:rPr>
              <w:t>後</w:t>
            </w:r>
            <w:r w:rsidR="00415E7E" w:rsidRPr="004718AD">
              <w:rPr>
                <w:rFonts w:eastAsia="標楷體" w:hint="eastAsia"/>
              </w:rPr>
              <w:t>確實執行。</w:t>
            </w:r>
          </w:p>
          <w:p w14:paraId="1D08393A" w14:textId="392939EF" w:rsidR="00415E7E" w:rsidRPr="004718AD" w:rsidRDefault="00B34238" w:rsidP="0068739E">
            <w:pPr>
              <w:pStyle w:val="af4"/>
              <w:keepLines/>
              <w:numPr>
                <w:ilvl w:val="0"/>
                <w:numId w:val="17"/>
              </w:numPr>
              <w:adjustRightInd/>
              <w:spacing w:line="240" w:lineRule="auto"/>
              <w:ind w:leftChars="0"/>
              <w:jc w:val="both"/>
              <w:textAlignment w:val="auto"/>
              <w:rPr>
                <w:rFonts w:eastAsia="標楷體"/>
              </w:rPr>
            </w:pPr>
            <w:r w:rsidRPr="004718AD">
              <w:rPr>
                <w:rFonts w:eastAsia="標楷體" w:hint="eastAsia"/>
              </w:rPr>
              <w:t>營運業務部</w:t>
            </w:r>
            <w:r w:rsidR="00415E7E" w:rsidRPr="004718AD">
              <w:rPr>
                <w:rFonts w:eastAsia="標楷體" w:hint="eastAsia"/>
              </w:rPr>
              <w:t>定期進行實際銷售量與預測銷售量的差異分析，著手進行相關應對之規劃：</w:t>
            </w:r>
          </w:p>
          <w:p w14:paraId="1082EDD5" w14:textId="6D279261" w:rsidR="00415E7E" w:rsidRPr="004718AD" w:rsidRDefault="00A73EC4" w:rsidP="0068739E">
            <w:pPr>
              <w:pStyle w:val="af4"/>
              <w:keepLines/>
              <w:numPr>
                <w:ilvl w:val="1"/>
                <w:numId w:val="17"/>
              </w:numPr>
              <w:adjustRightInd/>
              <w:spacing w:line="240" w:lineRule="auto"/>
              <w:ind w:leftChars="0"/>
              <w:jc w:val="both"/>
              <w:textAlignment w:val="auto"/>
              <w:rPr>
                <w:rFonts w:eastAsia="標楷體"/>
              </w:rPr>
            </w:pPr>
            <w:r w:rsidRPr="004718AD">
              <w:rPr>
                <w:rFonts w:eastAsia="標楷體" w:hint="eastAsia"/>
              </w:rPr>
              <w:t>營運業務部</w:t>
            </w:r>
            <w:r w:rsidR="00415E7E" w:rsidRPr="004718AD">
              <w:rPr>
                <w:rFonts w:eastAsia="標楷體" w:hint="eastAsia"/>
              </w:rPr>
              <w:t>將銷售預測之資訊提供予生管單位，並隨</w:t>
            </w:r>
            <w:r w:rsidR="00112638" w:rsidRPr="004718AD">
              <w:rPr>
                <w:rFonts w:eastAsia="標楷體" w:hint="eastAsia"/>
              </w:rPr>
              <w:t>時更新資訊，以使製造部</w:t>
            </w:r>
            <w:r w:rsidR="008C79D5" w:rsidRPr="004718AD">
              <w:rPr>
                <w:rFonts w:eastAsia="標楷體" w:hint="eastAsia"/>
              </w:rPr>
              <w:t>能預先規劃與調度產能</w:t>
            </w:r>
            <w:r w:rsidR="00415E7E" w:rsidRPr="004718AD">
              <w:rPr>
                <w:rFonts w:eastAsia="標楷體" w:hint="eastAsia"/>
              </w:rPr>
              <w:t>。</w:t>
            </w:r>
          </w:p>
          <w:p w14:paraId="5C0A5570" w14:textId="576C14F2" w:rsidR="00A73EC4" w:rsidRPr="00A73EC4" w:rsidRDefault="004B4BB6" w:rsidP="0068739E">
            <w:pPr>
              <w:pStyle w:val="af4"/>
              <w:keepLines/>
              <w:numPr>
                <w:ilvl w:val="1"/>
                <w:numId w:val="17"/>
              </w:numPr>
              <w:adjustRightInd/>
              <w:spacing w:line="240" w:lineRule="auto"/>
              <w:ind w:leftChars="0"/>
              <w:jc w:val="both"/>
              <w:textAlignment w:val="auto"/>
              <w:rPr>
                <w:rFonts w:eastAsia="標楷體"/>
              </w:rPr>
            </w:pPr>
            <w:r w:rsidRPr="004718AD">
              <w:rPr>
                <w:rFonts w:eastAsia="標楷體"/>
              </w:rPr>
              <w:t>若需調整</w:t>
            </w:r>
            <w:r w:rsidRPr="004718AD">
              <w:rPr>
                <w:rFonts w:ascii="標楷體" w:eastAsia="標楷體" w:hAnsi="標楷體" w:hint="eastAsia"/>
              </w:rPr>
              <w:t>「</w:t>
            </w:r>
            <w:r w:rsidR="00465954" w:rsidRPr="004718AD">
              <w:rPr>
                <w:rFonts w:eastAsia="標楷體" w:hint="eastAsia"/>
              </w:rPr>
              <w:t>年度銷售計畫</w:t>
            </w:r>
            <w:r w:rsidRPr="004718AD">
              <w:rPr>
                <w:rFonts w:ascii="標楷體" w:eastAsia="標楷體" w:hAnsi="標楷體" w:hint="eastAsia"/>
              </w:rPr>
              <w:t>」</w:t>
            </w:r>
            <w:r w:rsidR="00A73EC4" w:rsidRPr="004718AD">
              <w:rPr>
                <w:rFonts w:eastAsia="標楷體"/>
              </w:rPr>
              <w:t>，</w:t>
            </w:r>
            <w:r w:rsidR="003B5BE6" w:rsidRPr="004718AD">
              <w:rPr>
                <w:rFonts w:eastAsia="標楷體" w:hint="eastAsia"/>
              </w:rPr>
              <w:t>營運業務部</w:t>
            </w:r>
            <w:ins w:id="31" w:author="羅亦淞" w:date="2022-02-22T14:38:00Z">
              <w:r w:rsidR="00D326C2">
                <w:rPr>
                  <w:rFonts w:eastAsia="標楷體" w:hint="eastAsia"/>
                </w:rPr>
                <w:t>部門主管</w:t>
              </w:r>
            </w:ins>
            <w:r w:rsidR="00A73EC4" w:rsidRPr="004718AD">
              <w:rPr>
                <w:rFonts w:eastAsia="標楷體"/>
              </w:rPr>
              <w:t>應</w:t>
            </w:r>
            <w:r w:rsidR="003B5BE6" w:rsidRPr="004718AD">
              <w:rPr>
                <w:rFonts w:eastAsia="標楷體"/>
              </w:rPr>
              <w:t>於</w:t>
            </w:r>
            <w:r w:rsidR="003B5BE6" w:rsidRPr="004718AD">
              <w:rPr>
                <w:rFonts w:eastAsia="標楷體" w:hint="eastAsia"/>
              </w:rPr>
              <w:t>主管</w:t>
            </w:r>
            <w:r w:rsidR="00A73EC4" w:rsidRPr="004718AD">
              <w:rPr>
                <w:rFonts w:eastAsia="標楷體"/>
              </w:rPr>
              <w:t>會議中提出，</w:t>
            </w:r>
            <w:r w:rsidR="00465954" w:rsidRPr="004718AD">
              <w:rPr>
                <w:rFonts w:eastAsia="標楷體" w:hint="eastAsia"/>
              </w:rPr>
              <w:t>並</w:t>
            </w:r>
            <w:r w:rsidR="00A73EC4" w:rsidRPr="004718AD">
              <w:rPr>
                <w:rFonts w:eastAsia="標楷體"/>
              </w:rPr>
              <w:t>經</w:t>
            </w:r>
            <w:ins w:id="32" w:author="羅亦淞" w:date="2022-01-11T10:43:00Z">
              <w:r w:rsidR="00B85E17">
                <w:rPr>
                  <w:rFonts w:eastAsia="標楷體" w:hint="eastAsia"/>
                </w:rPr>
                <w:t>總經理</w:t>
              </w:r>
            </w:ins>
            <w:r w:rsidR="00A73EC4" w:rsidRPr="004718AD">
              <w:rPr>
                <w:rFonts w:eastAsia="標楷體"/>
              </w:rPr>
              <w:t>核准後始得變更。</w:t>
            </w:r>
          </w:p>
        </w:tc>
        <w:tc>
          <w:tcPr>
            <w:tcW w:w="5160" w:type="dxa"/>
            <w:tcBorders>
              <w:top w:val="single" w:sz="6" w:space="0" w:color="auto"/>
              <w:left w:val="single" w:sz="6" w:space="0" w:color="auto"/>
              <w:bottom w:val="single" w:sz="6" w:space="0" w:color="auto"/>
              <w:right w:val="single" w:sz="6" w:space="0" w:color="auto"/>
            </w:tcBorders>
          </w:tcPr>
          <w:p w14:paraId="4DF1991D" w14:textId="77777777" w:rsidR="00415E7E" w:rsidRDefault="00A73EC4" w:rsidP="007229F3">
            <w:pPr>
              <w:pStyle w:val="af4"/>
              <w:keepLines/>
              <w:numPr>
                <w:ilvl w:val="0"/>
                <w:numId w:val="42"/>
              </w:numPr>
              <w:adjustRightInd/>
              <w:spacing w:line="240" w:lineRule="auto"/>
              <w:ind w:leftChars="0"/>
              <w:jc w:val="both"/>
              <w:textAlignment w:val="auto"/>
              <w:rPr>
                <w:rFonts w:eastAsia="標楷體"/>
              </w:rPr>
            </w:pPr>
            <w:r>
              <w:rPr>
                <w:rFonts w:eastAsia="標楷體" w:hint="eastAsia"/>
              </w:rPr>
              <w:t>將銷售預測與實際銷售額互相比較，定期做績效評估與檢討</w:t>
            </w:r>
            <w:r w:rsidR="00415E7E" w:rsidRPr="00A73EC4">
              <w:rPr>
                <w:rFonts w:eastAsia="標楷體" w:hint="eastAsia"/>
              </w:rPr>
              <w:t>。</w:t>
            </w:r>
          </w:p>
          <w:p w14:paraId="2B5A8411" w14:textId="12D14B1E" w:rsidR="006D3C64" w:rsidRPr="00A73EC4" w:rsidRDefault="004B4BB6" w:rsidP="007229F3">
            <w:pPr>
              <w:pStyle w:val="af4"/>
              <w:keepLines/>
              <w:numPr>
                <w:ilvl w:val="0"/>
                <w:numId w:val="42"/>
              </w:numPr>
              <w:adjustRightInd/>
              <w:spacing w:line="240" w:lineRule="auto"/>
              <w:ind w:leftChars="0"/>
              <w:jc w:val="both"/>
              <w:textAlignment w:val="auto"/>
              <w:rPr>
                <w:rFonts w:eastAsia="標楷體"/>
              </w:rPr>
            </w:pPr>
            <w:r>
              <w:rPr>
                <w:rFonts w:ascii="標楷體" w:eastAsia="標楷體" w:hAnsi="標楷體" w:hint="eastAsia"/>
              </w:rPr>
              <w:t>「</w:t>
            </w:r>
            <w:r w:rsidR="00465954">
              <w:rPr>
                <w:rFonts w:eastAsia="標楷體" w:hint="eastAsia"/>
              </w:rPr>
              <w:t>年度</w:t>
            </w:r>
            <w:r w:rsidR="00465954" w:rsidRPr="004050D4">
              <w:rPr>
                <w:rFonts w:eastAsia="標楷體" w:hint="eastAsia"/>
              </w:rPr>
              <w:t>銷售</w:t>
            </w:r>
            <w:r w:rsidR="00465954">
              <w:rPr>
                <w:rFonts w:eastAsia="標楷體" w:hint="eastAsia"/>
              </w:rPr>
              <w:t>計畫</w:t>
            </w:r>
            <w:r>
              <w:rPr>
                <w:rFonts w:ascii="標楷體" w:eastAsia="標楷體" w:hAnsi="標楷體" w:hint="eastAsia"/>
              </w:rPr>
              <w:t>」</w:t>
            </w:r>
            <w:r w:rsidR="006D3C64" w:rsidRPr="006D3C64">
              <w:rPr>
                <w:rFonts w:eastAsia="標楷體"/>
              </w:rPr>
              <w:t>若有調整需求，須依經</w:t>
            </w:r>
            <w:ins w:id="33" w:author="羅亦淞" w:date="2022-01-11T10:43:00Z">
              <w:r w:rsidR="00B85E17">
                <w:rPr>
                  <w:rFonts w:eastAsia="標楷體" w:hint="eastAsia"/>
                </w:rPr>
                <w:t>總經理</w:t>
              </w:r>
            </w:ins>
            <w:r w:rsidR="006D3C64" w:rsidRPr="006D3C64">
              <w:rPr>
                <w:rFonts w:eastAsia="標楷體"/>
              </w:rPr>
              <w:t>核准後始得變更。</w:t>
            </w:r>
          </w:p>
        </w:tc>
        <w:tc>
          <w:tcPr>
            <w:tcW w:w="3912" w:type="dxa"/>
            <w:tcBorders>
              <w:top w:val="single" w:sz="6" w:space="0" w:color="auto"/>
              <w:left w:val="single" w:sz="6" w:space="0" w:color="auto"/>
              <w:bottom w:val="single" w:sz="6" w:space="0" w:color="auto"/>
              <w:right w:val="single" w:sz="6" w:space="0" w:color="auto"/>
            </w:tcBorders>
          </w:tcPr>
          <w:p w14:paraId="4A894FF9" w14:textId="77777777" w:rsidR="00415E7E" w:rsidRPr="00D27052" w:rsidRDefault="00415E7E" w:rsidP="007229F3">
            <w:pPr>
              <w:numPr>
                <w:ilvl w:val="0"/>
                <w:numId w:val="43"/>
              </w:numPr>
              <w:autoSpaceDE w:val="0"/>
              <w:autoSpaceDN w:val="0"/>
              <w:spacing w:line="240" w:lineRule="auto"/>
              <w:jc w:val="both"/>
              <w:rPr>
                <w:rFonts w:eastAsia="標楷體"/>
                <w:szCs w:val="24"/>
              </w:rPr>
            </w:pPr>
            <w:r w:rsidRPr="00D27052">
              <w:rPr>
                <w:rFonts w:eastAsia="標楷體"/>
                <w:szCs w:val="24"/>
              </w:rPr>
              <w:t>依據資料：</w:t>
            </w:r>
          </w:p>
          <w:p w14:paraId="4741C0AA" w14:textId="31A1CBE9" w:rsidR="00415E7E" w:rsidRDefault="00A73EC4" w:rsidP="007229F3">
            <w:pPr>
              <w:pStyle w:val="af4"/>
              <w:keepLines/>
              <w:numPr>
                <w:ilvl w:val="1"/>
                <w:numId w:val="43"/>
              </w:numPr>
              <w:adjustRightInd/>
              <w:spacing w:line="240" w:lineRule="auto"/>
              <w:ind w:leftChars="0"/>
              <w:jc w:val="both"/>
              <w:textAlignment w:val="auto"/>
              <w:rPr>
                <w:rFonts w:eastAsia="標楷體"/>
              </w:rPr>
            </w:pPr>
            <w:r>
              <w:rPr>
                <w:rFonts w:eastAsia="標楷體" w:hint="eastAsia"/>
              </w:rPr>
              <w:t>預算管理辦法</w:t>
            </w:r>
          </w:p>
          <w:p w14:paraId="40892282" w14:textId="77777777" w:rsidR="00415E7E" w:rsidRPr="00D27052" w:rsidRDefault="00415E7E" w:rsidP="00415E7E">
            <w:pPr>
              <w:keepLines/>
              <w:adjustRightInd/>
              <w:spacing w:line="240" w:lineRule="auto"/>
              <w:ind w:left="480"/>
              <w:jc w:val="both"/>
              <w:textAlignment w:val="auto"/>
              <w:rPr>
                <w:rFonts w:eastAsia="標楷體"/>
              </w:rPr>
            </w:pPr>
          </w:p>
          <w:p w14:paraId="67FDAC84" w14:textId="77777777" w:rsidR="00415E7E" w:rsidRPr="00D27052" w:rsidRDefault="00415E7E" w:rsidP="007229F3">
            <w:pPr>
              <w:numPr>
                <w:ilvl w:val="0"/>
                <w:numId w:val="43"/>
              </w:numPr>
              <w:autoSpaceDE w:val="0"/>
              <w:autoSpaceDN w:val="0"/>
              <w:spacing w:line="240" w:lineRule="auto"/>
              <w:jc w:val="both"/>
              <w:rPr>
                <w:rFonts w:eastAsia="標楷體"/>
                <w:szCs w:val="24"/>
              </w:rPr>
            </w:pPr>
            <w:r w:rsidRPr="00D27052">
              <w:rPr>
                <w:rFonts w:eastAsia="標楷體"/>
                <w:szCs w:val="24"/>
              </w:rPr>
              <w:tab/>
            </w:r>
            <w:r w:rsidRPr="00D27052">
              <w:rPr>
                <w:rFonts w:eastAsia="標楷體"/>
                <w:szCs w:val="24"/>
              </w:rPr>
              <w:t>使用表單：</w:t>
            </w:r>
          </w:p>
          <w:p w14:paraId="13977DF1" w14:textId="1690E3AD" w:rsidR="00415E7E" w:rsidRPr="00A5486C" w:rsidRDefault="00465954" w:rsidP="007229F3">
            <w:pPr>
              <w:pStyle w:val="af4"/>
              <w:keepLines/>
              <w:numPr>
                <w:ilvl w:val="1"/>
                <w:numId w:val="43"/>
              </w:numPr>
              <w:adjustRightInd/>
              <w:spacing w:line="240" w:lineRule="auto"/>
              <w:ind w:leftChars="0"/>
              <w:jc w:val="both"/>
              <w:textAlignment w:val="auto"/>
              <w:rPr>
                <w:rFonts w:eastAsia="標楷體"/>
              </w:rPr>
            </w:pPr>
            <w:r>
              <w:rPr>
                <w:rFonts w:eastAsia="標楷體" w:hint="eastAsia"/>
              </w:rPr>
              <w:t>年度</w:t>
            </w:r>
            <w:r w:rsidR="00B34238" w:rsidRPr="004050D4">
              <w:rPr>
                <w:rFonts w:eastAsia="標楷體" w:hint="eastAsia"/>
              </w:rPr>
              <w:t>銷售</w:t>
            </w:r>
            <w:r>
              <w:rPr>
                <w:rFonts w:eastAsia="標楷體" w:hint="eastAsia"/>
              </w:rPr>
              <w:t>計畫</w:t>
            </w:r>
          </w:p>
        </w:tc>
      </w:tr>
    </w:tbl>
    <w:p w14:paraId="13027CC3" w14:textId="7849C001" w:rsidR="00B34238" w:rsidRDefault="00B34238">
      <w:pPr>
        <w:widowControl/>
        <w:adjustRightInd/>
        <w:spacing w:line="240" w:lineRule="auto"/>
        <w:textAlignment w:val="auto"/>
      </w:pPr>
    </w:p>
    <w:p w14:paraId="4057E60B" w14:textId="39AC3988" w:rsidR="00A16B3A" w:rsidRDefault="00B34238">
      <w:pPr>
        <w:widowControl/>
        <w:adjustRightInd/>
        <w:spacing w:line="240" w:lineRule="auto"/>
        <w:textAlignment w:val="auto"/>
      </w:pPr>
      <w:r>
        <w:br w:type="page"/>
      </w:r>
    </w:p>
    <w:p w14:paraId="1F27F0C6" w14:textId="668CA374" w:rsidR="00A16B3A" w:rsidRDefault="00394FE5">
      <w:pPr>
        <w:widowControl/>
        <w:adjustRightInd/>
        <w:spacing w:line="240" w:lineRule="auto"/>
        <w:textAlignment w:val="auto"/>
      </w:pPr>
      <w:r w:rsidRPr="00394FE5">
        <w:rPr>
          <w:rFonts w:ascii="Calibri" w:eastAsia="新細明體" w:hAnsi="Calibri"/>
          <w:noProof/>
          <w:kern w:val="2"/>
          <w:szCs w:val="22"/>
        </w:rPr>
        <w:lastRenderedPageBreak/>
        <mc:AlternateContent>
          <mc:Choice Requires="wpc">
            <w:drawing>
              <wp:inline distT="0" distB="0" distL="0" distR="0" wp14:anchorId="3C678929" wp14:editId="4E5C2C44">
                <wp:extent cx="9450705" cy="5586513"/>
                <wp:effectExtent l="0" t="0" r="17145" b="33655"/>
                <wp:docPr id="567" name="畫布 56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519" name="矩形 519"/>
                        <wps:cNvSpPr/>
                        <wps:spPr>
                          <a:xfrm>
                            <a:off x="0" y="7043"/>
                            <a:ext cx="9450705" cy="34671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068E27AE" w14:textId="77777777" w:rsidR="008A4CD7" w:rsidRPr="006B5E1B" w:rsidRDefault="008A4CD7" w:rsidP="00394FE5">
                              <w:pPr>
                                <w:pStyle w:val="Web"/>
                                <w:spacing w:before="0" w:beforeAutospacing="0" w:after="0" w:afterAutospacing="0"/>
                                <w:rPr>
                                  <w:rFonts w:ascii="Times New Roman" w:hAnsi="Times New Roman" w:cs="Times New Roman"/>
                                </w:rPr>
                              </w:pPr>
                              <w:r w:rsidRPr="006B5E1B">
                                <w:rPr>
                                  <w:rFonts w:ascii="Times New Roman" w:hAnsi="Times New Roman" w:cs="Times New Roman"/>
                                  <w:kern w:val="2"/>
                                </w:rPr>
                                <w:t xml:space="preserve">CS-102 </w:t>
                              </w:r>
                              <w:r w:rsidRPr="006B5E1B">
                                <w:rPr>
                                  <w:rFonts w:ascii="Times New Roman" w:eastAsia="標楷體" w:hAnsi="Times New Roman" w:cs="Times New Roman"/>
                                  <w:kern w:val="2"/>
                                </w:rPr>
                                <w:t>客戶徵信及資料維護作業</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0" name="矩形 520"/>
                        <wps:cNvSpPr/>
                        <wps:spPr>
                          <a:xfrm>
                            <a:off x="334742" y="353651"/>
                            <a:ext cx="7063837" cy="293463"/>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1694E57A" w14:textId="77777777" w:rsidR="008A4CD7" w:rsidRDefault="008A4CD7" w:rsidP="00394FE5">
                              <w:pPr>
                                <w:pStyle w:val="Web"/>
                                <w:spacing w:before="0" w:beforeAutospacing="0" w:after="0" w:afterAutospacing="0"/>
                                <w:jc w:val="center"/>
                              </w:pPr>
                              <w:r>
                                <w:rPr>
                                  <w:rFonts w:ascii="標楷體" w:eastAsia="標楷體" w:hAnsi="標楷體" w:cs="Times New Roman" w:hint="eastAsia"/>
                                  <w:kern w:val="2"/>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1" name="矩形 521"/>
                        <wps:cNvSpPr/>
                        <wps:spPr>
                          <a:xfrm>
                            <a:off x="1" y="353516"/>
                            <a:ext cx="334741" cy="5204243"/>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693433B0" w14:textId="77777777" w:rsidR="008A4CD7" w:rsidRDefault="008A4CD7" w:rsidP="00394FE5">
                              <w:pPr>
                                <w:pStyle w:val="Web"/>
                                <w:spacing w:before="0" w:beforeAutospacing="0" w:after="0" w:afterAutospacing="0"/>
                              </w:pPr>
                              <w:r>
                                <w:rPr>
                                  <w:rFonts w:ascii="標楷體" w:hAnsi="標楷體" w:cs="Times New Roman" w:hint="eastAsia"/>
                                  <w:kern w:val="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2" name="流程圖: 結束點 522"/>
                        <wps:cNvSpPr/>
                        <wps:spPr>
                          <a:xfrm>
                            <a:off x="808994" y="814269"/>
                            <a:ext cx="1251922" cy="734574"/>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12AFD3E3" w14:textId="77777777" w:rsidR="008A4CD7" w:rsidRPr="00AA40B5" w:rsidRDefault="008A4CD7" w:rsidP="00394FE5">
                              <w:pPr>
                                <w:pStyle w:val="Web"/>
                                <w:spacing w:before="0" w:beforeAutospacing="0" w:after="0" w:afterAutospacing="0"/>
                                <w:jc w:val="center"/>
                                <w:rPr>
                                  <w:rFonts w:ascii="標楷體" w:eastAsia="標楷體" w:hAnsi="標楷體" w:cs="Times New Roman"/>
                                  <w:kern w:val="2"/>
                                  <w:sz w:val="20"/>
                                </w:rPr>
                              </w:pPr>
                              <w:r w:rsidRPr="00AA40B5">
                                <w:rPr>
                                  <w:rFonts w:ascii="標楷體" w:eastAsia="標楷體" w:hAnsi="標楷體" w:cs="Times New Roman" w:hint="eastAsia"/>
                                  <w:kern w:val="2"/>
                                  <w:sz w:val="20"/>
                                </w:rPr>
                                <w:t>客戶</w:t>
                              </w:r>
                              <w:r>
                                <w:rPr>
                                  <w:rFonts w:ascii="標楷體" w:eastAsia="標楷體" w:hAnsi="標楷體" w:cs="Times New Roman" w:hint="eastAsia"/>
                                  <w:kern w:val="2"/>
                                  <w:sz w:val="20"/>
                                </w:rPr>
                                <w:t>及代理商</w:t>
                              </w:r>
                              <w:r w:rsidRPr="00AA40B5">
                                <w:rPr>
                                  <w:rFonts w:ascii="標楷體" w:eastAsia="標楷體" w:hAnsi="標楷體" w:cs="Times New Roman" w:hint="eastAsia"/>
                                  <w:kern w:val="2"/>
                                  <w:sz w:val="20"/>
                                </w:rPr>
                                <w:t>資料建立</w:t>
                              </w:r>
                              <w:r w:rsidRPr="00AA40B5">
                                <w:rPr>
                                  <w:rFonts w:ascii="標楷體" w:eastAsia="標楷體" w:hAnsi="標楷體" w:cs="Times New Roman"/>
                                  <w:kern w:val="2"/>
                                  <w:sz w:val="20"/>
                                </w:rPr>
                                <w:t>開始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3" name="矩形 523"/>
                        <wps:cNvSpPr/>
                        <wps:spPr>
                          <a:xfrm>
                            <a:off x="7398505" y="340722"/>
                            <a:ext cx="2052200" cy="31248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7E6062FC" w14:textId="77777777" w:rsidR="008A4CD7" w:rsidRDefault="008A4CD7" w:rsidP="00394FE5">
                              <w:pPr>
                                <w:pStyle w:val="Web"/>
                                <w:spacing w:before="0" w:beforeAutospacing="0" w:after="0" w:afterAutospacing="0"/>
                                <w:jc w:val="center"/>
                              </w:pPr>
                              <w:r>
                                <w:rPr>
                                  <w:rFonts w:eastAsia="標楷體" w:hAnsi="標楷體" w:cs="Times New Roman" w:hint="eastAsia"/>
                                </w:rPr>
                                <w:t>財務單位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4" name="矩形 524"/>
                        <wps:cNvSpPr/>
                        <wps:spPr>
                          <a:xfrm>
                            <a:off x="809235" y="1749051"/>
                            <a:ext cx="1248164" cy="53751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2C24E3D" w14:textId="77777777" w:rsidR="008A4CD7" w:rsidRPr="00AA40B5" w:rsidRDefault="008A4CD7" w:rsidP="00394FE5">
                              <w:pPr>
                                <w:pStyle w:val="Web"/>
                                <w:spacing w:before="0" w:beforeAutospacing="0" w:after="0" w:afterAutospacing="0"/>
                                <w:jc w:val="center"/>
                                <w:rPr>
                                  <w:sz w:val="20"/>
                                </w:rPr>
                              </w:pPr>
                              <w:r w:rsidRPr="00AA40B5">
                                <w:rPr>
                                  <w:rFonts w:ascii="標楷體" w:eastAsia="標楷體" w:hAnsi="標楷體" w:cs="Times New Roman" w:hint="eastAsia"/>
                                  <w:kern w:val="2"/>
                                  <w:sz w:val="20"/>
                                </w:rPr>
                                <w:t>取得客戶</w:t>
                              </w:r>
                              <w:r>
                                <w:rPr>
                                  <w:rFonts w:ascii="標楷體" w:eastAsia="標楷體" w:hAnsi="標楷體" w:cs="Times New Roman" w:hint="eastAsia"/>
                                  <w:kern w:val="2"/>
                                  <w:sz w:val="20"/>
                                </w:rPr>
                                <w:t>及代理商</w:t>
                              </w:r>
                              <w:r w:rsidRPr="00AA40B5">
                                <w:rPr>
                                  <w:rFonts w:ascii="標楷體" w:eastAsia="標楷體" w:hAnsi="標楷體" w:cs="Times New Roman" w:hint="eastAsia"/>
                                  <w:kern w:val="2"/>
                                  <w:sz w:val="20"/>
                                </w:rPr>
                                <w:t>聯繫資料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5" name="流程圖: 決策 525"/>
                        <wps:cNvSpPr/>
                        <wps:spPr>
                          <a:xfrm>
                            <a:off x="809528" y="2717814"/>
                            <a:ext cx="1245673" cy="69342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03405B32" w14:textId="77777777" w:rsidR="008A4CD7" w:rsidRPr="00AA40B5" w:rsidRDefault="008A4CD7" w:rsidP="00394FE5">
                              <w:pPr>
                                <w:pStyle w:val="Web"/>
                                <w:spacing w:before="0" w:beforeAutospacing="0" w:after="0" w:afterAutospacing="0"/>
                                <w:jc w:val="center"/>
                                <w:rPr>
                                  <w:sz w:val="20"/>
                                </w:rPr>
                              </w:pPr>
                              <w:r w:rsidRPr="00AA40B5">
                                <w:rPr>
                                  <w:rFonts w:ascii="標楷體" w:eastAsia="標楷體" w:hAnsi="標楷體" w:cs="Times New Roman" w:hint="eastAsia"/>
                                  <w:kern w:val="2"/>
                                  <w:sz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6" name="矩形 526"/>
                        <wps:cNvSpPr/>
                        <wps:spPr>
                          <a:xfrm>
                            <a:off x="933320" y="4387700"/>
                            <a:ext cx="1247775" cy="5372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6F74941"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登錄客戶主檔</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7" name="流程圖: 結束點 527"/>
                        <wps:cNvSpPr/>
                        <wps:spPr>
                          <a:xfrm>
                            <a:off x="3219548" y="814270"/>
                            <a:ext cx="1251585" cy="73406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67C23661"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客戶及代理商資料變更開始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8" name="矩形 528"/>
                        <wps:cNvSpPr/>
                        <wps:spPr>
                          <a:xfrm>
                            <a:off x="3223358" y="1770088"/>
                            <a:ext cx="1247775" cy="5372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0AD0A12"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重新填寫客戶及代理商資料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9" name="矩形 529"/>
                        <wps:cNvSpPr/>
                        <wps:spPr>
                          <a:xfrm>
                            <a:off x="5402811" y="921685"/>
                            <a:ext cx="1247775" cy="5372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9681E6C"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確認相關交易已結案</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0" name="矩形 530"/>
                        <wps:cNvSpPr/>
                        <wps:spPr>
                          <a:xfrm>
                            <a:off x="5405351" y="1770089"/>
                            <a:ext cx="1247775" cy="5372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A63CC76" w14:textId="60C00B3C" w:rsidR="008A4CD7" w:rsidRDefault="008A4CD7" w:rsidP="00394FE5">
                              <w:pPr>
                                <w:pStyle w:val="Web"/>
                                <w:spacing w:before="0" w:beforeAutospacing="0" w:after="0" w:afterAutospacing="0"/>
                                <w:jc w:val="center"/>
                              </w:pPr>
                              <w:r>
                                <w:rPr>
                                  <w:rFonts w:eastAsia="標楷體" w:hAnsi="標楷體" w:cs="Times New Roman" w:hint="eastAsia"/>
                                  <w:sz w:val="20"/>
                                  <w:szCs w:val="20"/>
                                </w:rPr>
                                <w:t>填寫</w:t>
                              </w:r>
                              <w:ins w:id="34" w:author="Chan, Isabel T." w:date="2022-03-02T10:21:00Z">
                                <w:r>
                                  <w:rPr>
                                    <w:rFonts w:eastAsia="標楷體" w:hAnsi="標楷體" w:cs="Times New Roman" w:hint="eastAsia"/>
                                    <w:sz w:val="20"/>
                                    <w:szCs w:val="20"/>
                                  </w:rPr>
                                  <w:t>簽呈</w:t>
                                </w:r>
                              </w:ins>
                              <w:del w:id="35" w:author="Chan, Isabel T." w:date="2022-03-02T10:21:00Z">
                                <w:r w:rsidDel="006B13F5">
                                  <w:rPr>
                                    <w:rFonts w:eastAsia="標楷體" w:hAnsi="標楷體" w:cs="Times New Roman" w:hint="eastAsia"/>
                                    <w:sz w:val="20"/>
                                    <w:szCs w:val="20"/>
                                  </w:rPr>
                                  <w:delText>內部聯絡單</w:delText>
                                </w:r>
                              </w:del>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1" name="流程圖: 文件 531"/>
                        <wps:cNvSpPr/>
                        <wps:spPr>
                          <a:xfrm>
                            <a:off x="1539146" y="2184927"/>
                            <a:ext cx="1064354" cy="386823"/>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01A77954" w14:textId="77777777" w:rsidR="008A4CD7" w:rsidRPr="00AA40B5" w:rsidRDefault="008A4CD7" w:rsidP="00394FE5">
                              <w:pPr>
                                <w:pStyle w:val="Web"/>
                                <w:spacing w:before="0" w:beforeAutospacing="0" w:after="0" w:afterAutospacing="0"/>
                                <w:jc w:val="center"/>
                                <w:rPr>
                                  <w:sz w:val="20"/>
                                </w:rPr>
                              </w:pPr>
                              <w:r w:rsidRPr="00AA40B5">
                                <w:rPr>
                                  <w:rFonts w:ascii="標楷體" w:eastAsia="標楷體" w:hAnsi="標楷體" w:cs="Times New Roman" w:hint="eastAsia"/>
                                  <w:kern w:val="2"/>
                                  <w:sz w:val="20"/>
                                </w:rPr>
                                <w:t>客戶基本資料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2" name="直線單箭頭接點 532"/>
                        <wps:cNvCnPr/>
                        <wps:spPr>
                          <a:xfrm flipH="1">
                            <a:off x="1433317" y="1548744"/>
                            <a:ext cx="1638" cy="200196"/>
                          </a:xfrm>
                          <a:prstGeom prst="straightConnector1">
                            <a:avLst/>
                          </a:prstGeom>
                          <a:noFill/>
                          <a:ln w="12700" cap="flat" cmpd="sng" algn="ctr">
                            <a:solidFill>
                              <a:sysClr val="windowText" lastClr="000000"/>
                            </a:solidFill>
                            <a:prstDash val="solid"/>
                            <a:miter lim="800000"/>
                            <a:tailEnd type="triangle"/>
                          </a:ln>
                          <a:effectLst/>
                        </wps:spPr>
                        <wps:bodyPr/>
                      </wps:wsp>
                      <wps:wsp>
                        <wps:cNvPr id="533" name="直線單箭頭接點 533"/>
                        <wps:cNvCnPr>
                          <a:stCxn id="524" idx="2"/>
                          <a:endCxn id="525" idx="0"/>
                        </wps:cNvCnPr>
                        <wps:spPr>
                          <a:xfrm flipH="1">
                            <a:off x="1432365" y="2286344"/>
                            <a:ext cx="952" cy="431206"/>
                          </a:xfrm>
                          <a:prstGeom prst="straightConnector1">
                            <a:avLst/>
                          </a:prstGeom>
                          <a:noFill/>
                          <a:ln w="12700" cap="flat" cmpd="sng" algn="ctr">
                            <a:solidFill>
                              <a:sysClr val="windowText" lastClr="000000"/>
                            </a:solidFill>
                            <a:prstDash val="solid"/>
                            <a:miter lim="800000"/>
                            <a:tailEnd type="triangle"/>
                          </a:ln>
                          <a:effectLst/>
                        </wps:spPr>
                        <wps:bodyPr/>
                      </wps:wsp>
                      <wps:wsp>
                        <wps:cNvPr id="534" name="肘形接點 534"/>
                        <wps:cNvCnPr>
                          <a:stCxn id="525" idx="1"/>
                          <a:endCxn id="524" idx="1"/>
                        </wps:cNvCnPr>
                        <wps:spPr>
                          <a:xfrm rot="10800000">
                            <a:off x="809236" y="2017613"/>
                            <a:ext cx="293" cy="1046614"/>
                          </a:xfrm>
                          <a:prstGeom prst="bentConnector3">
                            <a:avLst>
                              <a:gd name="adj1" fmla="val 78120478"/>
                            </a:avLst>
                          </a:prstGeom>
                          <a:noFill/>
                          <a:ln w="12700" cap="flat" cmpd="sng" algn="ctr">
                            <a:solidFill>
                              <a:sysClr val="windowText" lastClr="000000"/>
                            </a:solidFill>
                            <a:prstDash val="solid"/>
                            <a:miter lim="800000"/>
                            <a:tailEnd type="triangle"/>
                          </a:ln>
                          <a:effectLst/>
                        </wps:spPr>
                        <wps:bodyPr/>
                      </wps:wsp>
                      <wps:wsp>
                        <wps:cNvPr id="535" name="矩形 535"/>
                        <wps:cNvSpPr/>
                        <wps:spPr>
                          <a:xfrm>
                            <a:off x="235780" y="2382360"/>
                            <a:ext cx="456565" cy="316230"/>
                          </a:xfrm>
                          <a:prstGeom prst="rect">
                            <a:avLst/>
                          </a:prstGeom>
                          <a:noFill/>
                          <a:ln w="12700" cap="flat" cmpd="sng" algn="ctr">
                            <a:noFill/>
                            <a:prstDash val="solid"/>
                            <a:miter lim="800000"/>
                          </a:ln>
                          <a:effectLst/>
                        </wps:spPr>
                        <wps:txbx>
                          <w:txbxContent>
                            <w:p w14:paraId="10E6304F"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cs="Times New Roman"/>
                                  <w:kern w:val="2"/>
                                  <w:sz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6" name="流程圖: 決策 536"/>
                        <wps:cNvSpPr/>
                        <wps:spPr>
                          <a:xfrm>
                            <a:off x="3229610" y="2621581"/>
                            <a:ext cx="1245235" cy="692785"/>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69D8014B"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7" name="直線單箭頭接點 537"/>
                        <wps:cNvCnPr/>
                        <wps:spPr>
                          <a:xfrm flipH="1">
                            <a:off x="3847246" y="1559879"/>
                            <a:ext cx="1807" cy="210097"/>
                          </a:xfrm>
                          <a:prstGeom prst="straightConnector1">
                            <a:avLst/>
                          </a:prstGeom>
                          <a:noFill/>
                          <a:ln w="12700" cap="flat" cmpd="sng" algn="ctr">
                            <a:solidFill>
                              <a:sysClr val="windowText" lastClr="000000"/>
                            </a:solidFill>
                            <a:prstDash val="solid"/>
                            <a:miter lim="800000"/>
                            <a:tailEnd type="triangle"/>
                          </a:ln>
                          <a:effectLst/>
                        </wps:spPr>
                        <wps:bodyPr/>
                      </wps:wsp>
                      <wps:wsp>
                        <wps:cNvPr id="538" name="直線單箭頭接點 538"/>
                        <wps:cNvCnPr>
                          <a:stCxn id="528" idx="2"/>
                          <a:endCxn id="536" idx="0"/>
                        </wps:cNvCnPr>
                        <wps:spPr>
                          <a:xfrm>
                            <a:off x="3847246" y="2307298"/>
                            <a:ext cx="4982" cy="314283"/>
                          </a:xfrm>
                          <a:prstGeom prst="straightConnector1">
                            <a:avLst/>
                          </a:prstGeom>
                          <a:noFill/>
                          <a:ln w="12700" cap="flat" cmpd="sng" algn="ctr">
                            <a:solidFill>
                              <a:sysClr val="windowText" lastClr="000000"/>
                            </a:solidFill>
                            <a:prstDash val="solid"/>
                            <a:miter lim="800000"/>
                            <a:tailEnd type="triangle"/>
                          </a:ln>
                          <a:effectLst/>
                        </wps:spPr>
                        <wps:bodyPr/>
                      </wps:wsp>
                      <wps:wsp>
                        <wps:cNvPr id="539" name="肘形接點 539"/>
                        <wps:cNvCnPr>
                          <a:stCxn id="536" idx="1"/>
                          <a:endCxn id="528" idx="1"/>
                        </wps:cNvCnPr>
                        <wps:spPr>
                          <a:xfrm rot="10800000">
                            <a:off x="3223358" y="2038694"/>
                            <a:ext cx="6252" cy="929281"/>
                          </a:xfrm>
                          <a:prstGeom prst="bentConnector3">
                            <a:avLst>
                              <a:gd name="adj1" fmla="val 3756430"/>
                            </a:avLst>
                          </a:prstGeom>
                          <a:noFill/>
                          <a:ln w="12700" cap="flat" cmpd="sng" algn="ctr">
                            <a:solidFill>
                              <a:sysClr val="windowText" lastClr="000000"/>
                            </a:solidFill>
                            <a:prstDash val="solid"/>
                            <a:miter lim="800000"/>
                            <a:tailEnd type="triangle"/>
                          </a:ln>
                          <a:effectLst/>
                        </wps:spPr>
                        <wps:bodyPr/>
                      </wps:wsp>
                      <wps:wsp>
                        <wps:cNvPr id="540" name="流程圖: 文件 540"/>
                        <wps:cNvSpPr/>
                        <wps:spPr>
                          <a:xfrm>
                            <a:off x="4033241" y="2217830"/>
                            <a:ext cx="1034060" cy="403749"/>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1EB6813D" w14:textId="77777777" w:rsidR="008A4CD7" w:rsidRDefault="008A4CD7" w:rsidP="00394FE5">
                              <w:pPr>
                                <w:pStyle w:val="Web"/>
                                <w:spacing w:before="0" w:beforeAutospacing="0" w:after="0" w:afterAutospacing="0"/>
                                <w:jc w:val="center"/>
                              </w:pPr>
                              <w:r w:rsidRPr="00AA40B5">
                                <w:rPr>
                                  <w:rFonts w:ascii="標楷體" w:eastAsia="標楷體" w:hAnsi="標楷體" w:cs="Times New Roman" w:hint="eastAsia"/>
                                  <w:kern w:val="2"/>
                                  <w:sz w:val="20"/>
                                </w:rPr>
                                <w:t>客戶基本資料</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1" name="流程圖: 文件 541"/>
                        <wps:cNvSpPr/>
                        <wps:spPr>
                          <a:xfrm>
                            <a:off x="6325467" y="2230068"/>
                            <a:ext cx="944434" cy="407144"/>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5A88BB01" w14:textId="2CD23E1E" w:rsidR="008A4CD7" w:rsidRDefault="008A4CD7" w:rsidP="00394FE5">
                              <w:pPr>
                                <w:pStyle w:val="Web"/>
                                <w:spacing w:before="0" w:beforeAutospacing="0" w:after="0" w:afterAutospacing="0"/>
                                <w:jc w:val="center"/>
                              </w:pPr>
                              <w:ins w:id="36" w:author="Chan, Isabel T." w:date="2022-03-02T10:21:00Z">
                                <w:r>
                                  <w:rPr>
                                    <w:rFonts w:eastAsia="標楷體" w:hAnsi="標楷體" w:cs="Times New Roman" w:hint="eastAsia"/>
                                    <w:sz w:val="20"/>
                                    <w:szCs w:val="20"/>
                                  </w:rPr>
                                  <w:t>簽呈</w:t>
                                </w:r>
                              </w:ins>
                              <w:del w:id="37" w:author="Chan, Isabel T." w:date="2022-03-02T10:21:00Z">
                                <w:r w:rsidDel="006B13F5">
                                  <w:rPr>
                                    <w:rFonts w:eastAsia="標楷體" w:hAnsi="標楷體" w:cs="Times New Roman" w:hint="eastAsia"/>
                                    <w:sz w:val="20"/>
                                    <w:szCs w:val="20"/>
                                  </w:rPr>
                                  <w:delText>內部聯絡單</w:delText>
                                </w:r>
                              </w:del>
                            </w:p>
                            <w:p w14:paraId="4A7AF7E5" w14:textId="77777777" w:rsidR="008A4CD7" w:rsidRDefault="008A4CD7" w:rsidP="00394FE5">
                              <w:pPr>
                                <w:pStyle w:val="Web"/>
                                <w:spacing w:before="0" w:beforeAutospacing="0" w:after="0" w:afterAutospacing="0"/>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2" name="矩形 542"/>
                        <wps:cNvSpPr/>
                        <wps:spPr>
                          <a:xfrm>
                            <a:off x="2636715" y="2394103"/>
                            <a:ext cx="456565" cy="315595"/>
                          </a:xfrm>
                          <a:prstGeom prst="rect">
                            <a:avLst/>
                          </a:prstGeom>
                          <a:noFill/>
                          <a:ln w="12700" cap="flat" cmpd="sng" algn="ctr">
                            <a:noFill/>
                            <a:prstDash val="solid"/>
                            <a:miter lim="800000"/>
                          </a:ln>
                          <a:effectLst/>
                        </wps:spPr>
                        <wps:txbx>
                          <w:txbxContent>
                            <w:p w14:paraId="6A84E08F"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sz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3" name="流程圖: 決策 543"/>
                        <wps:cNvSpPr/>
                        <wps:spPr>
                          <a:xfrm>
                            <a:off x="5405351" y="2521050"/>
                            <a:ext cx="1245235" cy="69215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06A7BC06"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4" name="直線單箭頭接點 544"/>
                        <wps:cNvCnPr>
                          <a:stCxn id="529" idx="2"/>
                          <a:endCxn id="530" idx="0"/>
                        </wps:cNvCnPr>
                        <wps:spPr>
                          <a:xfrm>
                            <a:off x="6026699" y="1458895"/>
                            <a:ext cx="2540" cy="311194"/>
                          </a:xfrm>
                          <a:prstGeom prst="straightConnector1">
                            <a:avLst/>
                          </a:prstGeom>
                          <a:noFill/>
                          <a:ln w="12700" cap="flat" cmpd="sng" algn="ctr">
                            <a:solidFill>
                              <a:sysClr val="windowText" lastClr="000000"/>
                            </a:solidFill>
                            <a:prstDash val="solid"/>
                            <a:miter lim="800000"/>
                            <a:tailEnd type="triangle"/>
                          </a:ln>
                          <a:effectLst/>
                        </wps:spPr>
                        <wps:bodyPr/>
                      </wps:wsp>
                      <wps:wsp>
                        <wps:cNvPr id="545" name="直線單箭頭接點 545"/>
                        <wps:cNvCnPr/>
                        <wps:spPr>
                          <a:xfrm flipH="1">
                            <a:off x="6027969" y="2307299"/>
                            <a:ext cx="1270" cy="213751"/>
                          </a:xfrm>
                          <a:prstGeom prst="straightConnector1">
                            <a:avLst/>
                          </a:prstGeom>
                          <a:noFill/>
                          <a:ln w="12700" cap="flat" cmpd="sng" algn="ctr">
                            <a:solidFill>
                              <a:sysClr val="windowText" lastClr="000000"/>
                            </a:solidFill>
                            <a:prstDash val="solid"/>
                            <a:miter lim="800000"/>
                            <a:tailEnd type="triangle"/>
                          </a:ln>
                          <a:effectLst/>
                        </wps:spPr>
                        <wps:bodyPr/>
                      </wps:wsp>
                      <wps:wsp>
                        <wps:cNvPr id="546" name="肘形接點 546"/>
                        <wps:cNvCnPr/>
                        <wps:spPr>
                          <a:xfrm rot="10800000">
                            <a:off x="5405351" y="2038695"/>
                            <a:ext cx="12700" cy="828431"/>
                          </a:xfrm>
                          <a:prstGeom prst="bentConnector3">
                            <a:avLst>
                              <a:gd name="adj1" fmla="val 1800000"/>
                            </a:avLst>
                          </a:prstGeom>
                          <a:noFill/>
                          <a:ln w="12700" cap="flat" cmpd="sng" algn="ctr">
                            <a:solidFill>
                              <a:sysClr val="windowText" lastClr="000000"/>
                            </a:solidFill>
                            <a:prstDash val="solid"/>
                            <a:miter lim="800000"/>
                            <a:tailEnd type="triangle"/>
                          </a:ln>
                          <a:effectLst/>
                        </wps:spPr>
                        <wps:bodyPr/>
                      </wps:wsp>
                      <wps:wsp>
                        <wps:cNvPr id="548" name="矩形 548"/>
                        <wps:cNvSpPr/>
                        <wps:spPr>
                          <a:xfrm>
                            <a:off x="5104325" y="2394491"/>
                            <a:ext cx="456565" cy="314960"/>
                          </a:xfrm>
                          <a:prstGeom prst="rect">
                            <a:avLst/>
                          </a:prstGeom>
                          <a:noFill/>
                          <a:ln w="12700" cap="flat" cmpd="sng" algn="ctr">
                            <a:noFill/>
                            <a:prstDash val="solid"/>
                            <a:miter lim="800000"/>
                          </a:ln>
                          <a:effectLst/>
                        </wps:spPr>
                        <wps:txbx>
                          <w:txbxContent>
                            <w:p w14:paraId="6BE4DF22"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sz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9" name="矩形 549"/>
                        <wps:cNvSpPr/>
                        <wps:spPr>
                          <a:xfrm>
                            <a:off x="5345905" y="4379251"/>
                            <a:ext cx="1247775" cy="5365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6511AF4"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系統註記</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0" name="矩形 550"/>
                        <wps:cNvSpPr/>
                        <wps:spPr>
                          <a:xfrm>
                            <a:off x="7970309" y="3396778"/>
                            <a:ext cx="1247775" cy="5365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083E95E" w14:textId="7B9F8184" w:rsidR="008A4CD7" w:rsidRDefault="008A4CD7" w:rsidP="00394FE5">
                              <w:pPr>
                                <w:pStyle w:val="Web"/>
                                <w:spacing w:before="0" w:beforeAutospacing="0" w:after="0" w:afterAutospacing="0"/>
                                <w:jc w:val="center"/>
                              </w:pPr>
                              <w:del w:id="38" w:author="羅亦淞" w:date="2022-01-11T10:44:00Z">
                                <w:r w:rsidDel="00B85E17">
                                  <w:rPr>
                                    <w:rFonts w:eastAsia="標楷體" w:hAnsi="標楷體" w:cs="Times New Roman" w:hint="eastAsia"/>
                                    <w:sz w:val="20"/>
                                    <w:szCs w:val="20"/>
                                  </w:rPr>
                                  <w:delText>審核</w:delText>
                                </w:r>
                              </w:del>
                              <w:ins w:id="39" w:author="羅亦淞" w:date="2022-01-11T10:44:00Z">
                                <w:r>
                                  <w:rPr>
                                    <w:rFonts w:eastAsia="標楷體" w:hAnsi="標楷體" w:cs="Times New Roman" w:hint="eastAsia"/>
                                    <w:sz w:val="20"/>
                                    <w:szCs w:val="20"/>
                                  </w:rPr>
                                  <w:t>財務單位會簽</w:t>
                                </w:r>
                              </w:ins>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1" name="矩形 551"/>
                        <wps:cNvSpPr/>
                        <wps:spPr>
                          <a:xfrm>
                            <a:off x="3173583" y="4379284"/>
                            <a:ext cx="1247775" cy="5365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F9C961C"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更新客戶主檔</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2" name="流程圖: 結束點 552"/>
                        <wps:cNvSpPr/>
                        <wps:spPr>
                          <a:xfrm>
                            <a:off x="3300201" y="5124847"/>
                            <a:ext cx="1005010" cy="355203"/>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45379DA4"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3" name="矩形 553"/>
                        <wps:cNvSpPr/>
                        <wps:spPr>
                          <a:xfrm>
                            <a:off x="1044901" y="3370598"/>
                            <a:ext cx="456565" cy="314960"/>
                          </a:xfrm>
                          <a:prstGeom prst="rect">
                            <a:avLst/>
                          </a:prstGeom>
                          <a:noFill/>
                          <a:ln w="12700" cap="flat" cmpd="sng" algn="ctr">
                            <a:noFill/>
                            <a:prstDash val="solid"/>
                            <a:miter lim="800000"/>
                          </a:ln>
                          <a:effectLst/>
                        </wps:spPr>
                        <wps:txbx>
                          <w:txbxContent>
                            <w:p w14:paraId="01A784E2"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hint="eastAsia"/>
                                  <w:sz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4" name="矩形 554"/>
                        <wps:cNvSpPr/>
                        <wps:spPr>
                          <a:xfrm>
                            <a:off x="3493276" y="3314045"/>
                            <a:ext cx="456565" cy="314325"/>
                          </a:xfrm>
                          <a:prstGeom prst="rect">
                            <a:avLst/>
                          </a:prstGeom>
                          <a:noFill/>
                          <a:ln w="12700" cap="flat" cmpd="sng" algn="ctr">
                            <a:noFill/>
                            <a:prstDash val="solid"/>
                            <a:miter lim="800000"/>
                          </a:ln>
                          <a:effectLst/>
                        </wps:spPr>
                        <wps:txbx>
                          <w:txbxContent>
                            <w:p w14:paraId="12A17F96"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sz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5" name="矩形 555"/>
                        <wps:cNvSpPr/>
                        <wps:spPr>
                          <a:xfrm>
                            <a:off x="5646127" y="3291334"/>
                            <a:ext cx="456565" cy="314325"/>
                          </a:xfrm>
                          <a:prstGeom prst="rect">
                            <a:avLst/>
                          </a:prstGeom>
                          <a:noFill/>
                          <a:ln w="12700" cap="flat" cmpd="sng" algn="ctr">
                            <a:noFill/>
                            <a:prstDash val="solid"/>
                            <a:miter lim="800000"/>
                          </a:ln>
                          <a:effectLst/>
                        </wps:spPr>
                        <wps:txbx>
                          <w:txbxContent>
                            <w:p w14:paraId="58A85AC9"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sz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6" name="矩形 556"/>
                        <wps:cNvSpPr/>
                        <wps:spPr>
                          <a:xfrm>
                            <a:off x="4132885" y="697791"/>
                            <a:ext cx="1551745" cy="483245"/>
                          </a:xfrm>
                          <a:prstGeom prst="rect">
                            <a:avLst/>
                          </a:prstGeom>
                          <a:noFill/>
                          <a:ln w="12700" cap="flat" cmpd="sng" algn="ctr">
                            <a:noFill/>
                            <a:prstDash val="solid"/>
                            <a:miter lim="800000"/>
                          </a:ln>
                          <a:effectLst/>
                        </wps:spPr>
                        <wps:txbx>
                          <w:txbxContent>
                            <w:p w14:paraId="4DAFA653" w14:textId="77777777" w:rsidR="008A4CD7" w:rsidRPr="00A9591A" w:rsidRDefault="008A4CD7" w:rsidP="00394FE5">
                              <w:pPr>
                                <w:pStyle w:val="Web"/>
                                <w:spacing w:before="0" w:beforeAutospacing="0" w:after="0" w:afterAutospacing="0"/>
                                <w:jc w:val="center"/>
                                <w:rPr>
                                  <w:rFonts w:ascii="標楷體" w:eastAsia="標楷體" w:hAnsi="標楷體"/>
                                  <w:sz w:val="20"/>
                                </w:rPr>
                              </w:pPr>
                              <w:del w:id="40" w:author="Chan, Isabel T." w:date="2022-03-02T10:20:00Z">
                                <w:r w:rsidRPr="00A9591A" w:rsidDel="006B13F5">
                                  <w:rPr>
                                    <w:rFonts w:ascii="標楷體" w:eastAsia="標楷體" w:hAnsi="標楷體" w:hint="eastAsia"/>
                                    <w:sz w:val="20"/>
                                  </w:rPr>
                                  <w:delText>已不適用或</w:delText>
                                </w:r>
                              </w:del>
                              <w:r w:rsidRPr="00A9591A">
                                <w:rPr>
                                  <w:rFonts w:ascii="標楷體" w:eastAsia="標楷體" w:hAnsi="標楷體" w:hint="eastAsia"/>
                                  <w:sz w:val="20"/>
                                </w:rPr>
                                <w:t>拒絕往來之客戶</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7" name="直線接點 557"/>
                        <wps:cNvCnPr/>
                        <wps:spPr>
                          <a:xfrm>
                            <a:off x="7398580" y="684090"/>
                            <a:ext cx="0" cy="4902005"/>
                          </a:xfrm>
                          <a:prstGeom prst="line">
                            <a:avLst/>
                          </a:prstGeom>
                          <a:noFill/>
                          <a:ln w="9525" cap="flat" cmpd="sng" algn="ctr">
                            <a:solidFill>
                              <a:sysClr val="windowText" lastClr="000000">
                                <a:lumMod val="50000"/>
                                <a:lumOff val="50000"/>
                              </a:sysClr>
                            </a:solidFill>
                            <a:prstDash val="solid"/>
                            <a:miter lim="800000"/>
                          </a:ln>
                          <a:effectLst/>
                        </wps:spPr>
                        <wps:bodyPr/>
                      </wps:wsp>
                      <wps:wsp>
                        <wps:cNvPr id="558" name="肘形接點 558"/>
                        <wps:cNvCnPr>
                          <a:stCxn id="525" idx="2"/>
                          <a:endCxn id="550" idx="1"/>
                        </wps:cNvCnPr>
                        <wps:spPr>
                          <a:xfrm rot="16200000" flipH="1">
                            <a:off x="4574421" y="269178"/>
                            <a:ext cx="253832" cy="6537944"/>
                          </a:xfrm>
                          <a:prstGeom prst="bentConnector2">
                            <a:avLst/>
                          </a:prstGeom>
                          <a:noFill/>
                          <a:ln w="12700" cap="flat" cmpd="sng" algn="ctr">
                            <a:solidFill>
                              <a:sysClr val="windowText" lastClr="000000"/>
                            </a:solidFill>
                            <a:prstDash val="solid"/>
                            <a:miter lim="800000"/>
                            <a:tailEnd type="triangle"/>
                          </a:ln>
                          <a:effectLst/>
                        </wps:spPr>
                        <wps:bodyPr/>
                      </wps:wsp>
                      <wps:wsp>
                        <wps:cNvPr id="559" name="直線接點 559"/>
                        <wps:cNvCnPr>
                          <a:stCxn id="536" idx="2"/>
                        </wps:cNvCnPr>
                        <wps:spPr>
                          <a:xfrm>
                            <a:off x="3852228" y="3314044"/>
                            <a:ext cx="0" cy="343201"/>
                          </a:xfrm>
                          <a:prstGeom prst="line">
                            <a:avLst/>
                          </a:prstGeom>
                          <a:noFill/>
                          <a:ln w="9525" cap="flat" cmpd="sng" algn="ctr">
                            <a:solidFill>
                              <a:sysClr val="windowText" lastClr="000000"/>
                            </a:solidFill>
                            <a:prstDash val="solid"/>
                            <a:miter lim="800000"/>
                          </a:ln>
                          <a:effectLst/>
                        </wps:spPr>
                        <wps:bodyPr/>
                      </wps:wsp>
                      <wps:wsp>
                        <wps:cNvPr id="560" name="直線接點 560"/>
                        <wps:cNvCnPr>
                          <a:stCxn id="543" idx="2"/>
                        </wps:cNvCnPr>
                        <wps:spPr>
                          <a:xfrm flipH="1">
                            <a:off x="6026699" y="3212888"/>
                            <a:ext cx="1270" cy="444002"/>
                          </a:xfrm>
                          <a:prstGeom prst="line">
                            <a:avLst/>
                          </a:prstGeom>
                          <a:noFill/>
                          <a:ln w="9525" cap="flat" cmpd="sng" algn="ctr">
                            <a:solidFill>
                              <a:sysClr val="windowText" lastClr="000000"/>
                            </a:solidFill>
                            <a:prstDash val="solid"/>
                            <a:miter lim="800000"/>
                          </a:ln>
                          <a:effectLst/>
                        </wps:spPr>
                        <wps:bodyPr/>
                      </wps:wsp>
                      <wps:wsp>
                        <wps:cNvPr id="561" name="肘形接點 561"/>
                        <wps:cNvCnPr/>
                        <wps:spPr>
                          <a:xfrm rot="5400000">
                            <a:off x="4864432" y="626185"/>
                            <a:ext cx="454292" cy="7068739"/>
                          </a:xfrm>
                          <a:prstGeom prst="bentConnector3">
                            <a:avLst>
                              <a:gd name="adj1" fmla="val 50000"/>
                            </a:avLst>
                          </a:prstGeom>
                          <a:noFill/>
                          <a:ln w="12700" cap="flat" cmpd="sng" algn="ctr">
                            <a:solidFill>
                              <a:sysClr val="windowText" lastClr="000000"/>
                            </a:solidFill>
                            <a:prstDash val="solid"/>
                            <a:miter lim="800000"/>
                            <a:tailEnd type="triangle"/>
                          </a:ln>
                          <a:effectLst/>
                        </wps:spPr>
                        <wps:bodyPr/>
                      </wps:wsp>
                      <wps:wsp>
                        <wps:cNvPr id="562" name="直線單箭頭接點 562"/>
                        <wps:cNvCnPr/>
                        <wps:spPr>
                          <a:xfrm>
                            <a:off x="3797471" y="4179807"/>
                            <a:ext cx="0" cy="199137"/>
                          </a:xfrm>
                          <a:prstGeom prst="straightConnector1">
                            <a:avLst/>
                          </a:prstGeom>
                          <a:noFill/>
                          <a:ln w="9525" cap="flat" cmpd="sng" algn="ctr">
                            <a:solidFill>
                              <a:sysClr val="windowText" lastClr="000000"/>
                            </a:solidFill>
                            <a:prstDash val="solid"/>
                            <a:miter lim="800000"/>
                            <a:tailEnd type="triangle"/>
                          </a:ln>
                          <a:effectLst/>
                        </wps:spPr>
                        <wps:bodyPr/>
                      </wps:wsp>
                      <wps:wsp>
                        <wps:cNvPr id="563" name="直線單箭頭接點 563"/>
                        <wps:cNvCnPr/>
                        <wps:spPr>
                          <a:xfrm>
                            <a:off x="5969793" y="4165849"/>
                            <a:ext cx="0" cy="212902"/>
                          </a:xfrm>
                          <a:prstGeom prst="straightConnector1">
                            <a:avLst/>
                          </a:prstGeom>
                          <a:noFill/>
                          <a:ln w="9525" cap="flat" cmpd="sng" algn="ctr">
                            <a:solidFill>
                              <a:sysClr val="windowText" lastClr="000000"/>
                            </a:solidFill>
                            <a:prstDash val="solid"/>
                            <a:miter lim="800000"/>
                            <a:tailEnd type="triangle"/>
                          </a:ln>
                          <a:effectLst/>
                        </wps:spPr>
                        <wps:bodyPr/>
                      </wps:wsp>
                      <wps:wsp>
                        <wps:cNvPr id="564" name="直線單箭頭接點 564"/>
                        <wps:cNvCnPr/>
                        <wps:spPr>
                          <a:xfrm>
                            <a:off x="3797471" y="4915859"/>
                            <a:ext cx="5235" cy="209486"/>
                          </a:xfrm>
                          <a:prstGeom prst="straightConnector1">
                            <a:avLst/>
                          </a:prstGeom>
                          <a:noFill/>
                          <a:ln w="9525" cap="flat" cmpd="sng" algn="ctr">
                            <a:solidFill>
                              <a:sysClr val="windowText" lastClr="000000"/>
                            </a:solidFill>
                            <a:prstDash val="solid"/>
                            <a:miter lim="800000"/>
                            <a:tailEnd type="triangle"/>
                          </a:ln>
                          <a:effectLst/>
                        </wps:spPr>
                        <wps:bodyPr/>
                      </wps:wsp>
                      <wps:wsp>
                        <wps:cNvPr id="565" name="肘形接點 565"/>
                        <wps:cNvCnPr>
                          <a:stCxn id="526" idx="2"/>
                        </wps:cNvCnPr>
                        <wps:spPr>
                          <a:xfrm rot="16200000" flipH="1">
                            <a:off x="2230687" y="4250952"/>
                            <a:ext cx="396035" cy="1742993"/>
                          </a:xfrm>
                          <a:prstGeom prst="bentConnector2">
                            <a:avLst/>
                          </a:prstGeom>
                          <a:noFill/>
                          <a:ln w="12700" cap="flat" cmpd="sng" algn="ctr">
                            <a:solidFill>
                              <a:sysClr val="windowText" lastClr="000000"/>
                            </a:solidFill>
                            <a:prstDash val="solid"/>
                            <a:miter lim="800000"/>
                            <a:tailEnd type="triangle"/>
                          </a:ln>
                          <a:effectLst/>
                        </wps:spPr>
                        <wps:bodyPr/>
                      </wps:wsp>
                      <wps:wsp>
                        <wps:cNvPr id="566" name="肘形接點 566"/>
                        <wps:cNvCnPr>
                          <a:stCxn id="549" idx="2"/>
                          <a:endCxn id="552" idx="3"/>
                        </wps:cNvCnPr>
                        <wps:spPr>
                          <a:xfrm rot="5400000">
                            <a:off x="4944210" y="4276350"/>
                            <a:ext cx="386585" cy="1664582"/>
                          </a:xfrm>
                          <a:prstGeom prst="bentConnector2">
                            <a:avLst/>
                          </a:prstGeom>
                          <a:noFill/>
                          <a:ln w="12700" cap="flat" cmpd="sng" algn="ctr">
                            <a:solidFill>
                              <a:sysClr val="windowText" lastClr="000000"/>
                            </a:solidFill>
                            <a:prstDash val="solid"/>
                            <a:miter lim="800000"/>
                            <a:tailEnd type="triangle"/>
                          </a:ln>
                          <a:effectLst/>
                        </wps:spPr>
                        <wps:bodyPr/>
                      </wps:wsp>
                      <wps:wsp>
                        <wps:cNvPr id="568" name="直線單箭頭接點 568"/>
                        <wps:cNvCnPr>
                          <a:stCxn id="527" idx="3"/>
                          <a:endCxn id="529" idx="1"/>
                        </wps:cNvCnPr>
                        <wps:spPr>
                          <a:xfrm>
                            <a:off x="4471133" y="1181300"/>
                            <a:ext cx="931678" cy="899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C678929" id="畫布 567" o:spid="_x0000_s1059" editas="canvas" style="width:744.15pt;height:439.9pt;mso-position-horizontal-relative:char;mso-position-vertical-relative:line" coordsize="94507,55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">
                <v:shape id="_x0000_s1060" type="#_x0000_t75" style="position:absolute;width:94507;height:55860;visibility:visible;mso-wrap-style:square" stroked="t" strokecolor="gray [1629]">
                  <v:fill o:detectmouseclick="t"/>
                  <v:path o:connecttype="none"/>
                </v:shape>
                <v:rect id="矩形 519" o:spid="_x0000_s1061" style="position:absolute;top:70;width:94507;height:3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" fillcolor="#f2f2f2" strokecolor="windowText" strokeweight="1pt">
                  <v:textbox>
                    <w:txbxContent>
                      <w:p w14:paraId="068E27AE" w14:textId="77777777" w:rsidR="008A4CD7" w:rsidRPr="006B5E1B" w:rsidRDefault="008A4CD7" w:rsidP="00394FE5">
                        <w:pPr>
                          <w:pStyle w:val="Web"/>
                          <w:spacing w:before="0" w:beforeAutospacing="0" w:after="0" w:afterAutospacing="0"/>
                          <w:rPr>
                            <w:rFonts w:ascii="Times New Roman" w:hAnsi="Times New Roman" w:cs="Times New Roman"/>
                          </w:rPr>
                        </w:pPr>
                        <w:r w:rsidRPr="006B5E1B">
                          <w:rPr>
                            <w:rFonts w:ascii="Times New Roman" w:hAnsi="Times New Roman" w:cs="Times New Roman"/>
                            <w:kern w:val="2"/>
                          </w:rPr>
                          <w:t xml:space="preserve">CS-102 </w:t>
                        </w:r>
                        <w:r w:rsidRPr="006B5E1B">
                          <w:rPr>
                            <w:rFonts w:ascii="Times New Roman" w:eastAsia="標楷體" w:hAnsi="Times New Roman" w:cs="Times New Roman"/>
                            <w:kern w:val="2"/>
                          </w:rPr>
                          <w:t>客戶徵信及資料維護作業</w:t>
                        </w:r>
                      </w:p>
                    </w:txbxContent>
                  </v:textbox>
                </v:rect>
                <v:rect id="矩形 520" o:spid="_x0000_s1062" style="position:absolute;left:3347;top:3536;width:70638;height:2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" fillcolor="#f2f2f2" strokecolor="windowText" strokeweight="1pt">
                  <v:textbox>
                    <w:txbxContent>
                      <w:p w14:paraId="1694E57A" w14:textId="77777777" w:rsidR="008A4CD7" w:rsidRDefault="008A4CD7" w:rsidP="00394FE5">
                        <w:pPr>
                          <w:pStyle w:val="Web"/>
                          <w:spacing w:before="0" w:beforeAutospacing="0" w:after="0" w:afterAutospacing="0"/>
                          <w:jc w:val="center"/>
                        </w:pPr>
                        <w:r>
                          <w:rPr>
                            <w:rFonts w:ascii="標楷體" w:eastAsia="標楷體" w:hAnsi="標楷體" w:cs="Times New Roman" w:hint="eastAsia"/>
                            <w:kern w:val="2"/>
                          </w:rPr>
                          <w:t>營運業務部</w:t>
                        </w:r>
                      </w:p>
                    </w:txbxContent>
                  </v:textbox>
                </v:rect>
                <v:rect id="矩形 521" o:spid="_x0000_s1063" style="position:absolute;top:3535;width:3347;height:520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" fillcolor="#f2f2f2" strokecolor="windowText" strokeweight="1pt">
                  <v:textbox>
                    <w:txbxContent>
                      <w:p w14:paraId="693433B0" w14:textId="77777777" w:rsidR="008A4CD7" w:rsidRDefault="008A4CD7" w:rsidP="00394FE5">
                        <w:pPr>
                          <w:pStyle w:val="Web"/>
                          <w:spacing w:before="0" w:beforeAutospacing="0" w:after="0" w:afterAutospacing="0"/>
                        </w:pPr>
                        <w:r>
                          <w:rPr>
                            <w:rFonts w:ascii="標楷體" w:hAnsi="標楷體" w:cs="Times New Roman" w:hint="eastAsia"/>
                            <w:kern w:val="2"/>
                          </w:rPr>
                          <w:t> </w:t>
                        </w:r>
                      </w:p>
                    </w:txbxContent>
                  </v:textbox>
                </v:rect>
                <v:shapetype id="_x0000_t116" coordsize="21600,21600" o:spt="116" path="m3475,qx,10800,3475,21600l18125,21600qx21600,10800,18125,xe">
                  <v:stroke joinstyle="miter"/>
                  <v:path gradientshapeok="t" o:connecttype="rect" textboxrect="1018,3163,20582,18437"/>
                </v:shapetype>
                <v:shape id="流程圖: 結束點 522" o:spid="_x0000_s1064" type="#_x0000_t116" style="position:absolute;left:8089;top:8142;width:12520;height:7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" fillcolor="window" strokecolor="windowText" strokeweight="1pt">
                  <v:textbox>
                    <w:txbxContent>
                      <w:p w14:paraId="12AFD3E3" w14:textId="77777777" w:rsidR="008A4CD7" w:rsidRPr="00AA40B5" w:rsidRDefault="008A4CD7" w:rsidP="00394FE5">
                        <w:pPr>
                          <w:pStyle w:val="Web"/>
                          <w:spacing w:before="0" w:beforeAutospacing="0" w:after="0" w:afterAutospacing="0"/>
                          <w:jc w:val="center"/>
                          <w:rPr>
                            <w:rFonts w:ascii="標楷體" w:eastAsia="標楷體" w:hAnsi="標楷體" w:cs="Times New Roman"/>
                            <w:kern w:val="2"/>
                            <w:sz w:val="20"/>
                          </w:rPr>
                        </w:pPr>
                        <w:r w:rsidRPr="00AA40B5">
                          <w:rPr>
                            <w:rFonts w:ascii="標楷體" w:eastAsia="標楷體" w:hAnsi="標楷體" w:cs="Times New Roman" w:hint="eastAsia"/>
                            <w:kern w:val="2"/>
                            <w:sz w:val="20"/>
                          </w:rPr>
                          <w:t>客戶</w:t>
                        </w:r>
                        <w:r>
                          <w:rPr>
                            <w:rFonts w:ascii="標楷體" w:eastAsia="標楷體" w:hAnsi="標楷體" w:cs="Times New Roman" w:hint="eastAsia"/>
                            <w:kern w:val="2"/>
                            <w:sz w:val="20"/>
                          </w:rPr>
                          <w:t>及代理商</w:t>
                        </w:r>
                        <w:r w:rsidRPr="00AA40B5">
                          <w:rPr>
                            <w:rFonts w:ascii="標楷體" w:eastAsia="標楷體" w:hAnsi="標楷體" w:cs="Times New Roman" w:hint="eastAsia"/>
                            <w:kern w:val="2"/>
                            <w:sz w:val="20"/>
                          </w:rPr>
                          <w:t>資料建立</w:t>
                        </w:r>
                        <w:r w:rsidRPr="00AA40B5">
                          <w:rPr>
                            <w:rFonts w:ascii="標楷體" w:eastAsia="標楷體" w:hAnsi="標楷體" w:cs="Times New Roman"/>
                            <w:kern w:val="2"/>
                            <w:sz w:val="20"/>
                          </w:rPr>
                          <w:t>開始</w:t>
                        </w:r>
                      </w:p>
                    </w:txbxContent>
                  </v:textbox>
                </v:shape>
                <v:rect id="矩形 523" o:spid="_x0000_s1065" style="position:absolute;left:73985;top:3407;width:20522;height:3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" fillcolor="#f2f2f2" strokecolor="windowText" strokeweight="1pt">
                  <v:textbox>
                    <w:txbxContent>
                      <w:p w14:paraId="7E6062FC" w14:textId="77777777" w:rsidR="008A4CD7" w:rsidRDefault="008A4CD7" w:rsidP="00394FE5">
                        <w:pPr>
                          <w:pStyle w:val="Web"/>
                          <w:spacing w:before="0" w:beforeAutospacing="0" w:after="0" w:afterAutospacing="0"/>
                          <w:jc w:val="center"/>
                        </w:pPr>
                        <w:r>
                          <w:rPr>
                            <w:rFonts w:eastAsia="標楷體" w:hAnsi="標楷體" w:cs="Times New Roman" w:hint="eastAsia"/>
                          </w:rPr>
                          <w:t>財務單位</w:t>
                        </w:r>
                      </w:p>
                    </w:txbxContent>
                  </v:textbox>
                </v:rect>
                <v:rect id="矩形 524" o:spid="_x0000_s1066" style="position:absolute;left:8092;top:17490;width:12481;height:5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" fillcolor="window" strokecolor="windowText" strokeweight="1pt">
                  <v:textbox>
                    <w:txbxContent>
                      <w:p w14:paraId="52C24E3D" w14:textId="77777777" w:rsidR="008A4CD7" w:rsidRPr="00AA40B5" w:rsidRDefault="008A4CD7" w:rsidP="00394FE5">
                        <w:pPr>
                          <w:pStyle w:val="Web"/>
                          <w:spacing w:before="0" w:beforeAutospacing="0" w:after="0" w:afterAutospacing="0"/>
                          <w:jc w:val="center"/>
                          <w:rPr>
                            <w:sz w:val="20"/>
                          </w:rPr>
                        </w:pPr>
                        <w:r w:rsidRPr="00AA40B5">
                          <w:rPr>
                            <w:rFonts w:ascii="標楷體" w:eastAsia="標楷體" w:hAnsi="標楷體" w:cs="Times New Roman" w:hint="eastAsia"/>
                            <w:kern w:val="2"/>
                            <w:sz w:val="20"/>
                          </w:rPr>
                          <w:t>取得客戶</w:t>
                        </w:r>
                        <w:r>
                          <w:rPr>
                            <w:rFonts w:ascii="標楷體" w:eastAsia="標楷體" w:hAnsi="標楷體" w:cs="Times New Roman" w:hint="eastAsia"/>
                            <w:kern w:val="2"/>
                            <w:sz w:val="20"/>
                          </w:rPr>
                          <w:t>及代理商</w:t>
                        </w:r>
                        <w:r w:rsidRPr="00AA40B5">
                          <w:rPr>
                            <w:rFonts w:ascii="標楷體" w:eastAsia="標楷體" w:hAnsi="標楷體" w:cs="Times New Roman" w:hint="eastAsia"/>
                            <w:kern w:val="2"/>
                            <w:sz w:val="20"/>
                          </w:rPr>
                          <w:t>聯繫資料</w:t>
                        </w:r>
                      </w:p>
                    </w:txbxContent>
                  </v:textbox>
                </v:rect>
                <v:shapetype id="_x0000_t110" coordsize="21600,21600" o:spt="110" path="m10800,l,10800,10800,21600,21600,10800xe">
                  <v:stroke joinstyle="miter"/>
                  <v:path gradientshapeok="t" o:connecttype="rect" textboxrect="5400,5400,16200,16200"/>
                </v:shapetype>
                <v:shape id="流程圖: 決策 525" o:spid="_x0000_s1067" type="#_x0000_t110" style="position:absolute;left:8095;top:27178;width:12457;height:6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" fillcolor="window" strokecolor="windowText" strokeweight="1pt">
                  <v:textbox>
                    <w:txbxContent>
                      <w:p w14:paraId="03405B32" w14:textId="77777777" w:rsidR="008A4CD7" w:rsidRPr="00AA40B5" w:rsidRDefault="008A4CD7" w:rsidP="00394FE5">
                        <w:pPr>
                          <w:pStyle w:val="Web"/>
                          <w:spacing w:before="0" w:beforeAutospacing="0" w:after="0" w:afterAutospacing="0"/>
                          <w:jc w:val="center"/>
                          <w:rPr>
                            <w:sz w:val="20"/>
                          </w:rPr>
                        </w:pPr>
                        <w:r w:rsidRPr="00AA40B5">
                          <w:rPr>
                            <w:rFonts w:ascii="標楷體" w:eastAsia="標楷體" w:hAnsi="標楷體" w:cs="Times New Roman" w:hint="eastAsia"/>
                            <w:kern w:val="2"/>
                            <w:sz w:val="20"/>
                          </w:rPr>
                          <w:t>簽核</w:t>
                        </w:r>
                      </w:p>
                    </w:txbxContent>
                  </v:textbox>
                </v:shape>
                <v:rect id="矩形 526" o:spid="_x0000_s1068" style="position:absolute;left:9333;top:43877;width:12477;height:5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" fillcolor="window" strokecolor="windowText" strokeweight="1pt">
                  <v:textbox>
                    <w:txbxContent>
                      <w:p w14:paraId="56F74941"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登錄客戶主檔</w:t>
                        </w:r>
                      </w:p>
                    </w:txbxContent>
                  </v:textbox>
                </v:rect>
                <v:shape id="流程圖: 結束點 527" o:spid="_x0000_s1069" type="#_x0000_t116" style="position:absolute;left:32195;top:8142;width:12516;height:7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" fillcolor="window" strokecolor="windowText" strokeweight="1pt">
                  <v:textbox>
                    <w:txbxContent>
                      <w:p w14:paraId="67C23661"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客戶及代理商資料變更開始</w:t>
                        </w:r>
                      </w:p>
                    </w:txbxContent>
                  </v:textbox>
                </v:shape>
                <v:rect id="矩形 528" o:spid="_x0000_s1070" style="position:absolute;left:32233;top:17700;width:12478;height:5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" fillcolor="window" strokecolor="windowText" strokeweight="1pt">
                  <v:textbox>
                    <w:txbxContent>
                      <w:p w14:paraId="20AD0A12"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重新填寫客戶及代理商資料</w:t>
                        </w:r>
                      </w:p>
                    </w:txbxContent>
                  </v:textbox>
                </v:rect>
                <v:rect id="矩形 529" o:spid="_x0000_s1071" style="position:absolute;left:54028;top:9216;width:12477;height:5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" fillcolor="window" strokecolor="windowText" strokeweight="1pt">
                  <v:textbox>
                    <w:txbxContent>
                      <w:p w14:paraId="29681E6C"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確認相關交易已結案</w:t>
                        </w:r>
                      </w:p>
                    </w:txbxContent>
                  </v:textbox>
                </v:rect>
                <v:rect id="矩形 530" o:spid="_x0000_s1072" style="position:absolute;left:54053;top:17700;width:12478;height:5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" fillcolor="window" strokecolor="windowText" strokeweight="1pt">
                  <v:textbox>
                    <w:txbxContent>
                      <w:p w14:paraId="1A63CC76" w14:textId="60C00B3C" w:rsidR="008A4CD7" w:rsidRDefault="008A4CD7" w:rsidP="00394FE5">
                        <w:pPr>
                          <w:pStyle w:val="Web"/>
                          <w:spacing w:before="0" w:beforeAutospacing="0" w:after="0" w:afterAutospacing="0"/>
                          <w:jc w:val="center"/>
                        </w:pPr>
                        <w:r>
                          <w:rPr>
                            <w:rFonts w:eastAsia="標楷體" w:hAnsi="標楷體" w:cs="Times New Roman" w:hint="eastAsia"/>
                            <w:sz w:val="20"/>
                            <w:szCs w:val="20"/>
                          </w:rPr>
                          <w:t>填寫</w:t>
                        </w:r>
                        <w:ins w:id="41" w:author="Chan, Isabel T." w:date="2022-03-02T10:21:00Z">
                          <w:r>
                            <w:rPr>
                              <w:rFonts w:eastAsia="標楷體" w:hAnsi="標楷體" w:cs="Times New Roman" w:hint="eastAsia"/>
                              <w:sz w:val="20"/>
                              <w:szCs w:val="20"/>
                            </w:rPr>
                            <w:t>簽呈</w:t>
                          </w:r>
                        </w:ins>
                        <w:del w:id="42" w:author="Chan, Isabel T." w:date="2022-03-02T10:21:00Z">
                          <w:r w:rsidDel="006B13F5">
                            <w:rPr>
                              <w:rFonts w:eastAsia="標楷體" w:hAnsi="標楷體" w:cs="Times New Roman" w:hint="eastAsia"/>
                              <w:sz w:val="20"/>
                              <w:szCs w:val="20"/>
                            </w:rPr>
                            <w:delText>內部聯絡單</w:delText>
                          </w:r>
                        </w:del>
                      </w:p>
                    </w:txbxContent>
                  </v:textbox>
                </v:rect>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流程圖: 文件 531" o:spid="_x0000_s1073" type="#_x0000_t114" style="position:absolute;left:15391;top:21849;width:10644;height:3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" fillcolor="window" strokecolor="#c55a11" strokeweight="1.5pt">
                  <v:textbox>
                    <w:txbxContent>
                      <w:p w14:paraId="01A77954" w14:textId="77777777" w:rsidR="008A4CD7" w:rsidRPr="00AA40B5" w:rsidRDefault="008A4CD7" w:rsidP="00394FE5">
                        <w:pPr>
                          <w:pStyle w:val="Web"/>
                          <w:spacing w:before="0" w:beforeAutospacing="0" w:after="0" w:afterAutospacing="0"/>
                          <w:jc w:val="center"/>
                          <w:rPr>
                            <w:sz w:val="20"/>
                          </w:rPr>
                        </w:pPr>
                        <w:r w:rsidRPr="00AA40B5">
                          <w:rPr>
                            <w:rFonts w:ascii="標楷體" w:eastAsia="標楷體" w:hAnsi="標楷體" w:cs="Times New Roman" w:hint="eastAsia"/>
                            <w:kern w:val="2"/>
                            <w:sz w:val="20"/>
                          </w:rPr>
                          <w:t>客戶基本資料</w:t>
                        </w:r>
                      </w:p>
                    </w:txbxContent>
                  </v:textbox>
                </v:shape>
                <v:shapetype id="_x0000_t32" coordsize="21600,21600" o:spt="32" o:oned="t" path="m,l21600,21600e" filled="f">
                  <v:path arrowok="t" fillok="f" o:connecttype="none"/>
                  <o:lock v:ext="edit" shapetype="t"/>
                </v:shapetype>
                <v:shape id="直線單箭頭接點 532" o:spid="_x0000_s1074" type="#_x0000_t32" style="position:absolute;left:14333;top:15487;width:16;height:20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" strokecolor="windowText" strokeweight="1pt">
                  <v:stroke endarrow="block" joinstyle="miter"/>
                </v:shape>
                <v:shape id="直線單箭頭接點 533" o:spid="_x0000_s1075" type="#_x0000_t32" style="position:absolute;left:14323;top:22863;width:10;height:43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" strokecolor="windowText" strokeweight="1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534" o:spid="_x0000_s1076" type="#_x0000_t34" style="position:absolute;left:8092;top:20176;width:3;height:1046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" adj="16874023" strokecolor="windowText" strokeweight="1pt">
                  <v:stroke endarrow="block"/>
                </v:shape>
                <v:rect id="矩形 535" o:spid="_x0000_s1077" style="position:absolute;left:2357;top:23823;width:4566;height:3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" filled="f" stroked="f" strokeweight="1pt">
                  <v:textbox>
                    <w:txbxContent>
                      <w:p w14:paraId="10E6304F"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cs="Times New Roman"/>
                            <w:kern w:val="2"/>
                            <w:sz w:val="20"/>
                          </w:rPr>
                          <w:t>N</w:t>
                        </w:r>
                      </w:p>
                    </w:txbxContent>
                  </v:textbox>
                </v:rect>
                <v:shape id="流程圖: 決策 536" o:spid="_x0000_s1078" type="#_x0000_t110" style="position:absolute;left:32296;top:26215;width:12452;height:6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" fillcolor="window" strokecolor="windowText" strokeweight="1pt">
                  <v:textbox>
                    <w:txbxContent>
                      <w:p w14:paraId="69D8014B"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簽核</w:t>
                        </w:r>
                      </w:p>
                    </w:txbxContent>
                  </v:textbox>
                </v:shape>
                <v:shape id="直線單箭頭接點 537" o:spid="_x0000_s1079" type="#_x0000_t32" style="position:absolute;left:38472;top:15598;width:18;height:21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" strokecolor="windowText" strokeweight="1pt">
                  <v:stroke endarrow="block" joinstyle="miter"/>
                </v:shape>
                <v:shape id="直線單箭頭接點 538" o:spid="_x0000_s1080" type="#_x0000_t32" style="position:absolute;left:38472;top:23072;width:5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" strokecolor="windowText" strokeweight="1pt">
                  <v:stroke endarrow="block" joinstyle="miter"/>
                </v:shape>
                <v:shape id="肘形接點 539" o:spid="_x0000_s1081" type="#_x0000_t34" style="position:absolute;left:32233;top:20386;width:63;height:929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" adj="811389" strokecolor="windowText" strokeweight="1pt">
                  <v:stroke endarrow="block"/>
                </v:shape>
                <v:shape id="流程圖: 文件 540" o:spid="_x0000_s1082" type="#_x0000_t114" style="position:absolute;left:40332;top:22178;width:10341;height:4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" fillcolor="window" strokecolor="#c55a11" strokeweight="1.5pt">
                  <v:textbox>
                    <w:txbxContent>
                      <w:p w14:paraId="1EB6813D" w14:textId="77777777" w:rsidR="008A4CD7" w:rsidRDefault="008A4CD7" w:rsidP="00394FE5">
                        <w:pPr>
                          <w:pStyle w:val="Web"/>
                          <w:spacing w:before="0" w:beforeAutospacing="0" w:after="0" w:afterAutospacing="0"/>
                          <w:jc w:val="center"/>
                        </w:pPr>
                        <w:r w:rsidRPr="00AA40B5">
                          <w:rPr>
                            <w:rFonts w:ascii="標楷體" w:eastAsia="標楷體" w:hAnsi="標楷體" w:cs="Times New Roman" w:hint="eastAsia"/>
                            <w:kern w:val="2"/>
                            <w:sz w:val="20"/>
                          </w:rPr>
                          <w:t>客戶基本資料</w:t>
                        </w:r>
                      </w:p>
                    </w:txbxContent>
                  </v:textbox>
                </v:shape>
                <v:shape id="流程圖: 文件 541" o:spid="_x0000_s1083" type="#_x0000_t114" style="position:absolute;left:63254;top:22300;width:9445;height:4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" fillcolor="window" strokecolor="#c55a11" strokeweight="1.5pt">
                  <v:textbox>
                    <w:txbxContent>
                      <w:p w14:paraId="5A88BB01" w14:textId="2CD23E1E" w:rsidR="008A4CD7" w:rsidRDefault="008A4CD7" w:rsidP="00394FE5">
                        <w:pPr>
                          <w:pStyle w:val="Web"/>
                          <w:spacing w:before="0" w:beforeAutospacing="0" w:after="0" w:afterAutospacing="0"/>
                          <w:jc w:val="center"/>
                        </w:pPr>
                        <w:ins w:id="43" w:author="Chan, Isabel T." w:date="2022-03-02T10:21:00Z">
                          <w:r>
                            <w:rPr>
                              <w:rFonts w:eastAsia="標楷體" w:hAnsi="標楷體" w:cs="Times New Roman" w:hint="eastAsia"/>
                              <w:sz w:val="20"/>
                              <w:szCs w:val="20"/>
                            </w:rPr>
                            <w:t>簽呈</w:t>
                          </w:r>
                        </w:ins>
                        <w:del w:id="44" w:author="Chan, Isabel T." w:date="2022-03-02T10:21:00Z">
                          <w:r w:rsidDel="006B13F5">
                            <w:rPr>
                              <w:rFonts w:eastAsia="標楷體" w:hAnsi="標楷體" w:cs="Times New Roman" w:hint="eastAsia"/>
                              <w:sz w:val="20"/>
                              <w:szCs w:val="20"/>
                            </w:rPr>
                            <w:delText>內部聯絡單</w:delText>
                          </w:r>
                        </w:del>
                      </w:p>
                      <w:p w14:paraId="4A7AF7E5" w14:textId="77777777" w:rsidR="008A4CD7" w:rsidRDefault="008A4CD7" w:rsidP="00394FE5">
                        <w:pPr>
                          <w:pStyle w:val="Web"/>
                          <w:spacing w:before="0" w:beforeAutospacing="0" w:after="0" w:afterAutospacing="0"/>
                          <w:jc w:val="center"/>
                        </w:pPr>
                      </w:p>
                    </w:txbxContent>
                  </v:textbox>
                </v:shape>
                <v:rect id="矩形 542" o:spid="_x0000_s1084" style="position:absolute;left:26367;top:23941;width:4565;height:3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" filled="f" stroked="f" strokeweight="1pt">
                  <v:textbox>
                    <w:txbxContent>
                      <w:p w14:paraId="6A84E08F"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sz w:val="20"/>
                          </w:rPr>
                          <w:t>N</w:t>
                        </w:r>
                      </w:p>
                    </w:txbxContent>
                  </v:textbox>
                </v:rect>
                <v:shape id="流程圖: 決策 543" o:spid="_x0000_s1085" type="#_x0000_t110" style="position:absolute;left:54053;top:25210;width:12452;height:6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" fillcolor="window" strokecolor="windowText" strokeweight="1pt">
                  <v:textbox>
                    <w:txbxContent>
                      <w:p w14:paraId="06A7BC06"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簽核</w:t>
                        </w:r>
                      </w:p>
                    </w:txbxContent>
                  </v:textbox>
                </v:shape>
                <v:shape id="直線單箭頭接點 544" o:spid="_x0000_s1086" type="#_x0000_t32" style="position:absolute;left:60266;top:14588;width:26;height:31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" strokecolor="windowText" strokeweight="1pt">
                  <v:stroke endarrow="block" joinstyle="miter"/>
                </v:shape>
                <v:shape id="直線單箭頭接點 545" o:spid="_x0000_s1087" type="#_x0000_t32" style="position:absolute;left:60279;top:23072;width:13;height:21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" strokecolor="windowText" strokeweight="1pt">
                  <v:stroke endarrow="block" joinstyle="miter"/>
                </v:shape>
                <v:shape id="肘形接點 546" o:spid="_x0000_s1088" type="#_x0000_t34" style="position:absolute;left:54053;top:20386;width:127;height:828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" adj="388800" strokecolor="windowText" strokeweight="1pt">
                  <v:stroke endarrow="block"/>
                </v:shape>
                <v:rect id="矩形 548" o:spid="_x0000_s1089" style="position:absolute;left:51043;top:23944;width:4565;height:3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" filled="f" stroked="f" strokeweight="1pt">
                  <v:textbox>
                    <w:txbxContent>
                      <w:p w14:paraId="6BE4DF22"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sz w:val="20"/>
                          </w:rPr>
                          <w:t>N</w:t>
                        </w:r>
                      </w:p>
                    </w:txbxContent>
                  </v:textbox>
                </v:rect>
                <v:rect id="矩形 549" o:spid="_x0000_s1090" style="position:absolute;left:53459;top:43792;width:12477;height:5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" fillcolor="window" strokecolor="windowText" strokeweight="1pt">
                  <v:textbox>
                    <w:txbxContent>
                      <w:p w14:paraId="46511AF4"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系統註記</w:t>
                        </w:r>
                      </w:p>
                    </w:txbxContent>
                  </v:textbox>
                </v:rect>
                <v:rect id="矩形 550" o:spid="_x0000_s1091" style="position:absolute;left:79703;top:33967;width:12477;height:5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" fillcolor="window" strokecolor="windowText" strokeweight="1pt">
                  <v:textbox>
                    <w:txbxContent>
                      <w:p w14:paraId="3083E95E" w14:textId="7B9F8184" w:rsidR="008A4CD7" w:rsidRDefault="008A4CD7" w:rsidP="00394FE5">
                        <w:pPr>
                          <w:pStyle w:val="Web"/>
                          <w:spacing w:before="0" w:beforeAutospacing="0" w:after="0" w:afterAutospacing="0"/>
                          <w:jc w:val="center"/>
                        </w:pPr>
                        <w:del w:id="45" w:author="羅亦淞" w:date="2022-01-11T10:44:00Z">
                          <w:r w:rsidDel="00B85E17">
                            <w:rPr>
                              <w:rFonts w:eastAsia="標楷體" w:hAnsi="標楷體" w:cs="Times New Roman" w:hint="eastAsia"/>
                              <w:sz w:val="20"/>
                              <w:szCs w:val="20"/>
                            </w:rPr>
                            <w:delText>審核</w:delText>
                          </w:r>
                        </w:del>
                        <w:ins w:id="46" w:author="羅亦淞" w:date="2022-01-11T10:44:00Z">
                          <w:r>
                            <w:rPr>
                              <w:rFonts w:eastAsia="標楷體" w:hAnsi="標楷體" w:cs="Times New Roman" w:hint="eastAsia"/>
                              <w:sz w:val="20"/>
                              <w:szCs w:val="20"/>
                            </w:rPr>
                            <w:t>財務單位會簽</w:t>
                          </w:r>
                        </w:ins>
                      </w:p>
                    </w:txbxContent>
                  </v:textbox>
                </v:rect>
                <v:rect id="矩形 551" o:spid="_x0000_s1092" style="position:absolute;left:31735;top:43792;width:12478;height:5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" fillcolor="window" strokecolor="windowText" strokeweight="1pt">
                  <v:textbox>
                    <w:txbxContent>
                      <w:p w14:paraId="4F9C961C"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更新客戶主檔</w:t>
                        </w:r>
                      </w:p>
                    </w:txbxContent>
                  </v:textbox>
                </v:rect>
                <v:shape id="流程圖: 結束點 552" o:spid="_x0000_s1093" type="#_x0000_t116" style="position:absolute;left:33002;top:51248;width:10050;height:3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" fillcolor="window" strokecolor="windowText" strokeweight="1pt">
                  <v:textbox>
                    <w:txbxContent>
                      <w:p w14:paraId="45379DA4" w14:textId="77777777" w:rsidR="008A4CD7" w:rsidRDefault="008A4CD7" w:rsidP="00394FE5">
                        <w:pPr>
                          <w:pStyle w:val="Web"/>
                          <w:spacing w:before="0" w:beforeAutospacing="0" w:after="0" w:afterAutospacing="0"/>
                          <w:jc w:val="center"/>
                        </w:pPr>
                        <w:r>
                          <w:rPr>
                            <w:rFonts w:eastAsia="標楷體" w:hAnsi="標楷體" w:cs="Times New Roman" w:hint="eastAsia"/>
                            <w:sz w:val="20"/>
                            <w:szCs w:val="20"/>
                          </w:rPr>
                          <w:t>結束</w:t>
                        </w:r>
                      </w:p>
                    </w:txbxContent>
                  </v:textbox>
                </v:shape>
                <v:rect id="矩形 553" o:spid="_x0000_s1094" style="position:absolute;left:10449;top:33705;width:4565;height:3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" filled="f" stroked="f" strokeweight="1pt">
                  <v:textbox>
                    <w:txbxContent>
                      <w:p w14:paraId="01A784E2"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hint="eastAsia"/>
                            <w:sz w:val="20"/>
                          </w:rPr>
                          <w:t>Y</w:t>
                        </w:r>
                      </w:p>
                    </w:txbxContent>
                  </v:textbox>
                </v:rect>
                <v:rect id="矩形 554" o:spid="_x0000_s1095" style="position:absolute;left:34932;top:33140;width:4566;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" filled="f" stroked="f" strokeweight="1pt">
                  <v:textbox>
                    <w:txbxContent>
                      <w:p w14:paraId="12A17F96"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sz w:val="20"/>
                          </w:rPr>
                          <w:t>Y</w:t>
                        </w:r>
                      </w:p>
                    </w:txbxContent>
                  </v:textbox>
                </v:rect>
                <v:rect id="矩形 555" o:spid="_x0000_s1096" style="position:absolute;left:56461;top:32913;width:4565;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" filled="f" stroked="f" strokeweight="1pt">
                  <v:textbox>
                    <w:txbxContent>
                      <w:p w14:paraId="58A85AC9" w14:textId="77777777" w:rsidR="008A4CD7" w:rsidRPr="00A9591A" w:rsidRDefault="008A4CD7" w:rsidP="00394FE5">
                        <w:pPr>
                          <w:pStyle w:val="Web"/>
                          <w:spacing w:before="0" w:beforeAutospacing="0" w:after="0" w:afterAutospacing="0"/>
                          <w:jc w:val="center"/>
                          <w:rPr>
                            <w:sz w:val="20"/>
                          </w:rPr>
                        </w:pPr>
                        <w:r w:rsidRPr="00A9591A">
                          <w:rPr>
                            <w:rFonts w:ascii="Times New Roman" w:hAnsi="Times New Roman"/>
                            <w:sz w:val="20"/>
                          </w:rPr>
                          <w:t>Y</w:t>
                        </w:r>
                      </w:p>
                    </w:txbxContent>
                  </v:textbox>
                </v:rect>
                <v:rect id="矩形 556" o:spid="_x0000_s1097" style="position:absolute;left:41328;top:6977;width:15518;height:4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" filled="f" stroked="f" strokeweight="1pt">
                  <v:textbox>
                    <w:txbxContent>
                      <w:p w14:paraId="4DAFA653" w14:textId="77777777" w:rsidR="008A4CD7" w:rsidRPr="00A9591A" w:rsidRDefault="008A4CD7" w:rsidP="00394FE5">
                        <w:pPr>
                          <w:pStyle w:val="Web"/>
                          <w:spacing w:before="0" w:beforeAutospacing="0" w:after="0" w:afterAutospacing="0"/>
                          <w:jc w:val="center"/>
                          <w:rPr>
                            <w:rFonts w:ascii="標楷體" w:eastAsia="標楷體" w:hAnsi="標楷體"/>
                            <w:sz w:val="20"/>
                          </w:rPr>
                        </w:pPr>
                        <w:del w:id="47" w:author="Chan, Isabel T." w:date="2022-03-02T10:20:00Z">
                          <w:r w:rsidRPr="00A9591A" w:rsidDel="006B13F5">
                            <w:rPr>
                              <w:rFonts w:ascii="標楷體" w:eastAsia="標楷體" w:hAnsi="標楷體" w:hint="eastAsia"/>
                              <w:sz w:val="20"/>
                            </w:rPr>
                            <w:delText>已不適用或</w:delText>
                          </w:r>
                        </w:del>
                        <w:r w:rsidRPr="00A9591A">
                          <w:rPr>
                            <w:rFonts w:ascii="標楷體" w:eastAsia="標楷體" w:hAnsi="標楷體" w:hint="eastAsia"/>
                            <w:sz w:val="20"/>
                          </w:rPr>
                          <w:t>拒絕往來之客戶</w:t>
                        </w:r>
                      </w:p>
                    </w:txbxContent>
                  </v:textbox>
                </v:rect>
                <v:line id="直線接點 557" o:spid="_x0000_s1098" style="position:absolute;visibility:visible;mso-wrap-style:square" from="73985,6840" to="73985,55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" strokecolor="#7f7f7f">
                  <v:stroke joinstyle="miter"/>
                </v:line>
                <v:shapetype id="_x0000_t33" coordsize="21600,21600" o:spt="33" o:oned="t" path="m,l21600,r,21600e" filled="f">
                  <v:stroke joinstyle="miter"/>
                  <v:path arrowok="t" fillok="f" o:connecttype="none"/>
                  <o:lock v:ext="edit" shapetype="t"/>
                </v:shapetype>
                <v:shape id="肘形接點 558" o:spid="_x0000_s1099" type="#_x0000_t33" style="position:absolute;left:45744;top:2691;width:2538;height:6538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" strokecolor="windowText" strokeweight="1pt">
                  <v:stroke endarrow="block"/>
                </v:shape>
                <v:line id="直線接點 559" o:spid="_x0000_s1100" style="position:absolute;visibility:visible;mso-wrap-style:square" from="38522,33140" to="38522,36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" strokecolor="windowText">
                  <v:stroke joinstyle="miter"/>
                </v:line>
                <v:line id="直線接點 560" o:spid="_x0000_s1101" style="position:absolute;flip:x;visibility:visible;mso-wrap-style:square" from="60266,32128" to="60279,36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" strokecolor="windowText">
                  <v:stroke joinstyle="miter"/>
                </v:line>
                <v:shape id="肘形接點 561" o:spid="_x0000_s1102" type="#_x0000_t34" style="position:absolute;left:48644;top:6262;width:4543;height:7068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" strokecolor="windowText" strokeweight="1pt">
                  <v:stroke endarrow="block"/>
                </v:shape>
                <v:shape id="直線單箭頭接點 562" o:spid="_x0000_s1103" type="#_x0000_t32" style="position:absolute;left:37974;top:41798;width:0;height:19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" strokecolor="windowText">
                  <v:stroke endarrow="block" joinstyle="miter"/>
                </v:shape>
                <v:shape id="直線單箭頭接點 563" o:spid="_x0000_s1104" type="#_x0000_t32" style="position:absolute;left:59697;top:41658;width:0;height:21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" strokecolor="windowText">
                  <v:stroke endarrow="block" joinstyle="miter"/>
                </v:shape>
                <v:shape id="直線單箭頭接點 564" o:spid="_x0000_s1105" type="#_x0000_t32" style="position:absolute;left:37974;top:49158;width:53;height:2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" strokecolor="windowText">
                  <v:stroke endarrow="block" joinstyle="miter"/>
                </v:shape>
                <v:shape id="肘形接點 565" o:spid="_x0000_s1106" type="#_x0000_t33" style="position:absolute;left:22307;top:42509;width:3960;height:1743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" strokecolor="windowText" strokeweight="1pt">
                  <v:stroke endarrow="block"/>
                </v:shape>
                <v:shape id="肘形接點 566" o:spid="_x0000_s1107" type="#_x0000_t33" style="position:absolute;left:49442;top:42763;width:3866;height:1664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" strokecolor="windowText" strokeweight="1pt">
                  <v:stroke endarrow="block"/>
                </v:shape>
                <v:shape id="直線單箭頭接點 568" o:spid="_x0000_s1108" type="#_x0000_t32" style="position:absolute;left:44711;top:11813;width:9317;height: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" strokecolor="black [3213]">
                  <v:stroke endarrow="block"/>
                </v:shape>
                <w10:anchorlock/>
              </v:group>
            </w:pict>
          </mc:Fallback>
        </mc:AlternateContent>
      </w:r>
    </w:p>
    <w:tbl>
      <w:tblPr>
        <w:tblW w:w="15026" w:type="dxa"/>
        <w:tblLayout w:type="fixed"/>
        <w:tblCellMar>
          <w:left w:w="85" w:type="dxa"/>
          <w:right w:w="85" w:type="dxa"/>
        </w:tblCellMar>
        <w:tblLook w:val="0020" w:firstRow="1" w:lastRow="0" w:firstColumn="0" w:lastColumn="0" w:noHBand="0" w:noVBand="0"/>
      </w:tblPr>
      <w:tblGrid>
        <w:gridCol w:w="5946"/>
        <w:gridCol w:w="5168"/>
        <w:gridCol w:w="3912"/>
      </w:tblGrid>
      <w:tr w:rsidR="003461FC" w:rsidRPr="00D27052" w14:paraId="652BAC83" w14:textId="77777777" w:rsidTr="004959EE">
        <w:trPr>
          <w:tblHeader/>
        </w:trPr>
        <w:tc>
          <w:tcPr>
            <w:tcW w:w="15026" w:type="dxa"/>
            <w:gridSpan w:val="3"/>
            <w:tcBorders>
              <w:top w:val="single" w:sz="6" w:space="0" w:color="auto"/>
              <w:left w:val="single" w:sz="6" w:space="0" w:color="auto"/>
              <w:bottom w:val="single" w:sz="6" w:space="0" w:color="auto"/>
              <w:right w:val="single" w:sz="6" w:space="0" w:color="auto"/>
            </w:tcBorders>
          </w:tcPr>
          <w:p w14:paraId="3CF6DA90" w14:textId="514529F9" w:rsidR="003461FC" w:rsidRPr="00D27052" w:rsidRDefault="003461FC" w:rsidP="004959EE">
            <w:pPr>
              <w:pStyle w:val="10"/>
              <w:ind w:firstLineChars="100" w:firstLine="280"/>
              <w:rPr>
                <w:rFonts w:eastAsia="標楷體" w:cs="細明體"/>
                <w:sz w:val="24"/>
                <w:szCs w:val="24"/>
              </w:rPr>
            </w:pPr>
            <w:r w:rsidRPr="00D27052">
              <w:rPr>
                <w:rFonts w:eastAsia="標楷體"/>
                <w:szCs w:val="24"/>
              </w:rPr>
              <w:lastRenderedPageBreak/>
              <w:br w:type="page"/>
            </w:r>
            <w:bookmarkStart w:id="48" w:name="_Toc482623429"/>
            <w:bookmarkStart w:id="49" w:name="_Toc502639252"/>
            <w:bookmarkStart w:id="50" w:name="_Toc89423232"/>
            <w:r w:rsidR="00327263" w:rsidRPr="00F94D5E">
              <w:rPr>
                <w:rFonts w:ascii="Times New Roman" w:eastAsia="標楷體" w:hAnsi="Times New Roman"/>
                <w:sz w:val="24"/>
                <w:szCs w:val="24"/>
              </w:rPr>
              <w:t>CS</w:t>
            </w:r>
            <w:r w:rsidR="004E2A2B" w:rsidRPr="00F94D5E">
              <w:rPr>
                <w:rFonts w:ascii="Times New Roman" w:eastAsia="標楷體" w:hAnsi="Times New Roman"/>
                <w:sz w:val="24"/>
                <w:szCs w:val="24"/>
              </w:rPr>
              <w:t>-10</w:t>
            </w:r>
            <w:r w:rsidR="00415E7E" w:rsidRPr="00F94D5E">
              <w:rPr>
                <w:rFonts w:ascii="Times New Roman" w:eastAsia="標楷體" w:hAnsi="Times New Roman"/>
                <w:sz w:val="24"/>
                <w:szCs w:val="24"/>
              </w:rPr>
              <w:t>2</w:t>
            </w:r>
            <w:r w:rsidR="004E2A2B" w:rsidRPr="00F94D5E">
              <w:rPr>
                <w:rFonts w:ascii="Times New Roman" w:eastAsia="標楷體" w:hAnsi="Times New Roman"/>
                <w:sz w:val="24"/>
                <w:szCs w:val="24"/>
              </w:rPr>
              <w:t xml:space="preserve"> </w:t>
            </w:r>
            <w:r w:rsidR="004E2A2B" w:rsidRPr="00D27052">
              <w:rPr>
                <w:rFonts w:eastAsia="標楷體"/>
                <w:sz w:val="24"/>
                <w:szCs w:val="24"/>
              </w:rPr>
              <w:t>客戶</w:t>
            </w:r>
            <w:r w:rsidR="0052291C">
              <w:rPr>
                <w:rFonts w:eastAsia="標楷體" w:hint="eastAsia"/>
                <w:sz w:val="24"/>
                <w:szCs w:val="24"/>
              </w:rPr>
              <w:t>及代理商</w:t>
            </w:r>
            <w:r w:rsidR="006F1167">
              <w:rPr>
                <w:rFonts w:eastAsia="標楷體" w:hint="eastAsia"/>
                <w:sz w:val="24"/>
                <w:szCs w:val="24"/>
              </w:rPr>
              <w:t>之</w:t>
            </w:r>
            <w:r w:rsidR="00821D97">
              <w:rPr>
                <w:rFonts w:eastAsia="標楷體" w:hint="eastAsia"/>
                <w:sz w:val="24"/>
                <w:szCs w:val="24"/>
              </w:rPr>
              <w:t>徵信及</w:t>
            </w:r>
            <w:r w:rsidR="004E2A2B" w:rsidRPr="00D27052">
              <w:rPr>
                <w:rFonts w:eastAsia="標楷體"/>
                <w:sz w:val="24"/>
                <w:szCs w:val="24"/>
              </w:rPr>
              <w:t>資料維護</w:t>
            </w:r>
            <w:r w:rsidR="004E2A2B" w:rsidRPr="00D27052">
              <w:rPr>
                <w:rFonts w:eastAsia="標楷體"/>
                <w:sz w:val="24"/>
              </w:rPr>
              <w:t>作業</w:t>
            </w:r>
            <w:bookmarkEnd w:id="48"/>
            <w:bookmarkEnd w:id="49"/>
            <w:bookmarkEnd w:id="50"/>
          </w:p>
        </w:tc>
      </w:tr>
      <w:tr w:rsidR="003461FC" w:rsidRPr="00D27052" w14:paraId="4C6C8F6C" w14:textId="77777777" w:rsidTr="002D752F">
        <w:trPr>
          <w:tblHeader/>
        </w:trPr>
        <w:tc>
          <w:tcPr>
            <w:tcW w:w="5946" w:type="dxa"/>
            <w:tcBorders>
              <w:top w:val="single" w:sz="6" w:space="0" w:color="auto"/>
              <w:left w:val="single" w:sz="6" w:space="0" w:color="auto"/>
              <w:bottom w:val="single" w:sz="6" w:space="0" w:color="auto"/>
              <w:right w:val="single" w:sz="6" w:space="0" w:color="auto"/>
            </w:tcBorders>
          </w:tcPr>
          <w:p w14:paraId="57861480" w14:textId="77777777" w:rsidR="003461FC" w:rsidRPr="00D27052" w:rsidRDefault="003461FC" w:rsidP="004959EE">
            <w:pPr>
              <w:autoSpaceDE w:val="0"/>
              <w:autoSpaceDN w:val="0"/>
              <w:spacing w:before="60" w:after="60" w:line="240" w:lineRule="auto"/>
              <w:ind w:left="113" w:right="113"/>
              <w:jc w:val="distribute"/>
              <w:textAlignment w:val="bottom"/>
              <w:rPr>
                <w:rFonts w:eastAsia="標楷體"/>
              </w:rPr>
            </w:pPr>
            <w:r w:rsidRPr="00D27052">
              <w:rPr>
                <w:rFonts w:eastAsia="標楷體"/>
              </w:rPr>
              <w:t>作</w:t>
            </w:r>
            <w:r w:rsidRPr="00D27052">
              <w:rPr>
                <w:rFonts w:eastAsia="標楷體" w:cs="細明體"/>
              </w:rPr>
              <w:t xml:space="preserve">　</w:t>
            </w:r>
            <w:r w:rsidRPr="00D27052">
              <w:rPr>
                <w:rFonts w:eastAsia="標楷體" w:cs="華康中楷體"/>
              </w:rPr>
              <w:t>業</w:t>
            </w:r>
            <w:r w:rsidRPr="00D27052">
              <w:rPr>
                <w:rFonts w:eastAsia="標楷體" w:cs="細明體"/>
              </w:rPr>
              <w:t xml:space="preserve">　</w:t>
            </w:r>
            <w:r w:rsidRPr="00D27052">
              <w:rPr>
                <w:rFonts w:eastAsia="標楷體" w:cs="華康中楷體"/>
              </w:rPr>
              <w:t>程</w:t>
            </w:r>
            <w:r w:rsidRPr="00D27052">
              <w:rPr>
                <w:rFonts w:eastAsia="標楷體" w:cs="細明體"/>
              </w:rPr>
              <w:t xml:space="preserve">　</w:t>
            </w:r>
            <w:r w:rsidRPr="00D27052">
              <w:rPr>
                <w:rFonts w:eastAsia="標楷體" w:cs="華康中楷體"/>
              </w:rPr>
              <w:t>序</w:t>
            </w:r>
            <w:r w:rsidRPr="00D27052">
              <w:rPr>
                <w:rFonts w:eastAsia="標楷體"/>
              </w:rPr>
              <w:t>（方法）</w:t>
            </w:r>
          </w:p>
        </w:tc>
        <w:tc>
          <w:tcPr>
            <w:tcW w:w="5168" w:type="dxa"/>
            <w:tcBorders>
              <w:top w:val="single" w:sz="6" w:space="0" w:color="auto"/>
              <w:left w:val="single" w:sz="6" w:space="0" w:color="auto"/>
              <w:bottom w:val="single" w:sz="6" w:space="0" w:color="auto"/>
              <w:right w:val="single" w:sz="6" w:space="0" w:color="auto"/>
            </w:tcBorders>
          </w:tcPr>
          <w:p w14:paraId="4DCD5674" w14:textId="77777777" w:rsidR="003461FC" w:rsidRPr="00D27052" w:rsidRDefault="003461FC" w:rsidP="004959EE">
            <w:pPr>
              <w:autoSpaceDE w:val="0"/>
              <w:autoSpaceDN w:val="0"/>
              <w:spacing w:before="60" w:after="60" w:line="240" w:lineRule="auto"/>
              <w:ind w:left="113" w:right="113"/>
              <w:jc w:val="distribute"/>
              <w:textAlignment w:val="bottom"/>
              <w:rPr>
                <w:rFonts w:eastAsia="標楷體"/>
              </w:rPr>
            </w:pPr>
            <w:r w:rsidRPr="00D27052">
              <w:rPr>
                <w:rFonts w:eastAsia="標楷體"/>
                <w:szCs w:val="24"/>
              </w:rPr>
              <w:t>控制重點</w:t>
            </w:r>
          </w:p>
        </w:tc>
        <w:tc>
          <w:tcPr>
            <w:tcW w:w="3912" w:type="dxa"/>
            <w:tcBorders>
              <w:top w:val="single" w:sz="6" w:space="0" w:color="auto"/>
              <w:left w:val="single" w:sz="6" w:space="0" w:color="auto"/>
              <w:bottom w:val="single" w:sz="6" w:space="0" w:color="auto"/>
              <w:right w:val="single" w:sz="6" w:space="0" w:color="auto"/>
            </w:tcBorders>
          </w:tcPr>
          <w:p w14:paraId="597A85D1" w14:textId="77777777" w:rsidR="003461FC" w:rsidRPr="00D27052" w:rsidRDefault="003461FC" w:rsidP="004959EE">
            <w:pPr>
              <w:autoSpaceDE w:val="0"/>
              <w:autoSpaceDN w:val="0"/>
              <w:spacing w:before="60" w:after="60" w:line="240" w:lineRule="auto"/>
              <w:ind w:left="113" w:right="113"/>
              <w:jc w:val="distribute"/>
              <w:textAlignment w:val="bottom"/>
              <w:rPr>
                <w:rFonts w:eastAsia="標楷體"/>
              </w:rPr>
            </w:pPr>
            <w:r w:rsidRPr="00D27052">
              <w:rPr>
                <w:rFonts w:eastAsia="標楷體"/>
                <w:szCs w:val="24"/>
              </w:rPr>
              <w:t>依據資料</w:t>
            </w:r>
          </w:p>
        </w:tc>
      </w:tr>
      <w:tr w:rsidR="004555D3" w:rsidRPr="00D27052" w14:paraId="66B5D685" w14:textId="77777777" w:rsidTr="002D752F">
        <w:tc>
          <w:tcPr>
            <w:tcW w:w="5946" w:type="dxa"/>
            <w:tcBorders>
              <w:top w:val="single" w:sz="6" w:space="0" w:color="auto"/>
              <w:left w:val="single" w:sz="6" w:space="0" w:color="auto"/>
              <w:bottom w:val="single" w:sz="6" w:space="0" w:color="auto"/>
              <w:right w:val="single" w:sz="6" w:space="0" w:color="auto"/>
            </w:tcBorders>
          </w:tcPr>
          <w:p w14:paraId="635BE22D" w14:textId="4BC45FCA" w:rsidR="004555D3" w:rsidRPr="003E72FD" w:rsidRDefault="004555D3" w:rsidP="0068739E">
            <w:pPr>
              <w:pStyle w:val="af4"/>
              <w:keepLines/>
              <w:numPr>
                <w:ilvl w:val="0"/>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客戶</w:t>
            </w:r>
            <w:r w:rsidR="0052291C" w:rsidRPr="003E72FD">
              <w:rPr>
                <w:rFonts w:ascii="Times New Roman" w:eastAsia="標楷體" w:hAnsi="Times New Roman"/>
              </w:rPr>
              <w:t>及代理商</w:t>
            </w:r>
            <w:r w:rsidRPr="003E72FD">
              <w:rPr>
                <w:rFonts w:ascii="Times New Roman" w:eastAsia="標楷體" w:hAnsi="Times New Roman"/>
              </w:rPr>
              <w:t>資料建立</w:t>
            </w:r>
          </w:p>
          <w:p w14:paraId="0A7A33F9" w14:textId="11DA628A" w:rsidR="00BD4CF2" w:rsidRPr="001B4379" w:rsidRDefault="004555D3" w:rsidP="001B4379">
            <w:pPr>
              <w:pStyle w:val="af4"/>
              <w:numPr>
                <w:ilvl w:val="1"/>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對於新建立業務關係之客戶</w:t>
            </w:r>
            <w:r w:rsidR="0089598B" w:rsidRPr="003E72FD">
              <w:rPr>
                <w:rFonts w:ascii="Times New Roman" w:eastAsia="標楷體" w:hAnsi="Times New Roman"/>
              </w:rPr>
              <w:t>及代理商</w:t>
            </w:r>
            <w:r w:rsidRPr="003E72FD">
              <w:rPr>
                <w:rFonts w:ascii="Times New Roman" w:eastAsia="標楷體" w:hAnsi="Times New Roman"/>
              </w:rPr>
              <w:t>，由</w:t>
            </w:r>
            <w:r w:rsidR="00415E7E" w:rsidRPr="003E72FD">
              <w:rPr>
                <w:rFonts w:ascii="Times New Roman" w:eastAsia="標楷體" w:hAnsi="Times New Roman"/>
              </w:rPr>
              <w:t>營運業務部</w:t>
            </w:r>
            <w:r w:rsidR="00445A14" w:rsidRPr="003E72FD">
              <w:rPr>
                <w:rFonts w:ascii="Times New Roman" w:eastAsia="標楷體" w:hAnsi="Times New Roman"/>
              </w:rPr>
              <w:t>取得</w:t>
            </w:r>
            <w:r w:rsidR="005C0E88" w:rsidRPr="003E72FD">
              <w:rPr>
                <w:rFonts w:ascii="Times New Roman" w:eastAsia="標楷體" w:hAnsi="Times New Roman"/>
              </w:rPr>
              <w:t>聯繫資料、</w:t>
            </w:r>
            <w:r w:rsidRPr="003E72FD">
              <w:rPr>
                <w:rFonts w:ascii="Times New Roman" w:eastAsia="標楷體" w:hAnsi="Times New Roman"/>
              </w:rPr>
              <w:t>營業執照、指定匯款帳戶</w:t>
            </w:r>
            <w:r w:rsidR="007243E4" w:rsidRPr="003E72FD">
              <w:rPr>
                <w:rFonts w:ascii="Times New Roman" w:eastAsia="標楷體" w:hAnsi="Times New Roman"/>
              </w:rPr>
              <w:t>佐證資料</w:t>
            </w:r>
            <w:r w:rsidRPr="003E72FD">
              <w:rPr>
                <w:rFonts w:ascii="Times New Roman" w:eastAsia="標楷體" w:hAnsi="Times New Roman"/>
              </w:rPr>
              <w:t>及其他必要證明文件後</w:t>
            </w:r>
            <w:r w:rsidR="0052291C" w:rsidRPr="003E72FD">
              <w:rPr>
                <w:rFonts w:ascii="Times New Roman" w:eastAsia="標楷體" w:hAnsi="Times New Roman"/>
              </w:rPr>
              <w:t>分別</w:t>
            </w:r>
            <w:r w:rsidRPr="003E72FD">
              <w:rPr>
                <w:rFonts w:ascii="Times New Roman" w:eastAsia="標楷體" w:hAnsi="Times New Roman"/>
              </w:rPr>
              <w:t>詳實填具「客戶</w:t>
            </w:r>
            <w:r w:rsidR="0049066B" w:rsidRPr="003E72FD">
              <w:rPr>
                <w:rFonts w:ascii="Times New Roman" w:eastAsia="標楷體" w:hAnsi="Times New Roman"/>
              </w:rPr>
              <w:t>基本資料</w:t>
            </w:r>
            <w:r w:rsidRPr="003E72FD">
              <w:rPr>
                <w:rFonts w:ascii="Times New Roman" w:eastAsia="標楷體" w:hAnsi="Times New Roman"/>
              </w:rPr>
              <w:t>」，</w:t>
            </w:r>
            <w:r w:rsidRPr="00FF21C7">
              <w:rPr>
                <w:rFonts w:ascii="Times New Roman" w:eastAsia="標楷體" w:hAnsi="Times New Roman"/>
              </w:rPr>
              <w:t>經</w:t>
            </w:r>
            <w:ins w:id="51" w:author="羅亦淞" w:date="2022-02-22T13:40:00Z">
              <w:r w:rsidR="009B0799" w:rsidRPr="00E31AEF">
                <w:rPr>
                  <w:rFonts w:ascii="Times New Roman" w:eastAsia="標楷體" w:hAnsi="Times New Roman" w:hint="eastAsia"/>
                </w:rPr>
                <w:t>部</w:t>
              </w:r>
              <w:r w:rsidR="009B0799" w:rsidRPr="00FF21C7">
                <w:rPr>
                  <w:rFonts w:ascii="Times New Roman" w:eastAsia="標楷體" w:hAnsi="Times New Roman" w:hint="eastAsia"/>
                </w:rPr>
                <w:t>門</w:t>
              </w:r>
            </w:ins>
            <w:ins w:id="52" w:author="羅亦淞" w:date="2022-01-11T10:46:00Z">
              <w:r w:rsidR="00E32687" w:rsidRPr="00FF21C7">
                <w:rPr>
                  <w:rFonts w:ascii="Times New Roman" w:eastAsia="標楷體" w:hAnsi="Times New Roman" w:hint="eastAsia"/>
                </w:rPr>
                <w:t>主管</w:t>
              </w:r>
            </w:ins>
            <w:r w:rsidR="0049066B" w:rsidRPr="00FF21C7">
              <w:rPr>
                <w:rFonts w:ascii="Times New Roman" w:eastAsia="標楷體" w:hAnsi="Times New Roman"/>
              </w:rPr>
              <w:t>核准</w:t>
            </w:r>
            <w:r w:rsidR="0049066B" w:rsidRPr="00FF21C7">
              <w:rPr>
                <w:rFonts w:ascii="Times New Roman" w:eastAsia="標楷體" w:hAnsi="Times New Roman" w:hint="eastAsia"/>
              </w:rPr>
              <w:t>並交由</w:t>
            </w:r>
            <w:r w:rsidR="004346BC" w:rsidRPr="00FF21C7">
              <w:rPr>
                <w:rFonts w:ascii="Times New Roman" w:eastAsia="標楷體" w:hAnsi="Times New Roman" w:hint="eastAsia"/>
              </w:rPr>
              <w:t>財務單位</w:t>
            </w:r>
            <w:r w:rsidR="0049066B" w:rsidRPr="00FF21C7">
              <w:rPr>
                <w:rFonts w:ascii="Times New Roman" w:eastAsia="標楷體" w:hAnsi="Times New Roman" w:hint="eastAsia"/>
              </w:rPr>
              <w:t>會簽後</w:t>
            </w:r>
            <w:ins w:id="53" w:author="羅亦淞" w:date="2022-01-11T11:15:00Z">
              <w:del w:id="54" w:author="Chan, Isabel T." w:date="2022-03-02T10:06:00Z">
                <w:r w:rsidR="001F453C" w:rsidRPr="00E31AEF" w:rsidDel="00440726">
                  <w:rPr>
                    <w:rFonts w:ascii="Times New Roman" w:eastAsia="標楷體" w:hAnsi="Times New Roman" w:hint="eastAsia"/>
                  </w:rPr>
                  <w:delText>?</w:delText>
                </w:r>
              </w:del>
            </w:ins>
            <w:r w:rsidRPr="00E31AEF">
              <w:rPr>
                <w:rFonts w:ascii="Times New Roman" w:eastAsia="標楷體" w:hAnsi="Times New Roman"/>
              </w:rPr>
              <w:t>，</w:t>
            </w:r>
            <w:r w:rsidR="0052291C" w:rsidRPr="00E31AEF">
              <w:rPr>
                <w:rFonts w:ascii="Times New Roman" w:eastAsia="標楷體" w:hAnsi="Times New Roman"/>
              </w:rPr>
              <w:t>再</w:t>
            </w:r>
            <w:r w:rsidRPr="003E72FD">
              <w:rPr>
                <w:rFonts w:ascii="Times New Roman" w:eastAsia="標楷體" w:hAnsi="Times New Roman"/>
              </w:rPr>
              <w:t>由</w:t>
            </w:r>
            <w:r w:rsidR="00E510AA" w:rsidRPr="003E72FD">
              <w:rPr>
                <w:rFonts w:ascii="Times New Roman" w:eastAsia="標楷體" w:hAnsi="Times New Roman"/>
              </w:rPr>
              <w:t>權責人員</w:t>
            </w:r>
            <w:r w:rsidR="001B4379">
              <w:rPr>
                <w:rFonts w:ascii="Times New Roman" w:eastAsia="標楷體" w:hAnsi="Times New Roman" w:hint="eastAsia"/>
              </w:rPr>
              <w:t>鍵</w:t>
            </w:r>
            <w:r w:rsidR="0049066B" w:rsidRPr="001B4379">
              <w:rPr>
                <w:rFonts w:ascii="Times New Roman" w:eastAsia="標楷體" w:hAnsi="Times New Roman"/>
              </w:rPr>
              <w:t>入系統</w:t>
            </w:r>
            <w:r w:rsidRPr="001B4379">
              <w:rPr>
                <w:rFonts w:ascii="Times New Roman" w:eastAsia="標楷體" w:hAnsi="Times New Roman"/>
              </w:rPr>
              <w:t>以完成</w:t>
            </w:r>
            <w:r w:rsidR="0088423A" w:rsidRPr="001B4379">
              <w:rPr>
                <w:rFonts w:ascii="Times New Roman" w:eastAsia="標楷體" w:hAnsi="Times New Roman"/>
              </w:rPr>
              <w:t>客戶主檔</w:t>
            </w:r>
            <w:r w:rsidRPr="001B4379">
              <w:rPr>
                <w:rFonts w:ascii="Times New Roman" w:eastAsia="標楷體" w:hAnsi="Times New Roman"/>
              </w:rPr>
              <w:t>登錄。</w:t>
            </w:r>
          </w:p>
          <w:p w14:paraId="2BA2A125" w14:textId="10716CBB" w:rsidR="009547AC" w:rsidRPr="003E72FD" w:rsidRDefault="009547AC" w:rsidP="0068739E">
            <w:pPr>
              <w:pStyle w:val="af4"/>
              <w:numPr>
                <w:ilvl w:val="1"/>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簽訂新代理商應在</w:t>
            </w:r>
            <w:ins w:id="55" w:author="Chan, Isabel T." w:date="2022-03-02T10:12:00Z">
              <w:r w:rsidR="00440726">
                <w:rPr>
                  <w:rFonts w:ascii="新細明體" w:eastAsia="新細明體" w:hAnsi="新細明體" w:hint="eastAsia"/>
                </w:rPr>
                <w:t>「</w:t>
              </w:r>
            </w:ins>
            <w:ins w:id="56" w:author="羅亦淞" w:date="2022-02-22T15:49:00Z">
              <w:r w:rsidR="00B0224C">
                <w:rPr>
                  <w:rFonts w:ascii="Times New Roman" w:eastAsia="標楷體" w:hAnsi="Times New Roman" w:hint="eastAsia"/>
                </w:rPr>
                <w:t>簽呈</w:t>
              </w:r>
            </w:ins>
            <w:ins w:id="57" w:author="Chan, Isabel T." w:date="2022-03-02T10:12:00Z">
              <w:r w:rsidR="00440726">
                <w:rPr>
                  <w:rFonts w:ascii="新細明體" w:eastAsia="新細明體" w:hAnsi="新細明體" w:hint="eastAsia"/>
                </w:rPr>
                <w:t>」</w:t>
              </w:r>
            </w:ins>
            <w:r w:rsidRPr="003E72FD">
              <w:rPr>
                <w:rFonts w:ascii="Times New Roman" w:eastAsia="標楷體" w:hAnsi="Times New Roman"/>
              </w:rPr>
              <w:t>中說明與其合作之必要性。</w:t>
            </w:r>
          </w:p>
          <w:p w14:paraId="7468B432" w14:textId="1A67A295" w:rsidR="00230CDD" w:rsidRPr="003E72FD" w:rsidRDefault="000D64E5" w:rsidP="0068739E">
            <w:pPr>
              <w:pStyle w:val="af4"/>
              <w:numPr>
                <w:ilvl w:val="1"/>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對於新建立業務關係之客戶</w:t>
            </w:r>
            <w:r w:rsidR="0089598B" w:rsidRPr="003E72FD">
              <w:rPr>
                <w:rFonts w:ascii="Times New Roman" w:eastAsia="標楷體" w:hAnsi="Times New Roman"/>
              </w:rPr>
              <w:t>及代理商</w:t>
            </w:r>
            <w:r w:rsidRPr="003E72FD">
              <w:rPr>
                <w:rFonts w:ascii="Times New Roman" w:eastAsia="標楷體" w:hAnsi="Times New Roman"/>
              </w:rPr>
              <w:t>之徵信作業，應依照</w:t>
            </w:r>
            <w:r w:rsidRPr="00FF21C7">
              <w:rPr>
                <w:rFonts w:ascii="Times New Roman" w:eastAsia="標楷體" w:hAnsi="Times New Roman"/>
              </w:rPr>
              <w:t>【</w:t>
            </w:r>
            <w:r w:rsidR="002524AF" w:rsidRPr="00FF21C7">
              <w:rPr>
                <w:rFonts w:ascii="Times New Roman" w:eastAsia="標楷體" w:hAnsi="Times New Roman"/>
              </w:rPr>
              <w:t>授</w:t>
            </w:r>
            <w:r w:rsidRPr="00FF21C7">
              <w:rPr>
                <w:rFonts w:ascii="Times New Roman" w:eastAsia="標楷體" w:hAnsi="Times New Roman"/>
              </w:rPr>
              <w:t>信</w:t>
            </w:r>
            <w:r w:rsidR="00BD4CF2" w:rsidRPr="00FF21C7">
              <w:rPr>
                <w:rFonts w:ascii="Times New Roman" w:eastAsia="標楷體" w:hAnsi="Times New Roman"/>
              </w:rPr>
              <w:t>管理</w:t>
            </w:r>
            <w:r w:rsidR="00811D73" w:rsidRPr="00FF21C7">
              <w:rPr>
                <w:rFonts w:ascii="Times New Roman" w:eastAsia="標楷體" w:hAnsi="Times New Roman"/>
              </w:rPr>
              <w:t>作業</w:t>
            </w:r>
            <w:r w:rsidR="00BD4CF2" w:rsidRPr="00FF21C7">
              <w:rPr>
                <w:rFonts w:ascii="Times New Roman" w:eastAsia="標楷體" w:hAnsi="Times New Roman"/>
              </w:rPr>
              <w:t>辦法】</w:t>
            </w:r>
            <w:r w:rsidR="00BD4CF2" w:rsidRPr="003E72FD">
              <w:rPr>
                <w:rFonts w:ascii="Times New Roman" w:eastAsia="標楷體" w:hAnsi="Times New Roman"/>
              </w:rPr>
              <w:t>規範辦理</w:t>
            </w:r>
            <w:r w:rsidR="008372B0" w:rsidRPr="003E72FD">
              <w:rPr>
                <w:rFonts w:ascii="Times New Roman" w:eastAsia="標楷體" w:hAnsi="Times New Roman"/>
              </w:rPr>
              <w:t>，按照客戶的規模、</w:t>
            </w:r>
            <w:r w:rsidR="008372B0" w:rsidRPr="003E72FD">
              <w:rPr>
                <w:rFonts w:ascii="Times New Roman" w:eastAsia="標楷體" w:hAnsi="Times New Roman"/>
              </w:rPr>
              <w:t xml:space="preserve"> </w:t>
            </w:r>
            <w:r w:rsidR="00CB1581" w:rsidRPr="003E72FD">
              <w:rPr>
                <w:rFonts w:ascii="Times New Roman" w:eastAsia="標楷體" w:hAnsi="Times New Roman"/>
              </w:rPr>
              <w:t>交易類型</w:t>
            </w:r>
            <w:r w:rsidR="00314A7C" w:rsidRPr="003E72FD">
              <w:rPr>
                <w:rFonts w:ascii="Times New Roman" w:eastAsia="標楷體" w:hAnsi="Times New Roman"/>
              </w:rPr>
              <w:t>、代理的範圍</w:t>
            </w:r>
            <w:r w:rsidR="008372B0" w:rsidRPr="003E72FD">
              <w:rPr>
                <w:rFonts w:ascii="Times New Roman" w:eastAsia="標楷體" w:hAnsi="Times New Roman"/>
              </w:rPr>
              <w:t>及付款條件等因素來決定是否要進行徵信及如何進行</w:t>
            </w:r>
            <w:r w:rsidR="00BD4CF2" w:rsidRPr="003E72FD">
              <w:rPr>
                <w:rFonts w:ascii="Times New Roman" w:eastAsia="標楷體" w:hAnsi="Times New Roman"/>
              </w:rPr>
              <w:t>。</w:t>
            </w:r>
          </w:p>
          <w:p w14:paraId="697D993A" w14:textId="0FDCA00F" w:rsidR="00B64361" w:rsidRPr="003E72FD" w:rsidRDefault="00621DAE" w:rsidP="0068739E">
            <w:pPr>
              <w:pStyle w:val="af4"/>
              <w:numPr>
                <w:ilvl w:val="1"/>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通過審核之</w:t>
            </w:r>
            <w:r w:rsidR="00B64361" w:rsidRPr="003E72FD">
              <w:rPr>
                <w:rFonts w:ascii="Times New Roman" w:eastAsia="標楷體" w:hAnsi="Times New Roman"/>
              </w:rPr>
              <w:t>代理商應與其簽定</w:t>
            </w:r>
            <w:r w:rsidR="00A6254A" w:rsidRPr="003E72FD">
              <w:rPr>
                <w:rFonts w:ascii="Times New Roman" w:eastAsia="標楷體" w:hAnsi="Times New Roman"/>
              </w:rPr>
              <w:t>「代理商</w:t>
            </w:r>
            <w:r w:rsidR="00B64361" w:rsidRPr="003E72FD">
              <w:rPr>
                <w:rFonts w:ascii="Times New Roman" w:eastAsia="標楷體" w:hAnsi="Times New Roman"/>
              </w:rPr>
              <w:t>合約</w:t>
            </w:r>
            <w:r w:rsidR="00480A11" w:rsidRPr="003E72FD">
              <w:rPr>
                <w:rFonts w:ascii="Times New Roman" w:eastAsia="標楷體" w:hAnsi="Times New Roman"/>
              </w:rPr>
              <w:t>書</w:t>
            </w:r>
            <w:r w:rsidR="00A6254A" w:rsidRPr="003E72FD">
              <w:rPr>
                <w:rFonts w:ascii="Times New Roman" w:eastAsia="標楷體" w:hAnsi="Times New Roman"/>
              </w:rPr>
              <w:t>」</w:t>
            </w:r>
            <w:r w:rsidR="008C524C" w:rsidRPr="003E72FD">
              <w:rPr>
                <w:rFonts w:ascii="Times New Roman" w:eastAsia="標楷體" w:hAnsi="Times New Roman"/>
              </w:rPr>
              <w:t>，內容包含合作模式</w:t>
            </w:r>
            <w:r w:rsidR="00B64361" w:rsidRPr="003E72FD">
              <w:rPr>
                <w:rFonts w:ascii="Times New Roman" w:eastAsia="標楷體" w:hAnsi="Times New Roman"/>
              </w:rPr>
              <w:t>、</w:t>
            </w:r>
            <w:r w:rsidR="009A624B" w:rsidRPr="003E72FD">
              <w:rPr>
                <w:rFonts w:ascii="Times New Roman" w:eastAsia="標楷體" w:hAnsi="Times New Roman"/>
              </w:rPr>
              <w:t>合作範圍、</w:t>
            </w:r>
            <w:r w:rsidR="00480A11" w:rsidRPr="003E72FD">
              <w:rPr>
                <w:rFonts w:ascii="Times New Roman" w:eastAsia="標楷體" w:hAnsi="Times New Roman"/>
              </w:rPr>
              <w:t>佣金</w:t>
            </w:r>
            <w:r w:rsidRPr="003E72FD">
              <w:rPr>
                <w:rFonts w:ascii="Times New Roman" w:eastAsia="標楷體" w:hAnsi="Times New Roman"/>
              </w:rPr>
              <w:t>計算、權利義務</w:t>
            </w:r>
            <w:r w:rsidR="00A53689" w:rsidRPr="003E72FD">
              <w:rPr>
                <w:rFonts w:ascii="Times New Roman" w:eastAsia="標楷體" w:hAnsi="Times New Roman"/>
              </w:rPr>
              <w:t>和</w:t>
            </w:r>
            <w:r w:rsidRPr="003E72FD">
              <w:rPr>
                <w:rFonts w:ascii="Times New Roman" w:eastAsia="標楷體" w:hAnsi="Times New Roman"/>
              </w:rPr>
              <w:t>其他必要約定事項</w:t>
            </w:r>
            <w:r w:rsidR="00CF5C9A" w:rsidRPr="003E72FD">
              <w:rPr>
                <w:rFonts w:ascii="Times New Roman" w:eastAsia="標楷體" w:hAnsi="Times New Roman"/>
              </w:rPr>
              <w:t>，經</w:t>
            </w:r>
            <w:ins w:id="58" w:author="羅亦淞" w:date="2022-01-11T11:23:00Z">
              <w:r w:rsidR="00CE7AA7">
                <w:rPr>
                  <w:rFonts w:ascii="Times New Roman" w:eastAsia="標楷體" w:hAnsi="Times New Roman" w:hint="eastAsia"/>
                </w:rPr>
                <w:t>總經理</w:t>
              </w:r>
            </w:ins>
            <w:r w:rsidRPr="003E72FD">
              <w:rPr>
                <w:rFonts w:ascii="Times New Roman" w:eastAsia="標楷體" w:hAnsi="Times New Roman"/>
              </w:rPr>
              <w:t>核准，必要時請法務單位或是外部律師</w:t>
            </w:r>
            <w:r w:rsidR="002E67E1" w:rsidRPr="003E72FD">
              <w:rPr>
                <w:rFonts w:ascii="Times New Roman" w:eastAsia="標楷體" w:hAnsi="Times New Roman"/>
              </w:rPr>
              <w:t>核閱後，</w:t>
            </w:r>
            <w:r w:rsidRPr="003E72FD">
              <w:rPr>
                <w:rFonts w:ascii="Times New Roman" w:eastAsia="標楷體" w:hAnsi="Times New Roman"/>
              </w:rPr>
              <w:t>才能</w:t>
            </w:r>
            <w:r w:rsidR="00A53689" w:rsidRPr="003E72FD">
              <w:rPr>
                <w:rFonts w:ascii="Times New Roman" w:eastAsia="標楷體" w:hAnsi="Times New Roman"/>
              </w:rPr>
              <w:t>正式執行</w:t>
            </w:r>
            <w:r w:rsidRPr="003E72FD">
              <w:rPr>
                <w:rFonts w:ascii="Times New Roman" w:eastAsia="標楷體" w:hAnsi="Times New Roman"/>
              </w:rPr>
              <w:t>。</w:t>
            </w:r>
          </w:p>
          <w:p w14:paraId="52673A19" w14:textId="70B3F14A" w:rsidR="004555D3" w:rsidRPr="003E72FD" w:rsidRDefault="004555D3" w:rsidP="0068739E">
            <w:pPr>
              <w:pStyle w:val="af4"/>
              <w:keepLines/>
              <w:numPr>
                <w:ilvl w:val="0"/>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客戶</w:t>
            </w:r>
            <w:r w:rsidR="0052291C" w:rsidRPr="003E72FD">
              <w:rPr>
                <w:rFonts w:ascii="Times New Roman" w:eastAsia="標楷體" w:hAnsi="Times New Roman"/>
              </w:rPr>
              <w:t>及代理商</w:t>
            </w:r>
            <w:r w:rsidRPr="003E72FD">
              <w:rPr>
                <w:rFonts w:ascii="Times New Roman" w:eastAsia="標楷體" w:hAnsi="Times New Roman"/>
              </w:rPr>
              <w:t>資料變更</w:t>
            </w:r>
          </w:p>
          <w:p w14:paraId="5D2CB27D" w14:textId="1127D987" w:rsidR="004555D3" w:rsidRPr="003E72FD" w:rsidRDefault="004555D3" w:rsidP="0068739E">
            <w:pPr>
              <w:pStyle w:val="af4"/>
              <w:numPr>
                <w:ilvl w:val="1"/>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客戶</w:t>
            </w:r>
            <w:r w:rsidR="00EB19D7" w:rsidRPr="003E72FD">
              <w:rPr>
                <w:rFonts w:ascii="Times New Roman" w:eastAsia="標楷體" w:hAnsi="Times New Roman"/>
              </w:rPr>
              <w:t>及代理商</w:t>
            </w:r>
            <w:r w:rsidRPr="003E72FD">
              <w:rPr>
                <w:rFonts w:ascii="Times New Roman" w:eastAsia="標楷體" w:hAnsi="Times New Roman"/>
              </w:rPr>
              <w:t>資料需變更時，</w:t>
            </w:r>
            <w:r w:rsidR="00415E7E" w:rsidRPr="003E72FD">
              <w:rPr>
                <w:rFonts w:ascii="Times New Roman" w:eastAsia="標楷體" w:hAnsi="Times New Roman"/>
              </w:rPr>
              <w:t>營運業務部</w:t>
            </w:r>
            <w:r w:rsidR="00235AF9" w:rsidRPr="003E72FD">
              <w:rPr>
                <w:rFonts w:ascii="Times New Roman" w:eastAsia="標楷體" w:hAnsi="Times New Roman"/>
              </w:rPr>
              <w:t>重新</w:t>
            </w:r>
            <w:r w:rsidRPr="003E72FD">
              <w:rPr>
                <w:rFonts w:ascii="Times New Roman" w:eastAsia="標楷體" w:hAnsi="Times New Roman"/>
              </w:rPr>
              <w:t>應填寫「</w:t>
            </w:r>
            <w:r w:rsidR="00235AF9" w:rsidRPr="003E72FD">
              <w:rPr>
                <w:rFonts w:ascii="Times New Roman" w:eastAsia="標楷體" w:hAnsi="Times New Roman"/>
              </w:rPr>
              <w:t>客戶基本資料</w:t>
            </w:r>
            <w:r w:rsidRPr="003E72FD">
              <w:rPr>
                <w:rFonts w:ascii="Times New Roman" w:eastAsia="標楷體" w:hAnsi="Times New Roman"/>
              </w:rPr>
              <w:t>」，</w:t>
            </w:r>
            <w:r w:rsidR="006A5070" w:rsidRPr="003E72FD">
              <w:rPr>
                <w:rFonts w:ascii="Times New Roman" w:eastAsia="標楷體" w:hAnsi="Times New Roman"/>
              </w:rPr>
              <w:t>經</w:t>
            </w:r>
            <w:ins w:id="59" w:author="羅亦淞" w:date="2022-01-11T10:51:00Z">
              <w:r w:rsidR="000E6550">
                <w:rPr>
                  <w:rFonts w:ascii="Times New Roman" w:eastAsia="標楷體" w:hAnsi="Times New Roman" w:hint="eastAsia"/>
                </w:rPr>
                <w:t>部門主管</w:t>
              </w:r>
            </w:ins>
            <w:r w:rsidR="00426EDD" w:rsidRPr="003E72FD">
              <w:rPr>
                <w:rFonts w:ascii="Times New Roman" w:eastAsia="標楷體" w:hAnsi="Times New Roman"/>
              </w:rPr>
              <w:t>核准後</w:t>
            </w:r>
            <w:r w:rsidR="005E47E3" w:rsidRPr="003E72FD">
              <w:rPr>
                <w:rFonts w:ascii="Times New Roman" w:eastAsia="標楷體" w:hAnsi="Times New Roman"/>
              </w:rPr>
              <w:t>，</w:t>
            </w:r>
            <w:r w:rsidR="009E6186" w:rsidRPr="003E72FD">
              <w:rPr>
                <w:rFonts w:ascii="Times New Roman" w:eastAsia="標楷體" w:hAnsi="Times New Roman"/>
              </w:rPr>
              <w:t>交由</w:t>
            </w:r>
            <w:r w:rsidR="005E47E3" w:rsidRPr="003E72FD">
              <w:rPr>
                <w:rFonts w:ascii="Times New Roman" w:eastAsia="標楷體" w:hAnsi="Times New Roman"/>
              </w:rPr>
              <w:t>業務助理</w:t>
            </w:r>
            <w:r w:rsidRPr="003E72FD">
              <w:rPr>
                <w:rFonts w:ascii="Times New Roman" w:eastAsia="標楷體" w:hAnsi="Times New Roman"/>
              </w:rPr>
              <w:t>更新</w:t>
            </w:r>
            <w:r w:rsidR="0088423A" w:rsidRPr="003E72FD">
              <w:rPr>
                <w:rFonts w:ascii="Times New Roman" w:eastAsia="標楷體" w:hAnsi="Times New Roman"/>
              </w:rPr>
              <w:t>客戶主檔</w:t>
            </w:r>
            <w:r w:rsidRPr="003E72FD">
              <w:rPr>
                <w:rFonts w:ascii="Times New Roman" w:eastAsia="標楷體" w:hAnsi="Times New Roman"/>
              </w:rPr>
              <w:t>。</w:t>
            </w:r>
          </w:p>
          <w:p w14:paraId="6BFDA2D5" w14:textId="23BC4B96" w:rsidR="00471FE7" w:rsidRPr="003E72FD" w:rsidRDefault="00471FE7" w:rsidP="0068739E">
            <w:pPr>
              <w:pStyle w:val="af4"/>
              <w:numPr>
                <w:ilvl w:val="1"/>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如修改客戶</w:t>
            </w:r>
            <w:r w:rsidR="008C524C" w:rsidRPr="003E72FD">
              <w:rPr>
                <w:rFonts w:ascii="Times New Roman" w:eastAsia="標楷體" w:hAnsi="Times New Roman"/>
              </w:rPr>
              <w:t>及代理商</w:t>
            </w:r>
            <w:r w:rsidR="006D52DE" w:rsidRPr="003E72FD">
              <w:rPr>
                <w:rFonts w:ascii="Times New Roman" w:eastAsia="標楷體" w:hAnsi="Times New Roman"/>
              </w:rPr>
              <w:t>之收款條件時，應</w:t>
            </w:r>
            <w:r w:rsidRPr="003E72FD">
              <w:rPr>
                <w:rFonts w:ascii="Times New Roman" w:eastAsia="標楷體" w:hAnsi="Times New Roman"/>
              </w:rPr>
              <w:t>額外取得</w:t>
            </w:r>
            <w:r w:rsidR="004346BC" w:rsidRPr="003E72FD">
              <w:rPr>
                <w:rFonts w:ascii="Times New Roman" w:eastAsia="標楷體" w:hAnsi="Times New Roman"/>
              </w:rPr>
              <w:t>財務單位</w:t>
            </w:r>
            <w:r w:rsidR="00426EDD" w:rsidRPr="003E72FD">
              <w:rPr>
                <w:rFonts w:ascii="Times New Roman" w:eastAsia="標楷體" w:hAnsi="Times New Roman"/>
              </w:rPr>
              <w:t>會簽</w:t>
            </w:r>
            <w:r w:rsidR="00811D73" w:rsidRPr="003E72FD">
              <w:rPr>
                <w:rFonts w:ascii="Times New Roman" w:eastAsia="標楷體" w:hAnsi="Times New Roman"/>
              </w:rPr>
              <w:t>後始得交由業</w:t>
            </w:r>
            <w:r w:rsidR="006D52DE" w:rsidRPr="003E72FD">
              <w:rPr>
                <w:rFonts w:ascii="Times New Roman" w:eastAsia="標楷體" w:hAnsi="Times New Roman"/>
              </w:rPr>
              <w:t>務</w:t>
            </w:r>
            <w:r w:rsidR="00811D73" w:rsidRPr="003E72FD">
              <w:rPr>
                <w:rFonts w:ascii="Times New Roman" w:eastAsia="標楷體" w:hAnsi="Times New Roman"/>
              </w:rPr>
              <w:t>助</w:t>
            </w:r>
            <w:r w:rsidR="006D52DE" w:rsidRPr="003E72FD">
              <w:rPr>
                <w:rFonts w:ascii="Times New Roman" w:eastAsia="標楷體" w:hAnsi="Times New Roman"/>
              </w:rPr>
              <w:t>理</w:t>
            </w:r>
            <w:r w:rsidR="00426EDD" w:rsidRPr="003E72FD">
              <w:rPr>
                <w:rFonts w:ascii="Times New Roman" w:eastAsia="標楷體" w:hAnsi="Times New Roman"/>
              </w:rPr>
              <w:t>更新</w:t>
            </w:r>
            <w:r w:rsidRPr="003E72FD">
              <w:rPr>
                <w:rFonts w:ascii="Times New Roman" w:eastAsia="標楷體" w:hAnsi="Times New Roman"/>
              </w:rPr>
              <w:t>。</w:t>
            </w:r>
          </w:p>
          <w:p w14:paraId="1BF2C321" w14:textId="6A5B3CDE" w:rsidR="004555D3" w:rsidRPr="003E72FD" w:rsidRDefault="00415E7E" w:rsidP="0068739E">
            <w:pPr>
              <w:pStyle w:val="af4"/>
              <w:numPr>
                <w:ilvl w:val="1"/>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營運業務部</w:t>
            </w:r>
            <w:r w:rsidR="004555D3" w:rsidRPr="003E72FD">
              <w:rPr>
                <w:rFonts w:ascii="Times New Roman" w:eastAsia="標楷體" w:hAnsi="Times New Roman"/>
              </w:rPr>
              <w:t>應每年</w:t>
            </w:r>
            <w:r w:rsidR="0042669B" w:rsidRPr="003E72FD">
              <w:rPr>
                <w:rFonts w:ascii="Times New Roman" w:eastAsia="標楷體" w:hAnsi="Times New Roman"/>
              </w:rPr>
              <w:t>確認</w:t>
            </w:r>
            <w:r w:rsidR="0088423A" w:rsidRPr="003E72FD">
              <w:rPr>
                <w:rFonts w:ascii="Times New Roman" w:eastAsia="標楷體" w:hAnsi="Times New Roman"/>
              </w:rPr>
              <w:t>客戶主檔</w:t>
            </w:r>
            <w:r w:rsidR="00463ACE" w:rsidRPr="003E72FD">
              <w:rPr>
                <w:rFonts w:ascii="Times New Roman" w:eastAsia="標楷體" w:hAnsi="Times New Roman"/>
              </w:rPr>
              <w:t>（包含代理商</w:t>
            </w:r>
            <w:r w:rsidR="00463ACE" w:rsidRPr="003E72FD">
              <w:rPr>
                <w:rFonts w:ascii="Times New Roman" w:eastAsia="標楷體" w:hAnsi="Times New Roman"/>
              </w:rPr>
              <w:lastRenderedPageBreak/>
              <w:t>及一般客戶）</w:t>
            </w:r>
            <w:r w:rsidR="004555D3" w:rsidRPr="003E72FD">
              <w:rPr>
                <w:rFonts w:ascii="Times New Roman" w:eastAsia="標楷體" w:hAnsi="Times New Roman"/>
              </w:rPr>
              <w:t>之正確性，確</w:t>
            </w:r>
            <w:r w:rsidR="0042669B" w:rsidRPr="003E72FD">
              <w:rPr>
                <w:rFonts w:ascii="Times New Roman" w:eastAsia="標楷體" w:hAnsi="Times New Roman"/>
              </w:rPr>
              <w:t>保</w:t>
            </w:r>
            <w:r w:rsidR="0088423A" w:rsidRPr="003E72FD">
              <w:rPr>
                <w:rFonts w:ascii="Times New Roman" w:eastAsia="標楷體" w:hAnsi="Times New Roman"/>
              </w:rPr>
              <w:t>客戶主檔</w:t>
            </w:r>
            <w:r w:rsidR="004555D3" w:rsidRPr="003E72FD">
              <w:rPr>
                <w:rFonts w:ascii="Times New Roman" w:eastAsia="標楷體" w:hAnsi="Times New Roman"/>
              </w:rPr>
              <w:t>仍適當有效。</w:t>
            </w:r>
          </w:p>
          <w:p w14:paraId="5A5EE3E9" w14:textId="7B4E46BB" w:rsidR="003A7D62" w:rsidRPr="003E72FD" w:rsidRDefault="003A7D62" w:rsidP="0068739E">
            <w:pPr>
              <w:pStyle w:val="af4"/>
              <w:keepLines/>
              <w:numPr>
                <w:ilvl w:val="0"/>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代理商</w:t>
            </w:r>
            <w:r w:rsidR="00235AF9" w:rsidRPr="003E72FD">
              <w:rPr>
                <w:rFonts w:ascii="Times New Roman" w:eastAsia="標楷體" w:hAnsi="Times New Roman"/>
              </w:rPr>
              <w:t>之相關資訊，包含合約之簽訂、佣金計算、合作期間、合作模式、</w:t>
            </w:r>
            <w:r w:rsidRPr="003E72FD">
              <w:rPr>
                <w:rFonts w:ascii="Times New Roman" w:eastAsia="標楷體" w:hAnsi="Times New Roman"/>
              </w:rPr>
              <w:t>進貨及出貨情形</w:t>
            </w:r>
            <w:r w:rsidR="00235AF9" w:rsidRPr="003E72FD">
              <w:rPr>
                <w:rFonts w:ascii="Times New Roman" w:eastAsia="標楷體" w:hAnsi="Times New Roman"/>
              </w:rPr>
              <w:t>及其他相關彙整之資訊</w:t>
            </w:r>
            <w:r w:rsidRPr="003E72FD">
              <w:rPr>
                <w:rFonts w:ascii="Times New Roman" w:eastAsia="標楷體" w:hAnsi="Times New Roman"/>
              </w:rPr>
              <w:t>等</w:t>
            </w:r>
            <w:r w:rsidR="00235AF9" w:rsidRPr="003E72FD">
              <w:rPr>
                <w:rFonts w:ascii="Times New Roman" w:eastAsia="標楷體" w:hAnsi="Times New Roman"/>
              </w:rPr>
              <w:t>內容</w:t>
            </w:r>
            <w:r w:rsidRPr="003E72FD">
              <w:rPr>
                <w:rFonts w:ascii="Times New Roman" w:eastAsia="標楷體" w:hAnsi="Times New Roman"/>
              </w:rPr>
              <w:t>，應由營運業務部維護於「代理商管理明細表」，作為日後評估是否要與該代理商繼續往來及合作模式是否調整等之依據</w:t>
            </w:r>
            <w:r w:rsidRPr="003E72FD">
              <w:rPr>
                <w:rFonts w:ascii="Times New Roman" w:eastAsia="標楷體" w:hAnsi="Times New Roman" w:hint="eastAsia"/>
              </w:rPr>
              <w:t>，並確保雙方帳務之一致性</w:t>
            </w:r>
            <w:r w:rsidRPr="003E72FD">
              <w:rPr>
                <w:rFonts w:ascii="Times New Roman" w:eastAsia="標楷體" w:hAnsi="Times New Roman"/>
              </w:rPr>
              <w:t>。</w:t>
            </w:r>
          </w:p>
          <w:p w14:paraId="6AAC1004" w14:textId="0FEE9BAB" w:rsidR="00FA175F" w:rsidRPr="003E72FD" w:rsidRDefault="00CB1581" w:rsidP="001B4379">
            <w:pPr>
              <w:pStyle w:val="af4"/>
              <w:keepLines/>
              <w:numPr>
                <w:ilvl w:val="0"/>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稽核室</w:t>
            </w:r>
            <w:r w:rsidR="00FA175F" w:rsidRPr="003E72FD">
              <w:rPr>
                <w:rFonts w:ascii="Times New Roman" w:eastAsia="標楷體" w:hAnsi="Times New Roman"/>
              </w:rPr>
              <w:t>應定期檢視與代理商之往來交易真實性，如果有必要應請營運業務部協助，若有不當之行為，</w:t>
            </w:r>
            <w:r w:rsidR="001B4379" w:rsidRPr="001B4379">
              <w:rPr>
                <w:rFonts w:ascii="Times New Roman" w:eastAsia="標楷體" w:hAnsi="Times New Roman" w:hint="eastAsia"/>
              </w:rPr>
              <w:t>應協同營運業務部評估與該代理商繼續往來之必要性</w:t>
            </w:r>
            <w:r w:rsidR="00FA175F" w:rsidRPr="003E72FD">
              <w:rPr>
                <w:rFonts w:ascii="Times New Roman" w:eastAsia="標楷體" w:hAnsi="Times New Roman"/>
              </w:rPr>
              <w:t>。</w:t>
            </w:r>
          </w:p>
          <w:p w14:paraId="132F0059" w14:textId="60A74B68" w:rsidR="000775C3" w:rsidRPr="003E72FD" w:rsidRDefault="001F453C" w:rsidP="0068739E">
            <w:pPr>
              <w:pStyle w:val="af4"/>
              <w:keepLines/>
              <w:numPr>
                <w:ilvl w:val="0"/>
                <w:numId w:val="18"/>
              </w:numPr>
              <w:adjustRightInd/>
              <w:spacing w:line="240" w:lineRule="auto"/>
              <w:ind w:leftChars="0"/>
              <w:jc w:val="both"/>
              <w:textAlignment w:val="auto"/>
              <w:rPr>
                <w:rFonts w:ascii="Times New Roman" w:eastAsia="標楷體" w:hAnsi="Times New Roman"/>
              </w:rPr>
            </w:pPr>
            <w:ins w:id="60" w:author="羅亦淞" w:date="2022-01-11T11:19:00Z">
              <w:del w:id="61" w:author="Chan, Isabel T." w:date="2022-03-02T10:18:00Z">
                <w:r w:rsidDel="0090618E">
                  <w:rPr>
                    <w:rFonts w:ascii="Times New Roman" w:eastAsia="標楷體" w:hAnsi="Times New Roman" w:hint="eastAsia"/>
                  </w:rPr>
                  <w:delText>?</w:delText>
                </w:r>
              </w:del>
            </w:ins>
            <w:r w:rsidR="00FA175F" w:rsidRPr="003E72FD">
              <w:rPr>
                <w:rFonts w:ascii="Times New Roman" w:eastAsia="標楷體" w:hAnsi="Times New Roman"/>
              </w:rPr>
              <w:t>拒絕往來之客戶及代理商，應由營運業務部以</w:t>
            </w:r>
            <w:ins w:id="62" w:author="Chan, Isabel T." w:date="2022-03-02T10:18:00Z">
              <w:r w:rsidR="0090618E">
                <w:rPr>
                  <w:rFonts w:ascii="新細明體" w:eastAsia="新細明體" w:hAnsi="新細明體" w:hint="eastAsia"/>
                </w:rPr>
                <w:t>「</w:t>
              </w:r>
            </w:ins>
            <w:ins w:id="63" w:author="羅亦淞" w:date="2022-02-22T15:51:00Z">
              <w:r w:rsidR="00B0224C">
                <w:rPr>
                  <w:rFonts w:ascii="Times New Roman" w:eastAsia="標楷體" w:hAnsi="Times New Roman" w:hint="eastAsia"/>
                </w:rPr>
                <w:t>簽呈</w:t>
              </w:r>
            </w:ins>
            <w:ins w:id="64" w:author="Chan, Isabel T." w:date="2022-03-02T10:18:00Z">
              <w:r w:rsidR="0090618E">
                <w:rPr>
                  <w:rFonts w:ascii="新細明體" w:eastAsia="新細明體" w:hAnsi="新細明體" w:hint="eastAsia"/>
                </w:rPr>
                <w:t>」</w:t>
              </w:r>
            </w:ins>
            <w:r w:rsidR="00FA175F" w:rsidRPr="003E72FD">
              <w:rPr>
                <w:rFonts w:ascii="Times New Roman" w:eastAsia="標楷體" w:hAnsi="Times New Roman"/>
              </w:rPr>
              <w:t>提出，經</w:t>
            </w:r>
            <w:r w:rsidR="004346BC" w:rsidRPr="003E72FD">
              <w:rPr>
                <w:rFonts w:ascii="Times New Roman" w:eastAsia="標楷體" w:hAnsi="Times New Roman"/>
              </w:rPr>
              <w:t>財務單位</w:t>
            </w:r>
            <w:r w:rsidR="00231E71" w:rsidRPr="003E72FD">
              <w:rPr>
                <w:rFonts w:ascii="Times New Roman" w:eastAsia="標楷體" w:hAnsi="Times New Roman"/>
              </w:rPr>
              <w:t>確認相關交易、應收帳款及其他重要往來事項皆已結案</w:t>
            </w:r>
            <w:r w:rsidR="00FA175F" w:rsidRPr="003E72FD">
              <w:rPr>
                <w:rFonts w:ascii="Times New Roman" w:eastAsia="標楷體" w:hAnsi="Times New Roman"/>
              </w:rPr>
              <w:t>，並經</w:t>
            </w:r>
            <w:ins w:id="65" w:author="羅亦淞" w:date="2022-01-11T11:26:00Z">
              <w:r w:rsidR="008049AF">
                <w:rPr>
                  <w:rFonts w:ascii="Times New Roman" w:eastAsia="標楷體" w:hAnsi="Times New Roman" w:hint="eastAsia"/>
                </w:rPr>
                <w:t>總經理</w:t>
              </w:r>
            </w:ins>
            <w:r w:rsidR="00FA175F" w:rsidRPr="003E72FD">
              <w:rPr>
                <w:rFonts w:ascii="Times New Roman" w:eastAsia="標楷體" w:hAnsi="Times New Roman"/>
              </w:rPr>
              <w:t>核准後，</w:t>
            </w:r>
            <w:r w:rsidR="00570607" w:rsidRPr="003E72FD">
              <w:rPr>
                <w:rFonts w:ascii="Times New Roman" w:eastAsia="標楷體" w:hAnsi="Times New Roman"/>
              </w:rPr>
              <w:t>由</w:t>
            </w:r>
            <w:r w:rsidR="00055DD2" w:rsidRPr="003E72FD">
              <w:rPr>
                <w:rFonts w:ascii="Times New Roman" w:eastAsia="標楷體" w:hAnsi="Times New Roman"/>
              </w:rPr>
              <w:t>營運業務部權責人員於系統中註記</w:t>
            </w:r>
            <w:r w:rsidR="00FA175F" w:rsidRPr="003E72FD">
              <w:rPr>
                <w:rFonts w:ascii="Times New Roman" w:eastAsia="標楷體" w:hAnsi="Times New Roman"/>
              </w:rPr>
              <w:t>。</w:t>
            </w:r>
          </w:p>
          <w:p w14:paraId="6EDAA5F1" w14:textId="61D205F8" w:rsidR="00BE2086" w:rsidRPr="003E72FD" w:rsidRDefault="00415E7E" w:rsidP="0068739E">
            <w:pPr>
              <w:pStyle w:val="af4"/>
              <w:keepLines/>
              <w:numPr>
                <w:ilvl w:val="0"/>
                <w:numId w:val="18"/>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營運業務部</w:t>
            </w:r>
            <w:r w:rsidR="004555D3" w:rsidRPr="003E72FD">
              <w:rPr>
                <w:rFonts w:ascii="Times New Roman" w:eastAsia="標楷體" w:hAnsi="Times New Roman"/>
              </w:rPr>
              <w:t>應妥善保存客戶</w:t>
            </w:r>
            <w:r w:rsidR="005E47E3" w:rsidRPr="003E72FD">
              <w:rPr>
                <w:rFonts w:ascii="Times New Roman" w:eastAsia="標楷體" w:hAnsi="Times New Roman"/>
              </w:rPr>
              <w:t>及代理商</w:t>
            </w:r>
            <w:r w:rsidR="00F236AF" w:rsidRPr="003E72FD">
              <w:rPr>
                <w:rFonts w:ascii="Times New Roman" w:eastAsia="標楷體" w:hAnsi="Times New Roman"/>
              </w:rPr>
              <w:t>之</w:t>
            </w:r>
            <w:r w:rsidR="004555D3" w:rsidRPr="003E72FD">
              <w:rPr>
                <w:rFonts w:ascii="Times New Roman" w:eastAsia="標楷體" w:hAnsi="Times New Roman"/>
              </w:rPr>
              <w:t>資料，且可接觸客戶資料者應為被授權人員，以確保客戶資料保存之安全性。</w:t>
            </w:r>
          </w:p>
        </w:tc>
        <w:tc>
          <w:tcPr>
            <w:tcW w:w="5168" w:type="dxa"/>
            <w:tcBorders>
              <w:top w:val="single" w:sz="6" w:space="0" w:color="auto"/>
              <w:left w:val="single" w:sz="6" w:space="0" w:color="auto"/>
              <w:bottom w:val="single" w:sz="6" w:space="0" w:color="auto"/>
              <w:right w:val="single" w:sz="6" w:space="0" w:color="auto"/>
            </w:tcBorders>
          </w:tcPr>
          <w:p w14:paraId="48F3CEAB" w14:textId="3D52A483" w:rsidR="00BD4CF2" w:rsidRPr="003E72FD" w:rsidRDefault="00BD4CF2" w:rsidP="0068739E">
            <w:pPr>
              <w:pStyle w:val="af4"/>
              <w:keepLines/>
              <w:numPr>
                <w:ilvl w:val="0"/>
                <w:numId w:val="19"/>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lastRenderedPageBreak/>
              <w:t>客戶</w:t>
            </w:r>
            <w:r w:rsidR="00BC64E9" w:rsidRPr="003E72FD">
              <w:rPr>
                <w:rFonts w:ascii="Times New Roman" w:eastAsia="標楷體" w:hAnsi="Times New Roman"/>
              </w:rPr>
              <w:t>及代理商</w:t>
            </w:r>
            <w:r w:rsidRPr="003E72FD">
              <w:rPr>
                <w:rFonts w:ascii="Times New Roman" w:eastAsia="標楷體" w:hAnsi="Times New Roman"/>
              </w:rPr>
              <w:t>資料新增或變更</w:t>
            </w:r>
          </w:p>
          <w:p w14:paraId="7EC998CD" w14:textId="06555334" w:rsidR="00BD4CF2" w:rsidRPr="003E72FD" w:rsidRDefault="00BD4CF2" w:rsidP="0068739E">
            <w:pPr>
              <w:pStyle w:val="af4"/>
              <w:numPr>
                <w:ilvl w:val="1"/>
                <w:numId w:val="19"/>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客戶</w:t>
            </w:r>
            <w:r w:rsidR="00BC64E9" w:rsidRPr="003E72FD">
              <w:rPr>
                <w:rFonts w:ascii="Times New Roman" w:eastAsia="標楷體" w:hAnsi="Times New Roman"/>
              </w:rPr>
              <w:t>及代理商</w:t>
            </w:r>
            <w:r w:rsidR="009547AC" w:rsidRPr="003E72FD">
              <w:rPr>
                <w:rFonts w:ascii="Times New Roman" w:eastAsia="標楷體" w:hAnsi="Times New Roman"/>
              </w:rPr>
              <w:t>資料之新增</w:t>
            </w:r>
            <w:r w:rsidR="009A624B" w:rsidRPr="003E72FD">
              <w:rPr>
                <w:rFonts w:ascii="Times New Roman" w:eastAsia="標楷體" w:hAnsi="Times New Roman"/>
              </w:rPr>
              <w:t>及變更</w:t>
            </w:r>
            <w:r w:rsidRPr="003E72FD">
              <w:rPr>
                <w:rFonts w:ascii="Times New Roman" w:eastAsia="標楷體" w:hAnsi="Times New Roman"/>
              </w:rPr>
              <w:t>應由</w:t>
            </w:r>
            <w:r w:rsidR="00415E7E" w:rsidRPr="003E72FD">
              <w:rPr>
                <w:rFonts w:ascii="Times New Roman" w:eastAsia="標楷體" w:hAnsi="Times New Roman"/>
              </w:rPr>
              <w:t>營運業務部</w:t>
            </w:r>
            <w:r w:rsidRPr="003E72FD">
              <w:rPr>
                <w:rFonts w:ascii="Times New Roman" w:eastAsia="標楷體" w:hAnsi="Times New Roman"/>
              </w:rPr>
              <w:t>填具「</w:t>
            </w:r>
            <w:r w:rsidR="009547AC" w:rsidRPr="003E72FD">
              <w:rPr>
                <w:rFonts w:ascii="Times New Roman" w:eastAsia="標楷體" w:hAnsi="Times New Roman"/>
              </w:rPr>
              <w:t>客戶基本資料</w:t>
            </w:r>
            <w:r w:rsidRPr="003E72FD">
              <w:rPr>
                <w:rFonts w:ascii="Times New Roman" w:eastAsia="標楷體" w:hAnsi="Times New Roman"/>
              </w:rPr>
              <w:t>」</w:t>
            </w:r>
            <w:r w:rsidRPr="00E31AEF">
              <w:rPr>
                <w:rFonts w:ascii="Times New Roman" w:eastAsia="標楷體" w:hAnsi="Times New Roman"/>
              </w:rPr>
              <w:t>，經</w:t>
            </w:r>
            <w:ins w:id="66" w:author="羅亦淞" w:date="2022-02-22T13:40:00Z">
              <w:r w:rsidR="009B0799" w:rsidRPr="00E31AEF">
                <w:rPr>
                  <w:rFonts w:ascii="Times New Roman" w:eastAsia="標楷體" w:hAnsi="Times New Roman" w:hint="eastAsia"/>
                </w:rPr>
                <w:t>部門</w:t>
              </w:r>
            </w:ins>
            <w:ins w:id="67" w:author="羅亦淞" w:date="2022-01-11T10:54:00Z">
              <w:r w:rsidR="009C1AC9" w:rsidRPr="00E31AEF">
                <w:rPr>
                  <w:rFonts w:ascii="Times New Roman" w:eastAsia="標楷體" w:hAnsi="Times New Roman" w:hint="eastAsia"/>
                </w:rPr>
                <w:t>主管</w:t>
              </w:r>
            </w:ins>
            <w:r w:rsidR="009547AC" w:rsidRPr="00E31AEF">
              <w:rPr>
                <w:rFonts w:ascii="Times New Roman" w:eastAsia="標楷體" w:hAnsi="Times New Roman"/>
              </w:rPr>
              <w:t>核</w:t>
            </w:r>
            <w:r w:rsidR="009547AC" w:rsidRPr="003F072B">
              <w:rPr>
                <w:rFonts w:ascii="Times New Roman" w:eastAsia="標楷體" w:hAnsi="Times New Roman"/>
              </w:rPr>
              <w:t>准並交由</w:t>
            </w:r>
            <w:r w:rsidR="004346BC" w:rsidRPr="003F072B">
              <w:rPr>
                <w:rFonts w:ascii="Times New Roman" w:eastAsia="標楷體" w:hAnsi="Times New Roman"/>
              </w:rPr>
              <w:t>財務單位</w:t>
            </w:r>
            <w:r w:rsidR="009547AC" w:rsidRPr="003F072B">
              <w:rPr>
                <w:rFonts w:ascii="Times New Roman" w:eastAsia="標楷體" w:hAnsi="Times New Roman"/>
              </w:rPr>
              <w:t>會簽</w:t>
            </w:r>
            <w:ins w:id="68" w:author="羅亦淞" w:date="2022-02-22T14:40:00Z">
              <w:del w:id="69" w:author="Chan, Isabel T." w:date="2022-03-02T14:43:00Z">
                <w:r w:rsidR="00D326C2" w:rsidRPr="003F072B" w:rsidDel="00324587">
                  <w:rPr>
                    <w:rFonts w:ascii="Times New Roman" w:eastAsia="標楷體" w:hAnsi="Times New Roman" w:hint="eastAsia"/>
                  </w:rPr>
                  <w:delText>?</w:delText>
                </w:r>
              </w:del>
            </w:ins>
            <w:r w:rsidR="009547AC" w:rsidRPr="00FF21C7">
              <w:rPr>
                <w:rFonts w:ascii="Times New Roman" w:eastAsia="標楷體" w:hAnsi="Times New Roman"/>
              </w:rPr>
              <w:t>後</w:t>
            </w:r>
            <w:r w:rsidRPr="003E72FD">
              <w:rPr>
                <w:rFonts w:ascii="Times New Roman" w:eastAsia="標楷體" w:hAnsi="Times New Roman"/>
              </w:rPr>
              <w:t>，</w:t>
            </w:r>
            <w:r w:rsidR="009A624B" w:rsidRPr="003E72FD">
              <w:rPr>
                <w:rFonts w:ascii="Times New Roman" w:eastAsia="標楷體" w:hAnsi="Times New Roman"/>
              </w:rPr>
              <w:t>方可</w:t>
            </w:r>
            <w:r w:rsidR="009547AC" w:rsidRPr="003E72FD">
              <w:rPr>
                <w:rFonts w:ascii="Times New Roman" w:eastAsia="標楷體" w:hAnsi="Times New Roman"/>
              </w:rPr>
              <w:t>鍵入系統以完成客戶主檔登錄</w:t>
            </w:r>
            <w:r w:rsidR="009A624B" w:rsidRPr="003E72FD">
              <w:rPr>
                <w:rFonts w:ascii="Times New Roman" w:eastAsia="標楷體" w:hAnsi="Times New Roman"/>
              </w:rPr>
              <w:t>及修改</w:t>
            </w:r>
            <w:r w:rsidRPr="003E72FD">
              <w:rPr>
                <w:rFonts w:ascii="Times New Roman" w:eastAsia="標楷體" w:hAnsi="Times New Roman"/>
              </w:rPr>
              <w:t>。</w:t>
            </w:r>
          </w:p>
          <w:p w14:paraId="2F893EFB" w14:textId="16938E95" w:rsidR="00F236AF" w:rsidRPr="003E72FD" w:rsidRDefault="00F236AF" w:rsidP="0068739E">
            <w:pPr>
              <w:pStyle w:val="af4"/>
              <w:numPr>
                <w:ilvl w:val="1"/>
                <w:numId w:val="19"/>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簽訂新代理商應在</w:t>
            </w:r>
            <w:ins w:id="70" w:author="Chan, Isabel T." w:date="2022-03-02T10:12:00Z">
              <w:r w:rsidR="00440726">
                <w:rPr>
                  <w:rFonts w:ascii="新細明體" w:eastAsia="新細明體" w:hAnsi="新細明體" w:hint="eastAsia"/>
                </w:rPr>
                <w:t>「</w:t>
              </w:r>
            </w:ins>
            <w:ins w:id="71" w:author="羅亦淞" w:date="2022-01-11T10:57:00Z">
              <w:del w:id="72" w:author="Chan, Isabel T." w:date="2022-03-02T10:12:00Z">
                <w:r w:rsidR="00511CA8" w:rsidDel="00440726">
                  <w:rPr>
                    <w:rFonts w:ascii="Times New Roman" w:eastAsia="標楷體" w:hAnsi="Times New Roman" w:hint="eastAsia"/>
                  </w:rPr>
                  <w:delText>內部聯絡單</w:delText>
                </w:r>
              </w:del>
            </w:ins>
            <w:ins w:id="73" w:author="Chan, Isabel T." w:date="2022-03-02T10:12:00Z">
              <w:r w:rsidR="00440726">
                <w:rPr>
                  <w:rFonts w:ascii="Times New Roman" w:eastAsia="標楷體" w:hAnsi="Times New Roman" w:hint="eastAsia"/>
                </w:rPr>
                <w:t>簽呈</w:t>
              </w:r>
              <w:r w:rsidR="00440726">
                <w:rPr>
                  <w:rFonts w:ascii="新細明體" w:eastAsia="新細明體" w:hAnsi="新細明體" w:hint="eastAsia"/>
                </w:rPr>
                <w:t>」</w:t>
              </w:r>
            </w:ins>
            <w:r w:rsidRPr="003E72FD">
              <w:rPr>
                <w:rFonts w:ascii="Times New Roman" w:eastAsia="標楷體" w:hAnsi="Times New Roman"/>
              </w:rPr>
              <w:t>中說明與其合作之必要性。</w:t>
            </w:r>
          </w:p>
          <w:p w14:paraId="7141B6F5" w14:textId="309960EB" w:rsidR="00F236AF" w:rsidRPr="003E72FD" w:rsidRDefault="00BE727A" w:rsidP="0068739E">
            <w:pPr>
              <w:pStyle w:val="af4"/>
              <w:numPr>
                <w:ilvl w:val="1"/>
                <w:numId w:val="19"/>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通過審核之代理商應與其簽定「代理商</w:t>
            </w:r>
            <w:r w:rsidR="00F236AF" w:rsidRPr="003E72FD">
              <w:rPr>
                <w:rFonts w:ascii="Times New Roman" w:eastAsia="標楷體" w:hAnsi="Times New Roman"/>
              </w:rPr>
              <w:t>合約書」，經</w:t>
            </w:r>
            <w:ins w:id="74" w:author="羅亦淞" w:date="2022-02-22T14:40:00Z">
              <w:r w:rsidR="00D326C2">
                <w:rPr>
                  <w:rFonts w:ascii="Times New Roman" w:eastAsia="標楷體" w:hAnsi="Times New Roman" w:hint="eastAsia"/>
                </w:rPr>
                <w:t>總經理</w:t>
              </w:r>
            </w:ins>
            <w:r w:rsidR="00F236AF" w:rsidRPr="003E72FD">
              <w:rPr>
                <w:rFonts w:ascii="Times New Roman" w:eastAsia="標楷體" w:hAnsi="Times New Roman"/>
              </w:rPr>
              <w:t>核准。</w:t>
            </w:r>
          </w:p>
          <w:p w14:paraId="02EBB2FF" w14:textId="333209B4" w:rsidR="00235AF9" w:rsidRPr="003E72FD" w:rsidRDefault="006D52DE" w:rsidP="0068739E">
            <w:pPr>
              <w:pStyle w:val="af4"/>
              <w:numPr>
                <w:ilvl w:val="1"/>
                <w:numId w:val="19"/>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如修改客戶之收款條件時，應</w:t>
            </w:r>
            <w:r w:rsidR="00235AF9" w:rsidRPr="003E72FD">
              <w:rPr>
                <w:rFonts w:ascii="Times New Roman" w:eastAsia="標楷體" w:hAnsi="Times New Roman"/>
              </w:rPr>
              <w:t>額外取得</w:t>
            </w:r>
            <w:r w:rsidR="004346BC" w:rsidRPr="003E72FD">
              <w:rPr>
                <w:rFonts w:ascii="Times New Roman" w:eastAsia="標楷體" w:hAnsi="Times New Roman"/>
              </w:rPr>
              <w:t>財務單位</w:t>
            </w:r>
            <w:r w:rsidR="00235AF9" w:rsidRPr="003E72FD">
              <w:rPr>
                <w:rFonts w:ascii="Times New Roman" w:eastAsia="標楷體" w:hAnsi="Times New Roman"/>
              </w:rPr>
              <w:t>核准後始得交由業助更新。</w:t>
            </w:r>
          </w:p>
          <w:p w14:paraId="596D88B2" w14:textId="6E49C08D" w:rsidR="00D7255B" w:rsidRPr="003E72FD" w:rsidRDefault="00415E7E" w:rsidP="0068739E">
            <w:pPr>
              <w:pStyle w:val="af4"/>
              <w:numPr>
                <w:ilvl w:val="0"/>
                <w:numId w:val="19"/>
              </w:numPr>
              <w:ind w:leftChars="0"/>
              <w:rPr>
                <w:rFonts w:ascii="Times New Roman" w:hAnsi="Times New Roman"/>
              </w:rPr>
            </w:pPr>
            <w:r w:rsidRPr="003E72FD">
              <w:rPr>
                <w:rFonts w:ascii="Times New Roman" w:eastAsia="標楷體" w:hAnsi="Times New Roman"/>
              </w:rPr>
              <w:t>營運業務部</w:t>
            </w:r>
            <w:r w:rsidR="00821D97" w:rsidRPr="003E72FD">
              <w:rPr>
                <w:rFonts w:ascii="Times New Roman" w:eastAsia="標楷體" w:hAnsi="Times New Roman"/>
              </w:rPr>
              <w:t>應每年確認客戶主檔之正確性，確保客戶主檔仍適當有效</w:t>
            </w:r>
            <w:r w:rsidR="00D7255B" w:rsidRPr="003E72FD">
              <w:rPr>
                <w:rFonts w:ascii="Times New Roman" w:eastAsia="標楷體" w:hAnsi="Times New Roman"/>
              </w:rPr>
              <w:t>。</w:t>
            </w:r>
          </w:p>
          <w:p w14:paraId="1E6CE493" w14:textId="2583F13D" w:rsidR="00FA175F" w:rsidRPr="003E72FD" w:rsidRDefault="00FA175F" w:rsidP="0068739E">
            <w:pPr>
              <w:pStyle w:val="af4"/>
              <w:numPr>
                <w:ilvl w:val="0"/>
                <w:numId w:val="19"/>
              </w:numPr>
              <w:ind w:leftChars="0"/>
              <w:rPr>
                <w:rFonts w:ascii="Times New Roman" w:hAnsi="Times New Roman"/>
              </w:rPr>
            </w:pPr>
            <w:r w:rsidRPr="003E72FD">
              <w:rPr>
                <w:rFonts w:ascii="Times New Roman" w:hAnsi="Times New Roman"/>
              </w:rPr>
              <w:t>代理商之相關資訊應由營運業務部維護於「代理商管理明細表」，並確保雙方帳務之一致性。</w:t>
            </w:r>
          </w:p>
          <w:p w14:paraId="40232B76" w14:textId="51A0A605" w:rsidR="00231E71" w:rsidRPr="003E72FD" w:rsidRDefault="00D7255B" w:rsidP="0068739E">
            <w:pPr>
              <w:pStyle w:val="af4"/>
              <w:numPr>
                <w:ilvl w:val="0"/>
                <w:numId w:val="19"/>
              </w:numPr>
              <w:ind w:leftChars="0"/>
              <w:rPr>
                <w:rFonts w:ascii="Times New Roman" w:eastAsia="標楷體" w:hAnsi="Times New Roman"/>
              </w:rPr>
            </w:pPr>
            <w:r w:rsidRPr="003E72FD">
              <w:rPr>
                <w:rFonts w:ascii="Times New Roman" w:hAnsi="Times New Roman"/>
              </w:rPr>
              <w:t>拒絕往來之客戶資料應</w:t>
            </w:r>
            <w:r w:rsidR="00231E71" w:rsidRPr="003E72FD">
              <w:rPr>
                <w:rFonts w:ascii="Times New Roman" w:eastAsia="標楷體" w:hAnsi="Times New Roman"/>
              </w:rPr>
              <w:t>由營運業務部以「</w:t>
            </w:r>
            <w:del w:id="75" w:author="Chan, Isabel T." w:date="2022-03-02T10:19:00Z">
              <w:r w:rsidR="00231E71" w:rsidRPr="003E72FD" w:rsidDel="006B13F5">
                <w:rPr>
                  <w:rFonts w:ascii="Times New Roman" w:eastAsia="標楷體" w:hAnsi="Times New Roman" w:hint="eastAsia"/>
                </w:rPr>
                <w:delText>內部聯絡單</w:delText>
              </w:r>
            </w:del>
            <w:ins w:id="76" w:author="Chan, Isabel T." w:date="2022-03-02T10:19:00Z">
              <w:r w:rsidR="006B13F5">
                <w:rPr>
                  <w:rFonts w:ascii="Times New Roman" w:eastAsia="標楷體" w:hAnsi="Times New Roman" w:hint="eastAsia"/>
                </w:rPr>
                <w:t>簽呈</w:t>
              </w:r>
            </w:ins>
            <w:r w:rsidR="00231E71" w:rsidRPr="003E72FD">
              <w:rPr>
                <w:rFonts w:ascii="Times New Roman" w:eastAsia="標楷體" w:hAnsi="Times New Roman"/>
              </w:rPr>
              <w:t>」提出，經財務單位確認相關往來事項皆已結案，並經</w:t>
            </w:r>
            <w:ins w:id="77" w:author="羅亦淞" w:date="2022-02-22T14:41:00Z">
              <w:r w:rsidR="00D326C2">
                <w:rPr>
                  <w:rFonts w:ascii="Times New Roman" w:eastAsia="標楷體" w:hAnsi="Times New Roman" w:hint="eastAsia"/>
                </w:rPr>
                <w:t>總經理</w:t>
              </w:r>
            </w:ins>
            <w:r w:rsidR="00231E71" w:rsidRPr="003E72FD">
              <w:rPr>
                <w:rFonts w:ascii="Times New Roman" w:eastAsia="標楷體" w:hAnsi="Times New Roman"/>
              </w:rPr>
              <w:t>核准後，由權責人員於系統中鎖定。</w:t>
            </w:r>
          </w:p>
          <w:p w14:paraId="63CFF812" w14:textId="2E77AC8B" w:rsidR="00411CE2" w:rsidRPr="003E72FD" w:rsidRDefault="00415E7E" w:rsidP="0068739E">
            <w:pPr>
              <w:pStyle w:val="af4"/>
              <w:numPr>
                <w:ilvl w:val="0"/>
                <w:numId w:val="19"/>
              </w:numPr>
              <w:ind w:leftChars="0"/>
              <w:rPr>
                <w:rFonts w:ascii="Times New Roman" w:eastAsia="標楷體" w:hAnsi="Times New Roman"/>
              </w:rPr>
            </w:pPr>
            <w:r w:rsidRPr="003E72FD">
              <w:rPr>
                <w:rFonts w:ascii="Times New Roman" w:hAnsi="Times New Roman"/>
              </w:rPr>
              <w:t>營運業務部</w:t>
            </w:r>
            <w:r w:rsidR="00B069D7" w:rsidRPr="003E72FD">
              <w:rPr>
                <w:rFonts w:ascii="Times New Roman" w:hAnsi="Times New Roman"/>
              </w:rPr>
              <w:t>應妥善保管客戶</w:t>
            </w:r>
            <w:r w:rsidR="00FA175F" w:rsidRPr="003E72FD">
              <w:rPr>
                <w:rFonts w:ascii="Times New Roman" w:hAnsi="Times New Roman"/>
              </w:rPr>
              <w:t>及</w:t>
            </w:r>
            <w:r w:rsidR="00F236AF" w:rsidRPr="003E72FD">
              <w:rPr>
                <w:rFonts w:ascii="Times New Roman" w:hAnsi="Times New Roman"/>
              </w:rPr>
              <w:t>代理商之</w:t>
            </w:r>
            <w:r w:rsidR="00B069D7" w:rsidRPr="003E72FD">
              <w:rPr>
                <w:rFonts w:ascii="Times New Roman" w:hAnsi="Times New Roman"/>
              </w:rPr>
              <w:t>資料，且僅被授權人員可接觸客戶資料。</w:t>
            </w:r>
          </w:p>
        </w:tc>
        <w:tc>
          <w:tcPr>
            <w:tcW w:w="3912" w:type="dxa"/>
            <w:tcBorders>
              <w:top w:val="single" w:sz="6" w:space="0" w:color="auto"/>
              <w:left w:val="single" w:sz="6" w:space="0" w:color="auto"/>
              <w:bottom w:val="single" w:sz="6" w:space="0" w:color="auto"/>
              <w:right w:val="single" w:sz="6" w:space="0" w:color="auto"/>
            </w:tcBorders>
          </w:tcPr>
          <w:p w14:paraId="45092FCF" w14:textId="77777777" w:rsidR="004555D3" w:rsidRPr="003E72FD" w:rsidRDefault="004555D3" w:rsidP="0068739E">
            <w:pPr>
              <w:numPr>
                <w:ilvl w:val="0"/>
                <w:numId w:val="20"/>
              </w:numPr>
              <w:autoSpaceDE w:val="0"/>
              <w:autoSpaceDN w:val="0"/>
              <w:spacing w:line="240" w:lineRule="auto"/>
              <w:jc w:val="both"/>
              <w:rPr>
                <w:rFonts w:ascii="Times New Roman" w:eastAsia="標楷體" w:hAnsi="Times New Roman"/>
                <w:szCs w:val="24"/>
              </w:rPr>
            </w:pPr>
            <w:r w:rsidRPr="003E72FD">
              <w:rPr>
                <w:rFonts w:ascii="Times New Roman" w:eastAsia="標楷體" w:hAnsi="Times New Roman"/>
                <w:szCs w:val="24"/>
              </w:rPr>
              <w:t>依據資料：</w:t>
            </w:r>
          </w:p>
          <w:p w14:paraId="0C7BF5F0" w14:textId="3679F34D" w:rsidR="004555D3" w:rsidRPr="003E72FD" w:rsidRDefault="004555D3" w:rsidP="0068739E">
            <w:pPr>
              <w:pStyle w:val="af4"/>
              <w:numPr>
                <w:ilvl w:val="1"/>
                <w:numId w:val="20"/>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核決權限表</w:t>
            </w:r>
          </w:p>
          <w:p w14:paraId="7F77A81C" w14:textId="377432CA" w:rsidR="00CC5AAF" w:rsidRPr="003E72FD" w:rsidRDefault="002524AF" w:rsidP="0068739E">
            <w:pPr>
              <w:pStyle w:val="af4"/>
              <w:numPr>
                <w:ilvl w:val="1"/>
                <w:numId w:val="20"/>
              </w:numPr>
              <w:adjustRightInd/>
              <w:spacing w:line="240" w:lineRule="auto"/>
              <w:ind w:leftChars="0"/>
              <w:jc w:val="both"/>
              <w:textAlignment w:val="auto"/>
              <w:rPr>
                <w:rFonts w:ascii="Times New Roman" w:eastAsia="標楷體" w:hAnsi="Times New Roman"/>
              </w:rPr>
            </w:pPr>
            <w:r w:rsidRPr="003E72FD">
              <w:rPr>
                <w:rFonts w:ascii="Times New Roman" w:eastAsia="標楷體" w:hAnsi="Times New Roman"/>
              </w:rPr>
              <w:t>授</w:t>
            </w:r>
            <w:r w:rsidR="00811D73" w:rsidRPr="003E72FD">
              <w:rPr>
                <w:rFonts w:ascii="Times New Roman" w:eastAsia="標楷體" w:hAnsi="Times New Roman"/>
              </w:rPr>
              <w:t>信</w:t>
            </w:r>
            <w:r w:rsidR="00CC5AAF" w:rsidRPr="003E72FD">
              <w:rPr>
                <w:rFonts w:ascii="Times New Roman" w:eastAsia="標楷體" w:hAnsi="Times New Roman"/>
              </w:rPr>
              <w:t>管理</w:t>
            </w:r>
            <w:r w:rsidR="00811D73" w:rsidRPr="003E72FD">
              <w:rPr>
                <w:rFonts w:ascii="Times New Roman" w:eastAsia="標楷體" w:hAnsi="Times New Roman"/>
              </w:rPr>
              <w:t>作業</w:t>
            </w:r>
            <w:r w:rsidR="00CC5AAF" w:rsidRPr="003E72FD">
              <w:rPr>
                <w:rFonts w:ascii="Times New Roman" w:eastAsia="標楷體" w:hAnsi="Times New Roman"/>
              </w:rPr>
              <w:t>辦法</w:t>
            </w:r>
          </w:p>
          <w:p w14:paraId="0A96B495" w14:textId="77777777" w:rsidR="004555D3" w:rsidRPr="003E72FD" w:rsidRDefault="004555D3" w:rsidP="004555D3">
            <w:pPr>
              <w:keepLines/>
              <w:adjustRightInd/>
              <w:spacing w:line="240" w:lineRule="auto"/>
              <w:ind w:left="480"/>
              <w:jc w:val="both"/>
              <w:textAlignment w:val="auto"/>
              <w:rPr>
                <w:rFonts w:ascii="Times New Roman" w:eastAsia="標楷體" w:hAnsi="Times New Roman"/>
              </w:rPr>
            </w:pPr>
          </w:p>
          <w:p w14:paraId="529A7B0A" w14:textId="77777777" w:rsidR="004555D3" w:rsidRPr="003E72FD" w:rsidRDefault="004555D3" w:rsidP="0068739E">
            <w:pPr>
              <w:numPr>
                <w:ilvl w:val="0"/>
                <w:numId w:val="20"/>
              </w:numPr>
              <w:autoSpaceDE w:val="0"/>
              <w:autoSpaceDN w:val="0"/>
              <w:spacing w:line="240" w:lineRule="auto"/>
              <w:jc w:val="both"/>
              <w:rPr>
                <w:rFonts w:ascii="Times New Roman" w:eastAsia="標楷體" w:hAnsi="Times New Roman"/>
                <w:szCs w:val="24"/>
              </w:rPr>
            </w:pPr>
            <w:r w:rsidRPr="003E72FD">
              <w:rPr>
                <w:rFonts w:ascii="Times New Roman" w:eastAsia="標楷體" w:hAnsi="Times New Roman"/>
                <w:szCs w:val="24"/>
              </w:rPr>
              <w:tab/>
            </w:r>
            <w:r w:rsidRPr="003E72FD">
              <w:rPr>
                <w:rFonts w:ascii="Times New Roman" w:eastAsia="標楷體" w:hAnsi="Times New Roman"/>
                <w:szCs w:val="24"/>
              </w:rPr>
              <w:t>使用表單：</w:t>
            </w:r>
          </w:p>
          <w:p w14:paraId="23267725" w14:textId="4E080831" w:rsidR="00B64361" w:rsidRDefault="00B64361" w:rsidP="0068739E">
            <w:pPr>
              <w:pStyle w:val="af4"/>
              <w:keepLines/>
              <w:numPr>
                <w:ilvl w:val="1"/>
                <w:numId w:val="20"/>
              </w:numPr>
              <w:adjustRightInd/>
              <w:spacing w:line="240" w:lineRule="auto"/>
              <w:ind w:leftChars="0"/>
              <w:jc w:val="both"/>
              <w:textAlignment w:val="auto"/>
              <w:rPr>
                <w:ins w:id="78" w:author="Chan, Isabel T." w:date="2022-03-02T10:12:00Z"/>
                <w:rFonts w:ascii="Times New Roman" w:eastAsia="標楷體" w:hAnsi="Times New Roman"/>
                <w:szCs w:val="24"/>
              </w:rPr>
            </w:pPr>
            <w:r w:rsidRPr="003E72FD">
              <w:rPr>
                <w:rFonts w:ascii="Times New Roman" w:eastAsia="標楷體" w:hAnsi="Times New Roman"/>
                <w:szCs w:val="24"/>
              </w:rPr>
              <w:t>客戶基本資料</w:t>
            </w:r>
          </w:p>
          <w:p w14:paraId="252F21E2" w14:textId="1E75C38E" w:rsidR="00440726" w:rsidRPr="003E72FD" w:rsidRDefault="00440726" w:rsidP="0068739E">
            <w:pPr>
              <w:pStyle w:val="af4"/>
              <w:keepLines/>
              <w:numPr>
                <w:ilvl w:val="1"/>
                <w:numId w:val="20"/>
              </w:numPr>
              <w:adjustRightInd/>
              <w:spacing w:line="240" w:lineRule="auto"/>
              <w:ind w:leftChars="0"/>
              <w:jc w:val="both"/>
              <w:textAlignment w:val="auto"/>
              <w:rPr>
                <w:rFonts w:ascii="Times New Roman" w:eastAsia="標楷體" w:hAnsi="Times New Roman"/>
                <w:szCs w:val="24"/>
              </w:rPr>
            </w:pPr>
            <w:ins w:id="79" w:author="Chan, Isabel T." w:date="2022-03-02T10:12:00Z">
              <w:r>
                <w:rPr>
                  <w:rFonts w:ascii="Times New Roman" w:eastAsia="標楷體" w:hAnsi="Times New Roman" w:hint="eastAsia"/>
                  <w:szCs w:val="24"/>
                </w:rPr>
                <w:t>簽呈</w:t>
              </w:r>
            </w:ins>
          </w:p>
          <w:p w14:paraId="30428ED1" w14:textId="07CA2283" w:rsidR="00821D97" w:rsidRPr="003E72FD" w:rsidDel="006B13F5" w:rsidRDefault="00BE727A" w:rsidP="0068739E">
            <w:pPr>
              <w:pStyle w:val="af4"/>
              <w:keepLines/>
              <w:numPr>
                <w:ilvl w:val="1"/>
                <w:numId w:val="20"/>
              </w:numPr>
              <w:adjustRightInd/>
              <w:spacing w:line="240" w:lineRule="auto"/>
              <w:ind w:leftChars="0"/>
              <w:jc w:val="both"/>
              <w:textAlignment w:val="auto"/>
              <w:rPr>
                <w:del w:id="80" w:author="Chan, Isabel T." w:date="2022-03-02T10:20:00Z"/>
                <w:rFonts w:ascii="Times New Roman" w:eastAsia="標楷體" w:hAnsi="Times New Roman"/>
                <w:szCs w:val="24"/>
              </w:rPr>
            </w:pPr>
            <w:r w:rsidRPr="003E72FD">
              <w:rPr>
                <w:rFonts w:ascii="Times New Roman" w:eastAsia="標楷體" w:hAnsi="Times New Roman"/>
                <w:szCs w:val="24"/>
              </w:rPr>
              <w:t>代理商</w:t>
            </w:r>
            <w:r w:rsidR="009547AC" w:rsidRPr="003E72FD">
              <w:rPr>
                <w:rFonts w:ascii="Times New Roman" w:eastAsia="標楷體" w:hAnsi="Times New Roman"/>
                <w:szCs w:val="24"/>
              </w:rPr>
              <w:t>合約</w:t>
            </w:r>
            <w:r w:rsidR="00235AF9" w:rsidRPr="003E72FD">
              <w:rPr>
                <w:rFonts w:ascii="Times New Roman" w:eastAsia="標楷體" w:hAnsi="Times New Roman"/>
                <w:szCs w:val="24"/>
              </w:rPr>
              <w:t>書</w:t>
            </w:r>
          </w:p>
          <w:p w14:paraId="0E244118" w14:textId="77777777" w:rsidR="007D7213" w:rsidRPr="008A4CD7" w:rsidRDefault="007D7213" w:rsidP="006B13F5">
            <w:pPr>
              <w:pStyle w:val="af4"/>
              <w:keepLines/>
              <w:numPr>
                <w:ilvl w:val="1"/>
                <w:numId w:val="20"/>
              </w:numPr>
              <w:adjustRightInd/>
              <w:spacing w:line="240" w:lineRule="auto"/>
              <w:ind w:leftChars="0"/>
              <w:jc w:val="both"/>
              <w:textAlignment w:val="auto"/>
              <w:rPr>
                <w:rFonts w:ascii="Times New Roman" w:eastAsia="標楷體" w:hAnsi="Times New Roman"/>
                <w:szCs w:val="24"/>
              </w:rPr>
            </w:pPr>
            <w:del w:id="81" w:author="Chan, Isabel T." w:date="2022-03-02T10:20:00Z">
              <w:r w:rsidRPr="008A4CD7" w:rsidDel="006B13F5">
                <w:rPr>
                  <w:rFonts w:ascii="Times New Roman" w:eastAsia="標楷體" w:hAnsi="Times New Roman" w:hint="eastAsia"/>
                  <w:szCs w:val="24"/>
                </w:rPr>
                <w:delText>內部聯絡單</w:delText>
              </w:r>
            </w:del>
          </w:p>
          <w:p w14:paraId="54D0BB7F" w14:textId="5095FBCA" w:rsidR="00411CE2" w:rsidRPr="003E72FD" w:rsidRDefault="00F65D76" w:rsidP="0068739E">
            <w:pPr>
              <w:pStyle w:val="af4"/>
              <w:keepLines/>
              <w:numPr>
                <w:ilvl w:val="1"/>
                <w:numId w:val="20"/>
              </w:numPr>
              <w:adjustRightInd/>
              <w:spacing w:line="240" w:lineRule="auto"/>
              <w:ind w:leftChars="0"/>
              <w:jc w:val="both"/>
              <w:textAlignment w:val="auto"/>
              <w:rPr>
                <w:rFonts w:ascii="Times New Roman" w:eastAsia="標楷體" w:hAnsi="Times New Roman"/>
                <w:szCs w:val="24"/>
              </w:rPr>
            </w:pPr>
            <w:r w:rsidRPr="003E72FD">
              <w:rPr>
                <w:rFonts w:ascii="Times New Roman" w:eastAsia="標楷體" w:hAnsi="Times New Roman"/>
                <w:szCs w:val="24"/>
              </w:rPr>
              <w:t>代理商管理明細表</w:t>
            </w:r>
          </w:p>
        </w:tc>
      </w:tr>
    </w:tbl>
    <w:p w14:paraId="0985395F" w14:textId="70836D35" w:rsidR="00BE727A" w:rsidRDefault="00BE727A"/>
    <w:p w14:paraId="763F1759" w14:textId="619A24A4" w:rsidR="005F4E86" w:rsidRDefault="00BE727A">
      <w:pPr>
        <w:widowControl/>
        <w:adjustRightInd/>
        <w:spacing w:line="240" w:lineRule="auto"/>
        <w:textAlignment w:val="auto"/>
      </w:pPr>
      <w:r>
        <w:br w:type="page"/>
      </w:r>
    </w:p>
    <w:p w14:paraId="62BFB771" w14:textId="088FF9D9" w:rsidR="005F4E86" w:rsidRDefault="004164FD">
      <w:pPr>
        <w:widowControl/>
        <w:adjustRightInd/>
        <w:spacing w:line="240" w:lineRule="auto"/>
        <w:textAlignment w:val="auto"/>
      </w:pPr>
      <w:r w:rsidRPr="004164FD">
        <w:rPr>
          <w:rFonts w:ascii="Calibri" w:eastAsia="新細明體" w:hAnsi="Calibri"/>
          <w:noProof/>
          <w:kern w:val="2"/>
          <w:szCs w:val="22"/>
        </w:rPr>
        <w:lastRenderedPageBreak/>
        <mc:AlternateContent>
          <mc:Choice Requires="wpc">
            <w:drawing>
              <wp:inline distT="0" distB="0" distL="0" distR="0" wp14:anchorId="2908160F" wp14:editId="4BFDBBAD">
                <wp:extent cx="9450705" cy="5737917"/>
                <wp:effectExtent l="0" t="0" r="17145" b="15240"/>
                <wp:docPr id="19" name="畫布 1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124" name="矩形 124"/>
                        <wps:cNvSpPr/>
                        <wps:spPr>
                          <a:xfrm>
                            <a:off x="0" y="15"/>
                            <a:ext cx="9450705" cy="28573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0D92A3E8" w14:textId="77777777" w:rsidR="008A4CD7" w:rsidRDefault="008A4CD7" w:rsidP="004164FD">
                              <w:pPr>
                                <w:pStyle w:val="Web"/>
                                <w:spacing w:before="0" w:beforeAutospacing="0" w:after="0" w:afterAutospacing="0"/>
                              </w:pPr>
                              <w:r>
                                <w:rPr>
                                  <w:rFonts w:ascii="Times New Roman" w:eastAsia="標楷體" w:hAnsi="Times New Roman"/>
                                </w:rPr>
                                <w:t>CS-103</w:t>
                              </w:r>
                              <w:r>
                                <w:rPr>
                                  <w:rFonts w:eastAsia="標楷體" w:hAnsi="標楷體" w:cs="Times New Roman" w:hint="eastAsia"/>
                                </w:rPr>
                                <w:t>授信管理作業</w:t>
                              </w:r>
                              <w:del w:id="82" w:author="Chan, Isabel T." w:date="2022-04-19T14:08:00Z">
                                <w:r w:rsidDel="00CF3F0C">
                                  <w:rPr>
                                    <w:rFonts w:eastAsia="標楷體" w:hAnsi="標楷體" w:cs="Times New Roman" w:hint="eastAsia"/>
                                  </w:rPr>
                                  <w:delText>(</w:delText>
                                </w:r>
                                <w:r w:rsidDel="00CF3F0C">
                                  <w:rPr>
                                    <w:rFonts w:eastAsia="標楷體" w:hAnsi="標楷體" w:cs="Times New Roman" w:hint="eastAsia"/>
                                  </w:rPr>
                                  <w:delText>接上頁</w:delText>
                                </w:r>
                                <w:r w:rsidDel="00CF3F0C">
                                  <w:rPr>
                                    <w:rFonts w:eastAsia="標楷體" w:hAnsi="標楷體" w:cs="Times New Roman"/>
                                  </w:rPr>
                                  <w:delText>)</w:delText>
                                </w:r>
                              </w:del>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5" name="矩形 125"/>
                        <wps:cNvSpPr/>
                        <wps:spPr>
                          <a:xfrm>
                            <a:off x="327750" y="285129"/>
                            <a:ext cx="6988840" cy="260971"/>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4DA6BD38" w14:textId="77777777" w:rsidR="008A4CD7" w:rsidRDefault="008A4CD7" w:rsidP="004164FD">
                              <w:pPr>
                                <w:pStyle w:val="Web"/>
                                <w:spacing w:before="0" w:beforeAutospacing="0" w:after="0" w:afterAutospacing="0"/>
                                <w:jc w:val="center"/>
                              </w:pPr>
                              <w:r>
                                <w:rPr>
                                  <w:rFonts w:eastAsia="標楷體" w:hAnsi="標楷體" w:cs="Times New Roman" w:hint="eastAsia"/>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6" name="矩形 126"/>
                        <wps:cNvSpPr/>
                        <wps:spPr>
                          <a:xfrm>
                            <a:off x="0" y="284388"/>
                            <a:ext cx="327753" cy="5453472"/>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10B5E131" w14:textId="77777777" w:rsidR="008A4CD7" w:rsidRDefault="008A4CD7" w:rsidP="004164FD">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0" name="流程圖: 結束點 130"/>
                        <wps:cNvSpPr/>
                        <wps:spPr>
                          <a:xfrm>
                            <a:off x="2805090" y="810226"/>
                            <a:ext cx="1251585" cy="57404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2C8CD218"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客戶授信額度控管開始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38" name="矩形 138"/>
                        <wps:cNvSpPr/>
                        <wps:spPr>
                          <a:xfrm>
                            <a:off x="5542224" y="1857031"/>
                            <a:ext cx="1158775" cy="498417"/>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164AC86" w14:textId="77777777" w:rsidR="008A4CD7" w:rsidRDefault="008A4CD7" w:rsidP="004164FD">
                              <w:pPr>
                                <w:pStyle w:val="Web"/>
                                <w:spacing w:before="0" w:beforeAutospacing="0" w:after="0" w:afterAutospacing="0"/>
                                <w:jc w:val="center"/>
                              </w:pPr>
                              <w:r>
                                <w:rPr>
                                  <w:rFonts w:eastAsia="標楷體" w:hAnsi="標楷體" w:cs="標楷體" w:hint="eastAsia"/>
                                  <w:color w:val="000000"/>
                                  <w:sz w:val="20"/>
                                  <w:szCs w:val="20"/>
                                </w:rPr>
                                <w:t>判斷需要進行調整授信額度</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39" name="流程圖: 決策 139"/>
                        <wps:cNvSpPr/>
                        <wps:spPr>
                          <a:xfrm>
                            <a:off x="5541986" y="3814411"/>
                            <a:ext cx="1158775" cy="69088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7E3B674B"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3" name="直線單箭頭接點 143"/>
                        <wps:cNvCnPr/>
                        <wps:spPr>
                          <a:xfrm flipH="1">
                            <a:off x="3428660" y="1384901"/>
                            <a:ext cx="1905" cy="461010"/>
                          </a:xfrm>
                          <a:prstGeom prst="straightConnector1">
                            <a:avLst/>
                          </a:prstGeom>
                          <a:noFill/>
                          <a:ln w="12700" cap="flat" cmpd="sng" algn="ctr">
                            <a:solidFill>
                              <a:sysClr val="windowText" lastClr="000000"/>
                            </a:solidFill>
                            <a:prstDash val="solid"/>
                            <a:miter lim="800000"/>
                            <a:tailEnd type="triangle"/>
                          </a:ln>
                          <a:effectLst/>
                        </wps:spPr>
                        <wps:bodyPr/>
                      </wps:wsp>
                      <wps:wsp>
                        <wps:cNvPr id="150" name="矩形 150"/>
                        <wps:cNvSpPr/>
                        <wps:spPr>
                          <a:xfrm>
                            <a:off x="281649" y="2971771"/>
                            <a:ext cx="456565" cy="314960"/>
                          </a:xfrm>
                          <a:prstGeom prst="rect">
                            <a:avLst/>
                          </a:prstGeom>
                          <a:noFill/>
                          <a:ln w="12700" cap="flat" cmpd="sng" algn="ctr">
                            <a:noFill/>
                            <a:prstDash val="solid"/>
                            <a:miter lim="800000"/>
                          </a:ln>
                          <a:effectLst/>
                        </wps:spPr>
                        <wps:txbx>
                          <w:txbxContent>
                            <w:p w14:paraId="47F6A78D" w14:textId="77777777" w:rsidR="008A4CD7" w:rsidRDefault="008A4CD7" w:rsidP="004164FD">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1" name="矩形 151"/>
                        <wps:cNvSpPr/>
                        <wps:spPr>
                          <a:xfrm>
                            <a:off x="2516065" y="2973035"/>
                            <a:ext cx="456565" cy="314960"/>
                          </a:xfrm>
                          <a:prstGeom prst="rect">
                            <a:avLst/>
                          </a:prstGeom>
                          <a:noFill/>
                          <a:ln w="12700" cap="flat" cmpd="sng" algn="ctr">
                            <a:noFill/>
                            <a:prstDash val="solid"/>
                            <a:miter lim="800000"/>
                          </a:ln>
                          <a:effectLst/>
                        </wps:spPr>
                        <wps:txbx>
                          <w:txbxContent>
                            <w:p w14:paraId="5C869713" w14:textId="77777777" w:rsidR="008A4CD7" w:rsidRDefault="008A4CD7" w:rsidP="004164FD">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2" name="矩形 152"/>
                        <wps:cNvSpPr/>
                        <wps:spPr>
                          <a:xfrm>
                            <a:off x="5231130" y="2976270"/>
                            <a:ext cx="456565" cy="314960"/>
                          </a:xfrm>
                          <a:prstGeom prst="rect">
                            <a:avLst/>
                          </a:prstGeom>
                          <a:noFill/>
                          <a:ln w="12700" cap="flat" cmpd="sng" algn="ctr">
                            <a:noFill/>
                            <a:prstDash val="solid"/>
                            <a:miter lim="800000"/>
                          </a:ln>
                          <a:effectLst/>
                        </wps:spPr>
                        <wps:txbx>
                          <w:txbxContent>
                            <w:p w14:paraId="325E9F5A" w14:textId="77777777" w:rsidR="008A4CD7" w:rsidRDefault="008A4CD7" w:rsidP="004164FD">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3" name="肘形接點 153"/>
                        <wps:cNvCnPr/>
                        <wps:spPr>
                          <a:xfrm rot="10800000" flipV="1">
                            <a:off x="1218860" y="1153761"/>
                            <a:ext cx="1585595" cy="686435"/>
                          </a:xfrm>
                          <a:prstGeom prst="bentConnector2">
                            <a:avLst/>
                          </a:prstGeom>
                          <a:noFill/>
                          <a:ln w="12700" cap="flat" cmpd="sng" algn="ctr">
                            <a:solidFill>
                              <a:sysClr val="windowText" lastClr="000000"/>
                            </a:solidFill>
                            <a:prstDash val="solid"/>
                            <a:miter lim="800000"/>
                            <a:tailEnd type="triangle"/>
                          </a:ln>
                          <a:effectLst/>
                        </wps:spPr>
                        <wps:bodyPr/>
                      </wps:wsp>
                      <wps:wsp>
                        <wps:cNvPr id="154" name="肘形接點 154"/>
                        <wps:cNvCnPr/>
                        <wps:spPr>
                          <a:xfrm>
                            <a:off x="4056675" y="1153761"/>
                            <a:ext cx="2419985" cy="703580"/>
                          </a:xfrm>
                          <a:prstGeom prst="bentConnector2">
                            <a:avLst/>
                          </a:prstGeom>
                          <a:noFill/>
                          <a:ln w="12700" cap="flat" cmpd="sng" algn="ctr">
                            <a:solidFill>
                              <a:sysClr val="windowText" lastClr="000000"/>
                            </a:solidFill>
                            <a:prstDash val="solid"/>
                            <a:miter lim="800000"/>
                            <a:tailEnd type="triangle"/>
                          </a:ln>
                          <a:effectLst/>
                        </wps:spPr>
                        <wps:bodyPr/>
                      </wps:wsp>
                      <wps:wsp>
                        <wps:cNvPr id="158" name="矩形 158"/>
                        <wps:cNvSpPr/>
                        <wps:spPr>
                          <a:xfrm>
                            <a:off x="1128690" y="847056"/>
                            <a:ext cx="1599565" cy="314325"/>
                          </a:xfrm>
                          <a:prstGeom prst="rect">
                            <a:avLst/>
                          </a:prstGeom>
                          <a:noFill/>
                          <a:ln w="12700" cap="flat" cmpd="sng" algn="ctr">
                            <a:noFill/>
                            <a:prstDash val="solid"/>
                            <a:miter lim="800000"/>
                          </a:ln>
                          <a:effectLst/>
                        </wps:spPr>
                        <wps:txbx>
                          <w:txbxContent>
                            <w:p w14:paraId="7314054D" w14:textId="77777777" w:rsidR="008A4CD7" w:rsidRDefault="008A4CD7" w:rsidP="004164FD">
                              <w:pPr>
                                <w:pStyle w:val="Web"/>
                                <w:spacing w:before="0" w:beforeAutospacing="0" w:after="0" w:afterAutospacing="0"/>
                                <w:jc w:val="center"/>
                              </w:pPr>
                              <w:r>
                                <w:rPr>
                                  <w:rFonts w:eastAsia="標楷體" w:hAnsi="標楷體" w:hint="eastAsia"/>
                                  <w:sz w:val="20"/>
                                  <w:szCs w:val="20"/>
                                </w:rPr>
                                <w:t>客戶授信額度餘額不足</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9" name="矩形 159"/>
                        <wps:cNvSpPr/>
                        <wps:spPr>
                          <a:xfrm>
                            <a:off x="4329090" y="855311"/>
                            <a:ext cx="1981200" cy="313690"/>
                          </a:xfrm>
                          <a:prstGeom prst="rect">
                            <a:avLst/>
                          </a:prstGeom>
                          <a:noFill/>
                          <a:ln w="12700" cap="flat" cmpd="sng" algn="ctr">
                            <a:noFill/>
                            <a:prstDash val="solid"/>
                            <a:miter lim="800000"/>
                          </a:ln>
                          <a:effectLst/>
                        </wps:spPr>
                        <wps:txbx>
                          <w:txbxContent>
                            <w:p w14:paraId="621C515C" w14:textId="77777777" w:rsidR="008A4CD7" w:rsidRDefault="008A4CD7" w:rsidP="004164FD">
                              <w:pPr>
                                <w:pStyle w:val="Web"/>
                                <w:spacing w:before="0" w:beforeAutospacing="0" w:after="0" w:afterAutospacing="0"/>
                                <w:jc w:val="center"/>
                              </w:pPr>
                              <w:r>
                                <w:rPr>
                                  <w:rFonts w:eastAsia="標楷體" w:hAnsi="標楷體" w:hint="eastAsia"/>
                                  <w:sz w:val="20"/>
                                  <w:szCs w:val="20"/>
                                </w:rPr>
                                <w:t>定期與不定期評估</w:t>
                              </w:r>
                              <w:r>
                                <w:rPr>
                                  <w:rFonts w:eastAsia="標楷體" w:hAnsi="標楷體" w:hint="eastAsia"/>
                                  <w:sz w:val="20"/>
                                  <w:szCs w:val="20"/>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0" name="矩形 160"/>
                        <wps:cNvSpPr/>
                        <wps:spPr>
                          <a:xfrm>
                            <a:off x="3022260" y="1417692"/>
                            <a:ext cx="1981200" cy="313055"/>
                          </a:xfrm>
                          <a:prstGeom prst="rect">
                            <a:avLst/>
                          </a:prstGeom>
                          <a:noFill/>
                          <a:ln w="12700" cap="flat" cmpd="sng" algn="ctr">
                            <a:noFill/>
                            <a:prstDash val="solid"/>
                            <a:miter lim="800000"/>
                          </a:ln>
                          <a:effectLst/>
                        </wps:spPr>
                        <wps:txbx>
                          <w:txbxContent>
                            <w:p w14:paraId="736A0FF5" w14:textId="19690775" w:rsidR="008A4CD7" w:rsidRDefault="008A4CD7" w:rsidP="004164FD">
                              <w:pPr>
                                <w:pStyle w:val="Web"/>
                                <w:spacing w:before="0" w:beforeAutospacing="0" w:after="0" w:afterAutospacing="0"/>
                                <w:jc w:val="center"/>
                              </w:pPr>
                              <w:r>
                                <w:rPr>
                                  <w:rFonts w:eastAsia="標楷體" w:hAnsi="標楷體" w:hint="eastAsia"/>
                                  <w:sz w:val="20"/>
                                  <w:szCs w:val="20"/>
                                </w:rPr>
                                <w:t>首次授信申請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1" name="矩形 161"/>
                        <wps:cNvSpPr/>
                        <wps:spPr>
                          <a:xfrm>
                            <a:off x="1152475" y="4390390"/>
                            <a:ext cx="456565" cy="313055"/>
                          </a:xfrm>
                          <a:prstGeom prst="rect">
                            <a:avLst/>
                          </a:prstGeom>
                          <a:noFill/>
                          <a:ln w="12700" cap="flat" cmpd="sng" algn="ctr">
                            <a:noFill/>
                            <a:prstDash val="solid"/>
                            <a:miter lim="800000"/>
                          </a:ln>
                          <a:effectLst/>
                        </wps:spPr>
                        <wps:txbx>
                          <w:txbxContent>
                            <w:p w14:paraId="46F32C87" w14:textId="77777777" w:rsidR="008A4CD7" w:rsidRDefault="008A4CD7" w:rsidP="004164FD">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2" name="肘形接點 252"/>
                        <wps:cNvCnPr>
                          <a:stCxn id="139" idx="1"/>
                          <a:endCxn id="138" idx="1"/>
                        </wps:cNvCnPr>
                        <wps:spPr>
                          <a:xfrm rot="10800000" flipH="1">
                            <a:off x="5541986" y="2106241"/>
                            <a:ext cx="238" cy="2053611"/>
                          </a:xfrm>
                          <a:prstGeom prst="bentConnector3">
                            <a:avLst>
                              <a:gd name="adj1" fmla="val -96050420"/>
                            </a:avLst>
                          </a:prstGeom>
                          <a:noFill/>
                          <a:ln w="12700" cap="flat" cmpd="sng" algn="ctr">
                            <a:solidFill>
                              <a:sysClr val="windowText" lastClr="000000"/>
                            </a:solidFill>
                            <a:prstDash val="solid"/>
                            <a:miter lim="800000"/>
                            <a:tailEnd type="triangle"/>
                          </a:ln>
                          <a:effectLst/>
                        </wps:spPr>
                        <wps:bodyPr/>
                      </wps:wsp>
                      <wps:wsp>
                        <wps:cNvPr id="162" name="流程圖: 文件 162"/>
                        <wps:cNvSpPr/>
                        <wps:spPr>
                          <a:xfrm>
                            <a:off x="6188710" y="2282279"/>
                            <a:ext cx="1066800" cy="599392"/>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7A002110" w14:textId="034CAD07" w:rsidR="008A4CD7" w:rsidRPr="00715631" w:rsidRDefault="008A4CD7" w:rsidP="004164FD">
                              <w:pPr>
                                <w:pStyle w:val="Web"/>
                                <w:spacing w:before="0" w:beforeAutospacing="0" w:after="0" w:afterAutospacing="0"/>
                                <w:jc w:val="center"/>
                              </w:pPr>
                              <w:ins w:id="83" w:author="羅亦淞" w:date="2022-01-11T12:00:00Z">
                                <w:r w:rsidRPr="00CA3D36">
                                  <w:rPr>
                                    <w:rFonts w:ascii="Times New Roman" w:eastAsia="標楷體" w:hAnsi="Times New Roman" w:hint="eastAsia"/>
                                    <w:sz w:val="20"/>
                                    <w:szCs w:val="20"/>
                                  </w:rPr>
                                  <w:t>客戶</w:t>
                                </w:r>
                              </w:ins>
                              <w:ins w:id="84" w:author="羅亦淞" w:date="2022-01-11T12:21:00Z">
                                <w:r w:rsidRPr="00032DE6">
                                  <w:rPr>
                                    <w:rFonts w:ascii="Times New Roman" w:eastAsia="標楷體" w:hAnsi="Times New Roman"/>
                                    <w:sz w:val="20"/>
                                    <w:szCs w:val="20"/>
                                  </w:rPr>
                                  <w:t>授信</w:t>
                                </w:r>
                              </w:ins>
                              <w:ins w:id="85" w:author="羅亦淞" w:date="2022-01-11T12:00:00Z">
                                <w:r w:rsidRPr="00CA3D36">
                                  <w:rPr>
                                    <w:rFonts w:ascii="Times New Roman" w:eastAsia="標楷體" w:hAnsi="Times New Roman" w:hint="eastAsia"/>
                                    <w:sz w:val="20"/>
                                    <w:szCs w:val="20"/>
                                  </w:rPr>
                                  <w:t>評估表</w:t>
                                </w:r>
                              </w:ins>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9" name="直線單箭頭接點 39"/>
                        <wps:cNvCnPr>
                          <a:stCxn id="138" idx="2"/>
                          <a:endCxn id="139" idx="0"/>
                        </wps:cNvCnPr>
                        <wps:spPr>
                          <a:xfrm flipH="1">
                            <a:off x="6121374" y="2355448"/>
                            <a:ext cx="232" cy="1458963"/>
                          </a:xfrm>
                          <a:prstGeom prst="straightConnector1">
                            <a:avLst/>
                          </a:prstGeom>
                          <a:noFill/>
                          <a:ln w="12700" cap="flat" cmpd="sng" algn="ctr">
                            <a:solidFill>
                              <a:sysClr val="windowText" lastClr="000000"/>
                            </a:solidFill>
                            <a:prstDash val="solid"/>
                            <a:miter lim="800000"/>
                            <a:tailEnd type="triangle"/>
                          </a:ln>
                          <a:effectLst/>
                        </wps:spPr>
                        <wps:bodyPr/>
                      </wps:wsp>
                      <wps:wsp>
                        <wps:cNvPr id="170" name="矩形 170"/>
                        <wps:cNvSpPr/>
                        <wps:spPr>
                          <a:xfrm>
                            <a:off x="2805090" y="1840148"/>
                            <a:ext cx="1158240" cy="43370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20163D6"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取得客戶及代理商聯繫資料</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37" name="流程圖: 多重文件 137"/>
                        <wps:cNvSpPr/>
                        <wps:spPr>
                          <a:xfrm>
                            <a:off x="3617832" y="2057002"/>
                            <a:ext cx="1296075" cy="767931"/>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3A6000DA" w14:textId="234C4CF7" w:rsidR="008A4CD7" w:rsidRPr="00B44F5E" w:rsidRDefault="008A4CD7" w:rsidP="0068739E">
                              <w:pPr>
                                <w:pStyle w:val="Web"/>
                                <w:numPr>
                                  <w:ilvl w:val="0"/>
                                  <w:numId w:val="16"/>
                                </w:numPr>
                                <w:spacing w:before="0" w:beforeAutospacing="0" w:after="0" w:afterAutospacing="0"/>
                                <w:ind w:left="0" w:firstLine="0"/>
                                <w:jc w:val="center"/>
                                <w:rPr>
                                  <w:rFonts w:ascii="標楷體" w:eastAsia="標楷體" w:hAnsi="標楷體" w:cs="Times New Roman"/>
                                  <w:kern w:val="2"/>
                                  <w:sz w:val="20"/>
                                  <w:szCs w:val="18"/>
                                </w:rPr>
                              </w:pPr>
                              <w:r w:rsidRPr="00B44F5E">
                                <w:rPr>
                                  <w:rFonts w:ascii="標楷體" w:eastAsia="標楷體" w:hAnsi="標楷體" w:cs="Times New Roman" w:hint="eastAsia"/>
                                  <w:kern w:val="2"/>
                                  <w:sz w:val="20"/>
                                  <w:szCs w:val="18"/>
                                </w:rPr>
                                <w:t>客戶基本資料</w:t>
                              </w:r>
                            </w:p>
                            <w:p w14:paraId="100D8BA2" w14:textId="504B1E75" w:rsidR="008A4CD7" w:rsidRPr="00B44F5E" w:rsidRDefault="008A4CD7" w:rsidP="0068739E">
                              <w:pPr>
                                <w:pStyle w:val="Web"/>
                                <w:numPr>
                                  <w:ilvl w:val="0"/>
                                  <w:numId w:val="16"/>
                                </w:numPr>
                                <w:spacing w:before="0" w:beforeAutospacing="0" w:after="0" w:afterAutospacing="0"/>
                                <w:ind w:left="0" w:firstLine="0"/>
                                <w:jc w:val="center"/>
                                <w:rPr>
                                  <w:rFonts w:ascii="標楷體" w:eastAsia="標楷體" w:hAnsi="標楷體" w:cs="Times New Roman"/>
                                  <w:kern w:val="2"/>
                                  <w:sz w:val="20"/>
                                  <w:szCs w:val="18"/>
                                </w:rPr>
                              </w:pPr>
                              <w:r w:rsidRPr="00B44F5E">
                                <w:rPr>
                                  <w:rFonts w:ascii="標楷體" w:eastAsia="標楷體" w:hAnsi="標楷體" w:cs="Times New Roman" w:hint="eastAsia"/>
                                  <w:kern w:val="2"/>
                                  <w:sz w:val="20"/>
                                  <w:szCs w:val="18"/>
                                </w:rPr>
                                <w:t>客戶</w:t>
                              </w:r>
                              <w:ins w:id="86" w:author="羅亦淞" w:date="2022-01-11T12:21:00Z">
                                <w:r w:rsidRPr="00032DE6">
                                  <w:rPr>
                                    <w:rFonts w:ascii="標楷體" w:eastAsia="標楷體" w:hAnsi="標楷體" w:cs="Times New Roman"/>
                                    <w:kern w:val="2"/>
                                    <w:sz w:val="20"/>
                                    <w:szCs w:val="18"/>
                                  </w:rPr>
                                  <w:t>授信</w:t>
                                </w:r>
                              </w:ins>
                              <w:r w:rsidRPr="00B44F5E">
                                <w:rPr>
                                  <w:rFonts w:ascii="標楷體" w:eastAsia="標楷體" w:hAnsi="標楷體" w:cs="Times New Roman" w:hint="eastAsia"/>
                                  <w:kern w:val="2"/>
                                  <w:sz w:val="20"/>
                                  <w:szCs w:val="18"/>
                                </w:rPr>
                                <w:t>評估表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71" name="流程圖: 決策 171"/>
                        <wps:cNvSpPr/>
                        <wps:spPr>
                          <a:xfrm>
                            <a:off x="2805188" y="3838235"/>
                            <a:ext cx="1158240" cy="690245"/>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72B2708F"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2" name="流程圖: 決策 172"/>
                        <wps:cNvSpPr/>
                        <wps:spPr>
                          <a:xfrm>
                            <a:off x="643596" y="3809354"/>
                            <a:ext cx="1158240" cy="68961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42950C52"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9" name="矩形 179"/>
                        <wps:cNvSpPr/>
                        <wps:spPr>
                          <a:xfrm>
                            <a:off x="643841" y="1840243"/>
                            <a:ext cx="1158240" cy="43307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B066EB1" w14:textId="1724E41A" w:rsidR="008A4CD7" w:rsidRDefault="008A4CD7" w:rsidP="004164FD">
                              <w:pPr>
                                <w:pStyle w:val="Web"/>
                                <w:spacing w:before="0" w:beforeAutospacing="0" w:after="0" w:afterAutospacing="0"/>
                                <w:jc w:val="center"/>
                              </w:pPr>
                              <w:r>
                                <w:rPr>
                                  <w:rFonts w:eastAsia="標楷體" w:hAnsi="標楷體" w:cs="Times New Roman" w:hint="eastAsia"/>
                                  <w:sz w:val="20"/>
                                  <w:szCs w:val="20"/>
                                </w:rPr>
                                <w:t>填寫</w:t>
                              </w:r>
                              <w:ins w:id="87" w:author="羅亦淞" w:date="2022-01-11T11:44:00Z">
                                <w:r w:rsidRPr="00B44F5E">
                                  <w:rPr>
                                    <w:rFonts w:ascii="標楷體" w:eastAsia="標楷體" w:hAnsi="標楷體" w:cs="Times New Roman" w:hint="eastAsia"/>
                                    <w:kern w:val="2"/>
                                    <w:sz w:val="20"/>
                                    <w:szCs w:val="18"/>
                                  </w:rPr>
                                  <w:t>授信</w:t>
                                </w:r>
                                <w:r>
                                  <w:rPr>
                                    <w:rFonts w:ascii="標楷體" w:eastAsia="標楷體" w:hAnsi="標楷體" w:cs="Times New Roman" w:hint="eastAsia"/>
                                    <w:kern w:val="2"/>
                                    <w:sz w:val="20"/>
                                    <w:szCs w:val="18"/>
                                  </w:rPr>
                                  <w:t>暫放</w:t>
                                </w:r>
                                <w:r w:rsidRPr="00B44F5E">
                                  <w:rPr>
                                    <w:rFonts w:ascii="標楷體" w:eastAsia="標楷體" w:hAnsi="標楷體" w:cs="Times New Roman" w:hint="eastAsia"/>
                                    <w:kern w:val="2"/>
                                    <w:sz w:val="20"/>
                                    <w:szCs w:val="18"/>
                                  </w:rPr>
                                  <w:t>申請表</w:t>
                                </w:r>
                              </w:ins>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43" name="肘形接點 43"/>
                        <wps:cNvCnPr>
                          <a:stCxn id="172" idx="1"/>
                          <a:endCxn id="179" idx="1"/>
                        </wps:cNvCnPr>
                        <wps:spPr>
                          <a:xfrm rot="10800000" flipH="1">
                            <a:off x="643595" y="2056607"/>
                            <a:ext cx="245" cy="2097205"/>
                          </a:xfrm>
                          <a:prstGeom prst="bentConnector3">
                            <a:avLst>
                              <a:gd name="adj1" fmla="val -93306122"/>
                            </a:avLst>
                          </a:prstGeom>
                          <a:noFill/>
                          <a:ln w="12700" cap="flat" cmpd="sng" algn="ctr">
                            <a:solidFill>
                              <a:sysClr val="windowText" lastClr="000000"/>
                            </a:solidFill>
                            <a:prstDash val="solid"/>
                            <a:miter lim="800000"/>
                            <a:tailEnd type="triangle"/>
                          </a:ln>
                          <a:effectLst/>
                        </wps:spPr>
                        <wps:bodyPr/>
                      </wps:wsp>
                      <wps:wsp>
                        <wps:cNvPr id="44" name="直線單箭頭接點 44"/>
                        <wps:cNvCnPr>
                          <a:stCxn id="179" idx="2"/>
                          <a:endCxn id="172" idx="0"/>
                        </wps:cNvCnPr>
                        <wps:spPr>
                          <a:xfrm flipH="1">
                            <a:off x="1222716" y="2273123"/>
                            <a:ext cx="245" cy="1535912"/>
                          </a:xfrm>
                          <a:prstGeom prst="straightConnector1">
                            <a:avLst/>
                          </a:prstGeom>
                          <a:noFill/>
                          <a:ln w="12700" cap="flat" cmpd="sng" algn="ctr">
                            <a:solidFill>
                              <a:sysClr val="windowText" lastClr="000000"/>
                            </a:solidFill>
                            <a:prstDash val="solid"/>
                            <a:miter lim="800000"/>
                            <a:tailEnd type="triangle"/>
                          </a:ln>
                          <a:effectLst/>
                        </wps:spPr>
                        <wps:bodyPr/>
                      </wps:wsp>
                      <wps:wsp>
                        <wps:cNvPr id="46" name="直線單箭頭接點 46"/>
                        <wps:cNvCnPr>
                          <a:stCxn id="170" idx="2"/>
                          <a:endCxn id="171" idx="0"/>
                        </wps:cNvCnPr>
                        <wps:spPr>
                          <a:xfrm>
                            <a:off x="3384210" y="2273663"/>
                            <a:ext cx="98" cy="1564251"/>
                          </a:xfrm>
                          <a:prstGeom prst="straightConnector1">
                            <a:avLst/>
                          </a:prstGeom>
                          <a:noFill/>
                          <a:ln w="12700" cap="flat" cmpd="sng" algn="ctr">
                            <a:solidFill>
                              <a:sysClr val="windowText" lastClr="000000"/>
                            </a:solidFill>
                            <a:prstDash val="solid"/>
                            <a:miter lim="800000"/>
                            <a:tailEnd type="triangle"/>
                          </a:ln>
                          <a:effectLst/>
                        </wps:spPr>
                        <wps:bodyPr/>
                      </wps:wsp>
                      <wps:wsp>
                        <wps:cNvPr id="187" name="矩形 187"/>
                        <wps:cNvSpPr/>
                        <wps:spPr>
                          <a:xfrm>
                            <a:off x="8109391" y="3380706"/>
                            <a:ext cx="1158240" cy="43370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0D17263" w14:textId="73F109AB" w:rsidR="008A4CD7" w:rsidRPr="005E575F" w:rsidRDefault="008A4CD7" w:rsidP="004164FD">
                              <w:pPr>
                                <w:pStyle w:val="Web"/>
                                <w:spacing w:before="0" w:beforeAutospacing="0" w:after="0" w:afterAutospacing="0"/>
                                <w:jc w:val="center"/>
                                <w:rPr>
                                  <w:rFonts w:ascii="標楷體" w:eastAsia="標楷體" w:hAnsi="標楷體"/>
                                  <w:sz w:val="20"/>
                                </w:rPr>
                              </w:pPr>
                              <w:r>
                                <w:rPr>
                                  <w:rFonts w:ascii="標楷體" w:eastAsia="標楷體" w:hAnsi="標楷體" w:hint="eastAsia"/>
                                  <w:sz w:val="20"/>
                                </w:rPr>
                                <w:t>建立</w:t>
                              </w:r>
                              <w:ins w:id="88" w:author="羅亦淞" w:date="2022-01-11T12:29:00Z">
                                <w:r>
                                  <w:rPr>
                                    <w:rFonts w:ascii="標楷體" w:eastAsia="標楷體" w:hAnsi="標楷體" w:hint="eastAsia"/>
                                    <w:sz w:val="20"/>
                                  </w:rPr>
                                  <w:t>/</w:t>
                                </w:r>
                              </w:ins>
                              <w:ins w:id="89" w:author="羅亦淞" w:date="2022-01-11T12:30:00Z">
                                <w:r>
                                  <w:rPr>
                                    <w:rFonts w:ascii="標楷體" w:eastAsia="標楷體" w:hAnsi="標楷體" w:hint="eastAsia"/>
                                    <w:sz w:val="20"/>
                                  </w:rPr>
                                  <w:t>更新/暫放</w:t>
                                </w:r>
                              </w:ins>
                              <w:r w:rsidRPr="005E575F">
                                <w:rPr>
                                  <w:rFonts w:ascii="標楷體" w:eastAsia="標楷體" w:hAnsi="標楷體" w:hint="eastAsia"/>
                                  <w:sz w:val="20"/>
                                </w:rPr>
                                <w:t>公司授信</w:t>
                              </w:r>
                              <w:ins w:id="90" w:author="羅亦淞" w:date="2022-01-11T13:44:00Z">
                                <w:r>
                                  <w:rPr>
                                    <w:rFonts w:ascii="標楷體" w:eastAsia="標楷體" w:hAnsi="標楷體" w:hint="eastAsia"/>
                                    <w:sz w:val="20"/>
                                  </w:rPr>
                                  <w:t>條件</w:t>
                                </w:r>
                              </w:ins>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09" name="矩形 209"/>
                        <wps:cNvSpPr/>
                        <wps:spPr>
                          <a:xfrm>
                            <a:off x="8109391" y="1523881"/>
                            <a:ext cx="1158240" cy="43307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0A1069E" w14:textId="77777777" w:rsidR="008A4CD7" w:rsidRDefault="008A4CD7" w:rsidP="004164FD">
                              <w:pPr>
                                <w:pStyle w:val="Web"/>
                                <w:spacing w:before="0" w:beforeAutospacing="0" w:after="0" w:afterAutospacing="0"/>
                                <w:jc w:val="center"/>
                                <w:rPr>
                                  <w:rFonts w:ascii="標楷體" w:eastAsia="標楷體" w:hAnsi="標楷體"/>
                                  <w:sz w:val="20"/>
                                </w:rPr>
                              </w:pPr>
                              <w:r>
                                <w:rPr>
                                  <w:rFonts w:hint="eastAsia"/>
                                </w:rPr>
                                <w:t> </w:t>
                              </w:r>
                              <w:r w:rsidRPr="005E575F">
                                <w:rPr>
                                  <w:rFonts w:ascii="標楷體" w:eastAsia="標楷體" w:hAnsi="標楷體" w:hint="eastAsia"/>
                                  <w:sz w:val="20"/>
                                </w:rPr>
                                <w:t>審視其合理性及</w:t>
                              </w:r>
                            </w:p>
                            <w:p w14:paraId="5C87B217" w14:textId="77777777" w:rsidR="008A4CD7" w:rsidRPr="005E575F" w:rsidRDefault="008A4CD7" w:rsidP="004164FD">
                              <w:pPr>
                                <w:pStyle w:val="Web"/>
                                <w:spacing w:before="0" w:beforeAutospacing="0" w:after="0" w:afterAutospacing="0"/>
                                <w:jc w:val="center"/>
                                <w:rPr>
                                  <w:rFonts w:ascii="標楷體" w:eastAsia="標楷體" w:hAnsi="標楷體"/>
                                  <w:sz w:val="20"/>
                                </w:rPr>
                              </w:pPr>
                              <w:r w:rsidRPr="005E575F">
                                <w:rPr>
                                  <w:rFonts w:ascii="標楷體" w:eastAsia="標楷體" w:hAnsi="標楷體" w:hint="eastAsia"/>
                                  <w:sz w:val="20"/>
                                </w:rPr>
                                <w:t>可行性</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12" name="流程圖: 決策 212"/>
                        <wps:cNvSpPr/>
                        <wps:spPr>
                          <a:xfrm>
                            <a:off x="8109391" y="2398715"/>
                            <a:ext cx="1158240" cy="68961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5CC7FC43"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1" name="流程圖: 結束點 221"/>
                        <wps:cNvSpPr/>
                        <wps:spPr>
                          <a:xfrm>
                            <a:off x="8265213" y="4544617"/>
                            <a:ext cx="849488" cy="439041"/>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7F25835B"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55" name="直線單箭頭接點 55"/>
                        <wps:cNvCnPr>
                          <a:stCxn id="212" idx="2"/>
                          <a:endCxn id="187" idx="0"/>
                        </wps:cNvCnPr>
                        <wps:spPr>
                          <a:xfrm>
                            <a:off x="8688511" y="3088325"/>
                            <a:ext cx="0" cy="292381"/>
                          </a:xfrm>
                          <a:prstGeom prst="straightConnector1">
                            <a:avLst/>
                          </a:prstGeom>
                          <a:noFill/>
                          <a:ln w="12700" cap="flat" cmpd="sng" algn="ctr">
                            <a:solidFill>
                              <a:sysClr val="windowText" lastClr="000000"/>
                            </a:solidFill>
                            <a:prstDash val="solid"/>
                            <a:miter lim="800000"/>
                            <a:tailEnd type="triangle"/>
                          </a:ln>
                          <a:effectLst/>
                        </wps:spPr>
                        <wps:bodyPr/>
                      </wps:wsp>
                      <wps:wsp>
                        <wps:cNvPr id="56" name="直線單箭頭接點 56"/>
                        <wps:cNvCnPr>
                          <a:stCxn id="209" idx="2"/>
                          <a:endCxn id="212" idx="0"/>
                        </wps:cNvCnPr>
                        <wps:spPr>
                          <a:xfrm>
                            <a:off x="8688511" y="1956951"/>
                            <a:ext cx="0" cy="441764"/>
                          </a:xfrm>
                          <a:prstGeom prst="straightConnector1">
                            <a:avLst/>
                          </a:prstGeom>
                          <a:noFill/>
                          <a:ln w="12700" cap="flat" cmpd="sng" algn="ctr">
                            <a:solidFill>
                              <a:sysClr val="windowText" lastClr="000000"/>
                            </a:solidFill>
                            <a:prstDash val="solid"/>
                            <a:miter lim="800000"/>
                            <a:tailEnd type="triangle"/>
                          </a:ln>
                          <a:effectLst/>
                        </wps:spPr>
                        <wps:bodyPr/>
                      </wps:wsp>
                      <wps:wsp>
                        <wps:cNvPr id="57" name="肘形接點 57"/>
                        <wps:cNvCnPr>
                          <a:stCxn id="212" idx="1"/>
                          <a:endCxn id="209" idx="1"/>
                        </wps:cNvCnPr>
                        <wps:spPr>
                          <a:xfrm rot="10800000">
                            <a:off x="8109391" y="1740303"/>
                            <a:ext cx="12700" cy="1003040"/>
                          </a:xfrm>
                          <a:prstGeom prst="bentConnector3">
                            <a:avLst>
                              <a:gd name="adj1" fmla="val 1800000"/>
                            </a:avLst>
                          </a:prstGeom>
                          <a:noFill/>
                          <a:ln w="12700" cap="flat" cmpd="sng" algn="ctr">
                            <a:solidFill>
                              <a:sysClr val="windowText" lastClr="000000"/>
                            </a:solidFill>
                            <a:prstDash val="solid"/>
                            <a:miter lim="800000"/>
                            <a:tailEnd type="triangle"/>
                          </a:ln>
                          <a:effectLst/>
                        </wps:spPr>
                        <wps:bodyPr/>
                      </wps:wsp>
                      <wps:wsp>
                        <wps:cNvPr id="163" name="流程圖: 文件 163"/>
                        <wps:cNvSpPr/>
                        <wps:spPr>
                          <a:xfrm>
                            <a:off x="1296881" y="2182003"/>
                            <a:ext cx="1066800" cy="598805"/>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5D2D4546" w14:textId="77804688" w:rsidR="008A4CD7" w:rsidRPr="00B44F5E" w:rsidRDefault="008A4CD7" w:rsidP="004164FD">
                              <w:pPr>
                                <w:pStyle w:val="Web"/>
                                <w:spacing w:before="0" w:beforeAutospacing="0" w:after="0" w:afterAutospacing="0"/>
                                <w:jc w:val="center"/>
                                <w:rPr>
                                  <w:rFonts w:ascii="標楷體" w:eastAsia="標楷體" w:hAnsi="標楷體" w:cs="Times New Roman"/>
                                  <w:kern w:val="2"/>
                                  <w:sz w:val="20"/>
                                  <w:szCs w:val="18"/>
                                </w:rPr>
                              </w:pPr>
                              <w:r w:rsidRPr="00B44F5E">
                                <w:rPr>
                                  <w:rFonts w:ascii="標楷體" w:eastAsia="標楷體" w:hAnsi="標楷體" w:cs="Times New Roman" w:hint="eastAsia"/>
                                  <w:kern w:val="2"/>
                                  <w:sz w:val="20"/>
                                  <w:szCs w:val="18"/>
                                </w:rPr>
                                <w:t>授信</w:t>
                              </w:r>
                              <w:ins w:id="91" w:author="羅亦淞" w:date="2022-01-11T11:42:00Z">
                                <w:r>
                                  <w:rPr>
                                    <w:rFonts w:ascii="標楷體" w:eastAsia="標楷體" w:hAnsi="標楷體" w:cs="Times New Roman" w:hint="eastAsia"/>
                                    <w:kern w:val="2"/>
                                    <w:sz w:val="20"/>
                                    <w:szCs w:val="18"/>
                                  </w:rPr>
                                  <w:t>暫放</w:t>
                                </w:r>
                              </w:ins>
                              <w:r w:rsidRPr="00B44F5E">
                                <w:rPr>
                                  <w:rFonts w:ascii="標楷體" w:eastAsia="標楷體" w:hAnsi="標楷體" w:cs="Times New Roman" w:hint="eastAsia"/>
                                  <w:kern w:val="2"/>
                                  <w:sz w:val="20"/>
                                  <w:szCs w:val="18"/>
                                </w:rPr>
                                <w:t>申請表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59" name="肘形接點 59"/>
                        <wps:cNvCnPr>
                          <a:stCxn id="171" idx="1"/>
                          <a:endCxn id="170" idx="1"/>
                        </wps:cNvCnPr>
                        <wps:spPr>
                          <a:xfrm rot="10800000">
                            <a:off x="2805061" y="2057002"/>
                            <a:ext cx="98" cy="2126357"/>
                          </a:xfrm>
                          <a:prstGeom prst="bentConnector3">
                            <a:avLst>
                              <a:gd name="adj1" fmla="val 233365306"/>
                            </a:avLst>
                          </a:prstGeom>
                          <a:noFill/>
                          <a:ln w="12700" cap="flat" cmpd="sng" algn="ctr">
                            <a:solidFill>
                              <a:sysClr val="windowText" lastClr="000000"/>
                            </a:solidFill>
                            <a:prstDash val="solid"/>
                            <a:miter lim="800000"/>
                            <a:tailEnd type="triangle"/>
                          </a:ln>
                          <a:effectLst/>
                        </wps:spPr>
                        <wps:bodyPr/>
                      </wps:wsp>
                      <wps:wsp>
                        <wps:cNvPr id="256" name="矩形 256"/>
                        <wps:cNvSpPr/>
                        <wps:spPr>
                          <a:xfrm>
                            <a:off x="3383237" y="4420065"/>
                            <a:ext cx="455930" cy="313055"/>
                          </a:xfrm>
                          <a:prstGeom prst="rect">
                            <a:avLst/>
                          </a:prstGeom>
                          <a:noFill/>
                          <a:ln w="12700" cap="flat" cmpd="sng" algn="ctr">
                            <a:noFill/>
                            <a:prstDash val="solid"/>
                            <a:miter lim="800000"/>
                          </a:ln>
                          <a:effectLst/>
                        </wps:spPr>
                        <wps:txbx>
                          <w:txbxContent>
                            <w:p w14:paraId="2CC77B27" w14:textId="77777777" w:rsidR="008A4CD7" w:rsidRDefault="008A4CD7" w:rsidP="004164FD">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7" name="矩形 257"/>
                        <wps:cNvSpPr/>
                        <wps:spPr>
                          <a:xfrm>
                            <a:off x="8586224" y="2996846"/>
                            <a:ext cx="455930" cy="313055"/>
                          </a:xfrm>
                          <a:prstGeom prst="rect">
                            <a:avLst/>
                          </a:prstGeom>
                          <a:noFill/>
                          <a:ln w="12700" cap="flat" cmpd="sng" algn="ctr">
                            <a:noFill/>
                            <a:prstDash val="solid"/>
                            <a:miter lim="800000"/>
                          </a:ln>
                          <a:effectLst/>
                        </wps:spPr>
                        <wps:txbx>
                          <w:txbxContent>
                            <w:p w14:paraId="7BCC5025" w14:textId="77777777" w:rsidR="008A4CD7" w:rsidRDefault="008A4CD7" w:rsidP="004164FD">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8" name="矩形 258"/>
                        <wps:cNvSpPr/>
                        <wps:spPr>
                          <a:xfrm>
                            <a:off x="6020730" y="4498910"/>
                            <a:ext cx="455930" cy="313055"/>
                          </a:xfrm>
                          <a:prstGeom prst="rect">
                            <a:avLst/>
                          </a:prstGeom>
                          <a:noFill/>
                          <a:ln w="12700" cap="flat" cmpd="sng" algn="ctr">
                            <a:noFill/>
                            <a:prstDash val="solid"/>
                            <a:miter lim="800000"/>
                          </a:ln>
                          <a:effectLst/>
                        </wps:spPr>
                        <wps:txbx>
                          <w:txbxContent>
                            <w:p w14:paraId="682B987F" w14:textId="77777777" w:rsidR="008A4CD7" w:rsidRDefault="008A4CD7" w:rsidP="004164FD">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9" name="矩形 259"/>
                        <wps:cNvSpPr/>
                        <wps:spPr>
                          <a:xfrm>
                            <a:off x="7529691" y="2068141"/>
                            <a:ext cx="455930" cy="314960"/>
                          </a:xfrm>
                          <a:prstGeom prst="rect">
                            <a:avLst/>
                          </a:prstGeom>
                          <a:noFill/>
                          <a:ln w="12700" cap="flat" cmpd="sng" algn="ctr">
                            <a:noFill/>
                            <a:prstDash val="solid"/>
                            <a:miter lim="800000"/>
                          </a:ln>
                          <a:effectLst/>
                        </wps:spPr>
                        <wps:txbx>
                          <w:txbxContent>
                            <w:p w14:paraId="6B86201E" w14:textId="77777777" w:rsidR="008A4CD7" w:rsidRDefault="008A4CD7" w:rsidP="004164FD">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2" name="直線單箭頭接點 62"/>
                        <wps:cNvCnPr>
                          <a:endCxn id="209" idx="0"/>
                        </wps:cNvCnPr>
                        <wps:spPr>
                          <a:xfrm>
                            <a:off x="8682244" y="1077725"/>
                            <a:ext cx="6267" cy="446156"/>
                          </a:xfrm>
                          <a:prstGeom prst="straightConnector1">
                            <a:avLst/>
                          </a:prstGeom>
                          <a:noFill/>
                          <a:ln w="12700" cap="flat" cmpd="sng" algn="ctr">
                            <a:solidFill>
                              <a:sysClr val="windowText" lastClr="000000"/>
                            </a:solidFill>
                            <a:prstDash val="solid"/>
                            <a:miter lim="800000"/>
                            <a:tailEnd type="triangle"/>
                          </a:ln>
                          <a:effectLst/>
                        </wps:spPr>
                        <wps:bodyPr/>
                      </wps:wsp>
                      <wps:wsp>
                        <wps:cNvPr id="261" name="矩形 261"/>
                        <wps:cNvSpPr/>
                        <wps:spPr>
                          <a:xfrm>
                            <a:off x="7316591" y="284426"/>
                            <a:ext cx="2134114" cy="261636"/>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138B12E4" w14:textId="77777777" w:rsidR="008A4CD7" w:rsidRDefault="008A4CD7" w:rsidP="004164FD">
                              <w:pPr>
                                <w:pStyle w:val="Web"/>
                                <w:spacing w:before="0" w:beforeAutospacing="0" w:after="0" w:afterAutospacing="0"/>
                                <w:jc w:val="center"/>
                              </w:pPr>
                              <w:r>
                                <w:rPr>
                                  <w:rFonts w:eastAsia="標楷體" w:hAnsi="標楷體" w:cs="Times New Roman" w:hint="eastAsia"/>
                                </w:rPr>
                                <w:t>財務單位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3" name="直線接點 63"/>
                        <wps:cNvCnPr/>
                        <wps:spPr>
                          <a:xfrm flipH="1">
                            <a:off x="7283450" y="533361"/>
                            <a:ext cx="32920" cy="5181639"/>
                          </a:xfrm>
                          <a:prstGeom prst="line">
                            <a:avLst/>
                          </a:prstGeom>
                          <a:noFill/>
                          <a:ln w="9525" cap="flat" cmpd="sng" algn="ctr">
                            <a:solidFill>
                              <a:sysClr val="windowText" lastClr="000000">
                                <a:lumMod val="50000"/>
                                <a:lumOff val="50000"/>
                              </a:sysClr>
                            </a:solidFill>
                            <a:prstDash val="solid"/>
                            <a:miter lim="800000"/>
                          </a:ln>
                          <a:effectLst/>
                        </wps:spPr>
                        <wps:bodyPr/>
                      </wps:wsp>
                      <wps:wsp>
                        <wps:cNvPr id="716" name="流程圖: 接點 716"/>
                        <wps:cNvSpPr/>
                        <wps:spPr>
                          <a:xfrm>
                            <a:off x="8506542" y="707520"/>
                            <a:ext cx="364490" cy="37020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59606F32" w14:textId="77777777" w:rsidR="008A4CD7" w:rsidRDefault="008A4CD7" w:rsidP="004164FD">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236" name="肘形接點 236"/>
                        <wps:cNvCnPr>
                          <a:stCxn id="172" idx="2"/>
                          <a:endCxn id="579" idx="2"/>
                        </wps:cNvCnPr>
                        <wps:spPr>
                          <a:xfrm rot="16200000" flipH="1">
                            <a:off x="2051455" y="3670180"/>
                            <a:ext cx="320799" cy="1978276"/>
                          </a:xfrm>
                          <a:prstGeom prst="bentConnector2">
                            <a:avLst/>
                          </a:prstGeom>
                          <a:noFill/>
                          <a:ln w="12700" cap="flat" cmpd="sng" algn="ctr">
                            <a:solidFill>
                              <a:sysClr val="windowText" lastClr="000000"/>
                            </a:solidFill>
                            <a:prstDash val="solid"/>
                            <a:miter lim="800000"/>
                            <a:tailEnd type="triangle"/>
                          </a:ln>
                          <a:effectLst/>
                        </wps:spPr>
                        <wps:bodyPr/>
                      </wps:wsp>
                      <wps:wsp>
                        <wps:cNvPr id="579" name="流程圖: 接點 579"/>
                        <wps:cNvSpPr/>
                        <wps:spPr>
                          <a:xfrm>
                            <a:off x="3200992" y="4634981"/>
                            <a:ext cx="364490" cy="369570"/>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0E80B0EF" w14:textId="77777777" w:rsidR="008A4CD7" w:rsidRDefault="008A4CD7" w:rsidP="00032DE6">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580" name="直線單箭頭接點 580"/>
                        <wps:cNvCnPr>
                          <a:stCxn id="171" idx="2"/>
                          <a:endCxn id="579" idx="0"/>
                        </wps:cNvCnPr>
                        <wps:spPr>
                          <a:xfrm flipH="1">
                            <a:off x="3383237" y="4528435"/>
                            <a:ext cx="1071" cy="106500"/>
                          </a:xfrm>
                          <a:prstGeom prst="straightConnector1">
                            <a:avLst/>
                          </a:prstGeom>
                          <a:noFill/>
                          <a:ln w="12700" cap="flat" cmpd="sng" algn="ctr">
                            <a:solidFill>
                              <a:sysClr val="windowText" lastClr="000000"/>
                            </a:solidFill>
                            <a:prstDash val="solid"/>
                            <a:miter lim="800000"/>
                            <a:tailEnd type="triangle"/>
                          </a:ln>
                          <a:effectLst/>
                        </wps:spPr>
                        <wps:bodyPr/>
                      </wps:wsp>
                      <wps:wsp>
                        <wps:cNvPr id="581" name="肘形接點 581"/>
                        <wps:cNvCnPr>
                          <a:stCxn id="139" idx="2"/>
                        </wps:cNvCnPr>
                        <wps:spPr>
                          <a:xfrm rot="5400000">
                            <a:off x="4686214" y="3384514"/>
                            <a:ext cx="314428" cy="2555892"/>
                          </a:xfrm>
                          <a:prstGeom prst="bentConnector2">
                            <a:avLst/>
                          </a:prstGeom>
                          <a:noFill/>
                          <a:ln w="12700" cap="flat" cmpd="sng" algn="ctr">
                            <a:solidFill>
                              <a:sysClr val="windowText" lastClr="000000"/>
                            </a:solidFill>
                            <a:prstDash val="solid"/>
                            <a:miter lim="800000"/>
                            <a:tailEnd type="triangle"/>
                          </a:ln>
                          <a:effectLst/>
                        </wps:spPr>
                        <wps:bodyPr/>
                      </wps:wsp>
                      <wps:wsp>
                        <wps:cNvPr id="47" name="直線單箭頭接點 47"/>
                        <wps:cNvCnPr>
                          <a:stCxn id="187" idx="2"/>
                          <a:endCxn id="221" idx="0"/>
                        </wps:cNvCnPr>
                        <wps:spPr>
                          <a:xfrm>
                            <a:off x="8688511" y="3814411"/>
                            <a:ext cx="1446" cy="730206"/>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2908160F" id="畫布 19" o:spid="_x0000_s1109" editas="canvas" style="width:744.15pt;height:451.8pt;mso-position-horizontal-relative:char;mso-position-vertical-relative:line" coordsize="94507,57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">
                <v:shape id="_x0000_s1110" type="#_x0000_t75" style="position:absolute;width:94507;height:57378;visibility:visible;mso-wrap-style:square" stroked="t" strokecolor="gray [1629]">
                  <v:fill o:detectmouseclick="t"/>
                  <v:path o:connecttype="none"/>
                </v:shape>
                <v:rect id="矩形 124" o:spid="_x0000_s1111" style="position:absolute;width:94507;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" fillcolor="#f2f2f2" strokecolor="windowText" strokeweight="1pt">
                  <v:textbox>
                    <w:txbxContent>
                      <w:p w14:paraId="0D92A3E8" w14:textId="77777777" w:rsidR="008A4CD7" w:rsidRDefault="008A4CD7" w:rsidP="004164FD">
                        <w:pPr>
                          <w:pStyle w:val="Web"/>
                          <w:spacing w:before="0" w:beforeAutospacing="0" w:after="0" w:afterAutospacing="0"/>
                        </w:pPr>
                        <w:r>
                          <w:rPr>
                            <w:rFonts w:ascii="Times New Roman" w:eastAsia="標楷體" w:hAnsi="Times New Roman"/>
                          </w:rPr>
                          <w:t>CS-103</w:t>
                        </w:r>
                        <w:r>
                          <w:rPr>
                            <w:rFonts w:eastAsia="標楷體" w:hAnsi="標楷體" w:cs="Times New Roman" w:hint="eastAsia"/>
                          </w:rPr>
                          <w:t>授信管理作業</w:t>
                        </w:r>
                        <w:del w:id="85" w:author="Chan, Isabel T." w:date="2022-04-19T14:08:00Z">
                          <w:r w:rsidDel="00CF3F0C">
                            <w:rPr>
                              <w:rFonts w:eastAsia="標楷體" w:hAnsi="標楷體" w:cs="Times New Roman" w:hint="eastAsia"/>
                            </w:rPr>
                            <w:delText>(</w:delText>
                          </w:r>
                          <w:r w:rsidDel="00CF3F0C">
                            <w:rPr>
                              <w:rFonts w:eastAsia="標楷體" w:hAnsi="標楷體" w:cs="Times New Roman" w:hint="eastAsia"/>
                            </w:rPr>
                            <w:delText>接上頁</w:delText>
                          </w:r>
                          <w:r w:rsidDel="00CF3F0C">
                            <w:rPr>
                              <w:rFonts w:eastAsia="標楷體" w:hAnsi="標楷體" w:cs="Times New Roman"/>
                            </w:rPr>
                            <w:delText>)</w:delText>
                          </w:r>
                        </w:del>
                      </w:p>
                    </w:txbxContent>
                  </v:textbox>
                </v:rect>
                <v:rect id="矩形 125" o:spid="_x0000_s1112" style="position:absolute;left:3277;top:2851;width:69888;height:2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" fillcolor="#f2f2f2" strokecolor="windowText" strokeweight="1pt">
                  <v:textbox>
                    <w:txbxContent>
                      <w:p w14:paraId="4DA6BD38" w14:textId="77777777" w:rsidR="008A4CD7" w:rsidRDefault="008A4CD7" w:rsidP="004164FD">
                        <w:pPr>
                          <w:pStyle w:val="Web"/>
                          <w:spacing w:before="0" w:beforeAutospacing="0" w:after="0" w:afterAutospacing="0"/>
                          <w:jc w:val="center"/>
                        </w:pPr>
                        <w:r>
                          <w:rPr>
                            <w:rFonts w:eastAsia="標楷體" w:hAnsi="標楷體" w:cs="Times New Roman" w:hint="eastAsia"/>
                          </w:rPr>
                          <w:t>營運業務部</w:t>
                        </w:r>
                      </w:p>
                    </w:txbxContent>
                  </v:textbox>
                </v:rect>
                <v:rect id="矩形 126" o:spid="_x0000_s1113" style="position:absolute;top:2843;width:3277;height:54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" fillcolor="#f2f2f2" strokecolor="windowText" strokeweight="1pt">
                  <v:textbox>
                    <w:txbxContent>
                      <w:p w14:paraId="10B5E131" w14:textId="77777777" w:rsidR="008A4CD7" w:rsidRDefault="008A4CD7" w:rsidP="004164FD">
                        <w:pPr>
                          <w:pStyle w:val="Web"/>
                          <w:spacing w:before="0" w:beforeAutospacing="0" w:after="0" w:afterAutospacing="0"/>
                        </w:pPr>
                        <w:r>
                          <w:rPr>
                            <w:rFonts w:ascii="標楷體" w:hAnsi="標楷體" w:cs="Times New Roman" w:hint="eastAsia"/>
                          </w:rPr>
                          <w:t> </w:t>
                        </w:r>
                      </w:p>
                    </w:txbxContent>
                  </v:textbox>
                </v:rect>
                <v:shapetype id="_x0000_t116" coordsize="21600,21600" o:spt="116" path="m3475,qx,10800,3475,21600l18125,21600qx21600,10800,18125,xe">
                  <v:stroke joinstyle="miter"/>
                  <v:path gradientshapeok="t" o:connecttype="rect" textboxrect="1018,3163,20582,18437"/>
                </v:shapetype>
                <v:shape id="流程圖: 結束點 130" o:spid="_x0000_s1114" type="#_x0000_t116" style="position:absolute;left:28050;top:8102;width:12516;height:5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" fillcolor="window" strokecolor="windowText" strokeweight="1pt">
                  <v:textbox inset=".1mm,.1mm,.1mm,.1mm">
                    <w:txbxContent>
                      <w:p w14:paraId="2C8CD218"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客戶授信額度控管開始</w:t>
                        </w:r>
                      </w:p>
                    </w:txbxContent>
                  </v:textbox>
                </v:shape>
                <v:rect id="矩形 138" o:spid="_x0000_s1115" style="position:absolute;left:55422;top:18570;width:11587;height:4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" fillcolor="window" strokecolor="windowText" strokeweight="1pt">
                  <v:textbox inset=".1mm,.1mm,.1mm,.1mm">
                    <w:txbxContent>
                      <w:p w14:paraId="3164AC86" w14:textId="77777777" w:rsidR="008A4CD7" w:rsidRDefault="008A4CD7" w:rsidP="004164FD">
                        <w:pPr>
                          <w:pStyle w:val="Web"/>
                          <w:spacing w:before="0" w:beforeAutospacing="0" w:after="0" w:afterAutospacing="0"/>
                          <w:jc w:val="center"/>
                        </w:pPr>
                        <w:r>
                          <w:rPr>
                            <w:rFonts w:eastAsia="標楷體" w:hAnsi="標楷體" w:cs="標楷體" w:hint="eastAsia"/>
                            <w:color w:val="000000"/>
                            <w:sz w:val="20"/>
                            <w:szCs w:val="20"/>
                          </w:rPr>
                          <w:t>判斷需要進行調整授信額度</w:t>
                        </w:r>
                      </w:p>
                    </w:txbxContent>
                  </v:textbox>
                </v:rect>
                <v:shapetype id="_x0000_t110" coordsize="21600,21600" o:spt="110" path="m10800,l,10800,10800,21600,21600,10800xe">
                  <v:stroke joinstyle="miter"/>
                  <v:path gradientshapeok="t" o:connecttype="rect" textboxrect="5400,5400,16200,16200"/>
                </v:shapetype>
                <v:shape id="流程圖: 決策 139" o:spid="_x0000_s1116" type="#_x0000_t110" style="position:absolute;left:55419;top:38144;width:11588;height:6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" fillcolor="window" strokecolor="windowText" strokeweight="1pt">
                  <v:textbox>
                    <w:txbxContent>
                      <w:p w14:paraId="7E3B674B"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簽核</w:t>
                        </w:r>
                      </w:p>
                    </w:txbxContent>
                  </v:textbox>
                </v:shape>
                <v:shapetype id="_x0000_t32" coordsize="21600,21600" o:spt="32" o:oned="t" path="m,l21600,21600e" filled="f">
                  <v:path arrowok="t" fillok="f" o:connecttype="none"/>
                  <o:lock v:ext="edit" shapetype="t"/>
                </v:shapetype>
                <v:shape id="直線單箭頭接點 143" o:spid="_x0000_s1117" type="#_x0000_t32" style="position:absolute;left:34286;top:13849;width:19;height:46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" strokecolor="windowText" strokeweight="1pt">
                  <v:stroke endarrow="block" joinstyle="miter"/>
                </v:shape>
                <v:rect id="矩形 150" o:spid="_x0000_s1118" style="position:absolute;left:2816;top:29717;width:4566;height:3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" filled="f" stroked="f" strokeweight="1pt">
                  <v:textbox>
                    <w:txbxContent>
                      <w:p w14:paraId="47F6A78D" w14:textId="77777777" w:rsidR="008A4CD7" w:rsidRDefault="008A4CD7" w:rsidP="004164FD">
                        <w:pPr>
                          <w:pStyle w:val="Web"/>
                          <w:spacing w:before="0" w:beforeAutospacing="0" w:after="0" w:afterAutospacing="0"/>
                          <w:jc w:val="center"/>
                        </w:pPr>
                        <w:r>
                          <w:rPr>
                            <w:rFonts w:ascii="Times New Roman" w:hAnsi="Times New Roman"/>
                            <w:sz w:val="20"/>
                            <w:szCs w:val="20"/>
                          </w:rPr>
                          <w:t>N</w:t>
                        </w:r>
                      </w:p>
                    </w:txbxContent>
                  </v:textbox>
                </v:rect>
                <v:rect id="矩形 151" o:spid="_x0000_s1119" style="position:absolute;left:25160;top:29730;width:4566;height:3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" filled="f" stroked="f" strokeweight="1pt">
                  <v:textbox>
                    <w:txbxContent>
                      <w:p w14:paraId="5C869713" w14:textId="77777777" w:rsidR="008A4CD7" w:rsidRDefault="008A4CD7" w:rsidP="004164FD">
                        <w:pPr>
                          <w:pStyle w:val="Web"/>
                          <w:spacing w:before="0" w:beforeAutospacing="0" w:after="0" w:afterAutospacing="0"/>
                          <w:jc w:val="center"/>
                        </w:pPr>
                        <w:r>
                          <w:rPr>
                            <w:rFonts w:ascii="Times New Roman" w:hAnsi="Times New Roman"/>
                            <w:sz w:val="20"/>
                            <w:szCs w:val="20"/>
                          </w:rPr>
                          <w:t>N</w:t>
                        </w:r>
                      </w:p>
                    </w:txbxContent>
                  </v:textbox>
                </v:rect>
                <v:rect id="矩形 152" o:spid="_x0000_s1120" style="position:absolute;left:52311;top:29762;width:4565;height:3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" filled="f" stroked="f" strokeweight="1pt">
                  <v:textbox>
                    <w:txbxContent>
                      <w:p w14:paraId="325E9F5A" w14:textId="77777777" w:rsidR="008A4CD7" w:rsidRDefault="008A4CD7" w:rsidP="004164FD">
                        <w:pPr>
                          <w:pStyle w:val="Web"/>
                          <w:spacing w:before="0" w:beforeAutospacing="0" w:after="0" w:afterAutospacing="0"/>
                          <w:jc w:val="center"/>
                        </w:pPr>
                        <w:r>
                          <w:rPr>
                            <w:rFonts w:ascii="Times New Roman" w:hAnsi="Times New Roman"/>
                            <w:sz w:val="20"/>
                            <w:szCs w:val="20"/>
                          </w:rPr>
                          <w:t>N</w:t>
                        </w:r>
                      </w:p>
                    </w:txbxContent>
                  </v:textbox>
                </v:rect>
                <v:shapetype id="_x0000_t33" coordsize="21600,21600" o:spt="33" o:oned="t" path="m,l21600,r,21600e" filled="f">
                  <v:stroke joinstyle="miter"/>
                  <v:path arrowok="t" fillok="f" o:connecttype="none"/>
                  <o:lock v:ext="edit" shapetype="t"/>
                </v:shapetype>
                <v:shape id="肘形接點 153" o:spid="_x0000_s1121" type="#_x0000_t33" style="position:absolute;left:12188;top:11537;width:15856;height:6864;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" strokecolor="windowText" strokeweight="1pt">
                  <v:stroke endarrow="block"/>
                </v:shape>
                <v:shape id="肘形接點 154" o:spid="_x0000_s1122" type="#_x0000_t33" style="position:absolute;left:40566;top:11537;width:24200;height:703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" strokecolor="windowText" strokeweight="1pt">
                  <v:stroke endarrow="block"/>
                </v:shape>
                <v:rect id="矩形 158" o:spid="_x0000_s1123" style="position:absolute;left:11286;top:8470;width:15996;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" filled="f" stroked="f" strokeweight="1pt">
                  <v:textbox>
                    <w:txbxContent>
                      <w:p w14:paraId="7314054D" w14:textId="77777777" w:rsidR="008A4CD7" w:rsidRDefault="008A4CD7" w:rsidP="004164FD">
                        <w:pPr>
                          <w:pStyle w:val="Web"/>
                          <w:spacing w:before="0" w:beforeAutospacing="0" w:after="0" w:afterAutospacing="0"/>
                          <w:jc w:val="center"/>
                        </w:pPr>
                        <w:r>
                          <w:rPr>
                            <w:rFonts w:eastAsia="標楷體" w:hAnsi="標楷體" w:hint="eastAsia"/>
                            <w:sz w:val="20"/>
                            <w:szCs w:val="20"/>
                          </w:rPr>
                          <w:t>客戶授信額度餘額不足</w:t>
                        </w:r>
                      </w:p>
                    </w:txbxContent>
                  </v:textbox>
                </v:rect>
                <v:rect id="矩形 159" o:spid="_x0000_s1124" style="position:absolute;left:43290;top:8553;width:19812;height:3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" filled="f" stroked="f" strokeweight="1pt">
                  <v:textbox>
                    <w:txbxContent>
                      <w:p w14:paraId="621C515C" w14:textId="77777777" w:rsidR="008A4CD7" w:rsidRDefault="008A4CD7" w:rsidP="004164FD">
                        <w:pPr>
                          <w:pStyle w:val="Web"/>
                          <w:spacing w:before="0" w:beforeAutospacing="0" w:after="0" w:afterAutospacing="0"/>
                          <w:jc w:val="center"/>
                        </w:pPr>
                        <w:r>
                          <w:rPr>
                            <w:rFonts w:eastAsia="標楷體" w:hAnsi="標楷體" w:hint="eastAsia"/>
                            <w:sz w:val="20"/>
                            <w:szCs w:val="20"/>
                          </w:rPr>
                          <w:t>定期與不定期評估</w:t>
                        </w:r>
                        <w:r>
                          <w:rPr>
                            <w:rFonts w:eastAsia="標楷體" w:hAnsi="標楷體" w:hint="eastAsia"/>
                            <w:sz w:val="20"/>
                            <w:szCs w:val="20"/>
                          </w:rPr>
                          <w:t xml:space="preserve"> </w:t>
                        </w:r>
                      </w:p>
                    </w:txbxContent>
                  </v:textbox>
                </v:rect>
                <v:rect id="矩形 160" o:spid="_x0000_s1125" style="position:absolute;left:30222;top:14176;width:19812;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" filled="f" stroked="f" strokeweight="1pt">
                  <v:textbox>
                    <w:txbxContent>
                      <w:p w14:paraId="736A0FF5" w14:textId="19690775" w:rsidR="008A4CD7" w:rsidRDefault="008A4CD7" w:rsidP="004164FD">
                        <w:pPr>
                          <w:pStyle w:val="Web"/>
                          <w:spacing w:before="0" w:beforeAutospacing="0" w:after="0" w:afterAutospacing="0"/>
                          <w:jc w:val="center"/>
                        </w:pPr>
                        <w:r>
                          <w:rPr>
                            <w:rFonts w:eastAsia="標楷體" w:hAnsi="標楷體" w:hint="eastAsia"/>
                            <w:sz w:val="20"/>
                            <w:szCs w:val="20"/>
                          </w:rPr>
                          <w:t>首次授信申請</w:t>
                        </w:r>
                      </w:p>
                    </w:txbxContent>
                  </v:textbox>
                </v:rect>
                <v:rect id="矩形 161" o:spid="_x0000_s1126" style="position:absolute;left:11524;top:43903;width:4566;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" filled="f" stroked="f" strokeweight="1pt">
                  <v:textbox>
                    <w:txbxContent>
                      <w:p w14:paraId="46F32C87" w14:textId="77777777" w:rsidR="008A4CD7" w:rsidRDefault="008A4CD7" w:rsidP="004164FD">
                        <w:pPr>
                          <w:pStyle w:val="Web"/>
                          <w:spacing w:before="0" w:beforeAutospacing="0" w:after="0" w:afterAutospacing="0"/>
                          <w:jc w:val="center"/>
                        </w:pPr>
                        <w:r>
                          <w:rPr>
                            <w:rFonts w:ascii="Times New Roman" w:hAnsi="Times New Roman"/>
                            <w:sz w:val="20"/>
                            <w:szCs w:val="20"/>
                          </w:rPr>
                          <w:t>Y</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252" o:spid="_x0000_s1127" type="#_x0000_t34" style="position:absolute;left:55419;top:21062;width:3;height:205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" adj="-20746891" strokecolor="windowText" strokeweight="1pt">
                  <v:stroke endarrow="block"/>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流程圖: 文件 162" o:spid="_x0000_s1128" type="#_x0000_t114" style="position:absolute;left:61887;top:22822;width:10668;height:5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" fillcolor="window" strokecolor="#c55a11" strokeweight="1.5pt">
                  <v:textbox inset=".1mm,.1mm,.1mm,.1mm">
                    <w:txbxContent>
                      <w:p w14:paraId="7A002110" w14:textId="034CAD07" w:rsidR="008A4CD7" w:rsidRPr="00715631" w:rsidRDefault="008A4CD7" w:rsidP="004164FD">
                        <w:pPr>
                          <w:pStyle w:val="Web"/>
                          <w:spacing w:before="0" w:beforeAutospacing="0" w:after="0" w:afterAutospacing="0"/>
                          <w:jc w:val="center"/>
                        </w:pPr>
                        <w:ins w:id="86" w:author="羅亦淞" w:date="2022-01-11T12:00:00Z">
                          <w:r w:rsidRPr="00CA3D36">
                            <w:rPr>
                              <w:rFonts w:ascii="Times New Roman" w:eastAsia="標楷體" w:hAnsi="Times New Roman" w:hint="eastAsia"/>
                              <w:sz w:val="20"/>
                              <w:szCs w:val="20"/>
                            </w:rPr>
                            <w:t>客戶</w:t>
                          </w:r>
                        </w:ins>
                        <w:ins w:id="87" w:author="羅亦淞" w:date="2022-01-11T12:21:00Z">
                          <w:r w:rsidRPr="00032DE6">
                            <w:rPr>
                              <w:rFonts w:ascii="Times New Roman" w:eastAsia="標楷體" w:hAnsi="Times New Roman"/>
                              <w:sz w:val="20"/>
                              <w:szCs w:val="20"/>
                            </w:rPr>
                            <w:t>授信</w:t>
                          </w:r>
                        </w:ins>
                        <w:ins w:id="88" w:author="羅亦淞" w:date="2022-01-11T12:00:00Z">
                          <w:r w:rsidRPr="00CA3D36">
                            <w:rPr>
                              <w:rFonts w:ascii="Times New Roman" w:eastAsia="標楷體" w:hAnsi="Times New Roman" w:hint="eastAsia"/>
                              <w:sz w:val="20"/>
                              <w:szCs w:val="20"/>
                            </w:rPr>
                            <w:t>評估表</w:t>
                          </w:r>
                        </w:ins>
                      </w:p>
                    </w:txbxContent>
                  </v:textbox>
                </v:shape>
                <v:shape id="直線單箭頭接點 39" o:spid="_x0000_s1129" type="#_x0000_t32" style="position:absolute;left:61213;top:23554;width:3;height:145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" strokecolor="windowText" strokeweight="1pt">
                  <v:stroke endarrow="block" joinstyle="miter"/>
                </v:shape>
                <v:rect id="矩形 170" o:spid="_x0000_s1130" style="position:absolute;left:28050;top:18401;width:11583;height:4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" fillcolor="window" strokecolor="windowText" strokeweight="1pt">
                  <v:textbox inset=".1mm,.1mm,.1mm,.1mm">
                    <w:txbxContent>
                      <w:p w14:paraId="720163D6"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取得客戶及代理商聯繫資料</w:t>
                        </w:r>
                      </w:p>
                    </w:txbxContent>
                  </v:textbox>
                </v:rect>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流程圖: 多重文件 137" o:spid="_x0000_s1131" type="#_x0000_t115" style="position:absolute;left:36178;top:20570;width:12961;height:7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" fillcolor="window" strokecolor="#c55a11" strokeweight="1.5pt">
                  <v:textbox inset=".1mm,.1mm,.1mm,.1mm">
                    <w:txbxContent>
                      <w:p w14:paraId="3A6000DA" w14:textId="234C4CF7" w:rsidR="008A4CD7" w:rsidRPr="00B44F5E" w:rsidRDefault="008A4CD7" w:rsidP="0068739E">
                        <w:pPr>
                          <w:pStyle w:val="Web"/>
                          <w:numPr>
                            <w:ilvl w:val="0"/>
                            <w:numId w:val="16"/>
                          </w:numPr>
                          <w:spacing w:before="0" w:beforeAutospacing="0" w:after="0" w:afterAutospacing="0"/>
                          <w:ind w:left="0" w:firstLine="0"/>
                          <w:jc w:val="center"/>
                          <w:rPr>
                            <w:rFonts w:ascii="標楷體" w:eastAsia="標楷體" w:hAnsi="標楷體" w:cs="Times New Roman"/>
                            <w:kern w:val="2"/>
                            <w:sz w:val="20"/>
                            <w:szCs w:val="18"/>
                          </w:rPr>
                        </w:pPr>
                        <w:r w:rsidRPr="00B44F5E">
                          <w:rPr>
                            <w:rFonts w:ascii="標楷體" w:eastAsia="標楷體" w:hAnsi="標楷體" w:cs="Times New Roman" w:hint="eastAsia"/>
                            <w:kern w:val="2"/>
                            <w:sz w:val="20"/>
                            <w:szCs w:val="18"/>
                          </w:rPr>
                          <w:t>客戶基本資料</w:t>
                        </w:r>
                      </w:p>
                      <w:p w14:paraId="100D8BA2" w14:textId="504B1E75" w:rsidR="008A4CD7" w:rsidRPr="00B44F5E" w:rsidRDefault="008A4CD7" w:rsidP="0068739E">
                        <w:pPr>
                          <w:pStyle w:val="Web"/>
                          <w:numPr>
                            <w:ilvl w:val="0"/>
                            <w:numId w:val="16"/>
                          </w:numPr>
                          <w:spacing w:before="0" w:beforeAutospacing="0" w:after="0" w:afterAutospacing="0"/>
                          <w:ind w:left="0" w:firstLine="0"/>
                          <w:jc w:val="center"/>
                          <w:rPr>
                            <w:rFonts w:ascii="標楷體" w:eastAsia="標楷體" w:hAnsi="標楷體" w:cs="Times New Roman"/>
                            <w:kern w:val="2"/>
                            <w:sz w:val="20"/>
                            <w:szCs w:val="18"/>
                          </w:rPr>
                        </w:pPr>
                        <w:r w:rsidRPr="00B44F5E">
                          <w:rPr>
                            <w:rFonts w:ascii="標楷體" w:eastAsia="標楷體" w:hAnsi="標楷體" w:cs="Times New Roman" w:hint="eastAsia"/>
                            <w:kern w:val="2"/>
                            <w:sz w:val="20"/>
                            <w:szCs w:val="18"/>
                          </w:rPr>
                          <w:t>客戶</w:t>
                        </w:r>
                        <w:ins w:id="89" w:author="羅亦淞" w:date="2022-01-11T12:21:00Z">
                          <w:r w:rsidRPr="00032DE6">
                            <w:rPr>
                              <w:rFonts w:ascii="標楷體" w:eastAsia="標楷體" w:hAnsi="標楷體" w:cs="Times New Roman"/>
                              <w:kern w:val="2"/>
                              <w:sz w:val="20"/>
                              <w:szCs w:val="18"/>
                            </w:rPr>
                            <w:t>授信</w:t>
                          </w:r>
                        </w:ins>
                        <w:r w:rsidRPr="00B44F5E">
                          <w:rPr>
                            <w:rFonts w:ascii="標楷體" w:eastAsia="標楷體" w:hAnsi="標楷體" w:cs="Times New Roman" w:hint="eastAsia"/>
                            <w:kern w:val="2"/>
                            <w:sz w:val="20"/>
                            <w:szCs w:val="18"/>
                          </w:rPr>
                          <w:t>評估表</w:t>
                        </w:r>
                      </w:p>
                    </w:txbxContent>
                  </v:textbox>
                </v:shape>
                <v:shape id="流程圖: 決策 171" o:spid="_x0000_s1132" type="#_x0000_t110" style="position:absolute;left:28051;top:38382;width:11583;height:69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" fillcolor="window" strokecolor="windowText" strokeweight="1pt">
                  <v:textbox>
                    <w:txbxContent>
                      <w:p w14:paraId="72B2708F"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簽核</w:t>
                        </w:r>
                      </w:p>
                    </w:txbxContent>
                  </v:textbox>
                </v:shape>
                <v:shape id="流程圖: 決策 172" o:spid="_x0000_s1133" type="#_x0000_t110" style="position:absolute;left:6435;top:38093;width:11583;height:6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" fillcolor="window" strokecolor="windowText" strokeweight="1pt">
                  <v:textbox>
                    <w:txbxContent>
                      <w:p w14:paraId="42950C52"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簽核</w:t>
                        </w:r>
                      </w:p>
                    </w:txbxContent>
                  </v:textbox>
                </v:shape>
                <v:rect id="矩形 179" o:spid="_x0000_s1134" style="position:absolute;left:6438;top:18402;width:11582;height:4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" fillcolor="window" strokecolor="windowText" strokeweight="1pt">
                  <v:textbox inset=".1mm,.1mm,.1mm,.1mm">
                    <w:txbxContent>
                      <w:p w14:paraId="6B066EB1" w14:textId="1724E41A" w:rsidR="008A4CD7" w:rsidRDefault="008A4CD7" w:rsidP="004164FD">
                        <w:pPr>
                          <w:pStyle w:val="Web"/>
                          <w:spacing w:before="0" w:beforeAutospacing="0" w:after="0" w:afterAutospacing="0"/>
                          <w:jc w:val="center"/>
                        </w:pPr>
                        <w:r>
                          <w:rPr>
                            <w:rFonts w:eastAsia="標楷體" w:hAnsi="標楷體" w:cs="Times New Roman" w:hint="eastAsia"/>
                            <w:sz w:val="20"/>
                            <w:szCs w:val="20"/>
                          </w:rPr>
                          <w:t>填寫</w:t>
                        </w:r>
                        <w:ins w:id="90" w:author="羅亦淞" w:date="2022-01-11T11:44:00Z">
                          <w:r w:rsidRPr="00B44F5E">
                            <w:rPr>
                              <w:rFonts w:ascii="標楷體" w:eastAsia="標楷體" w:hAnsi="標楷體" w:cs="Times New Roman" w:hint="eastAsia"/>
                              <w:kern w:val="2"/>
                              <w:sz w:val="20"/>
                              <w:szCs w:val="18"/>
                            </w:rPr>
                            <w:t>授信</w:t>
                          </w:r>
                          <w:r>
                            <w:rPr>
                              <w:rFonts w:ascii="標楷體" w:eastAsia="標楷體" w:hAnsi="標楷體" w:cs="Times New Roman" w:hint="eastAsia"/>
                              <w:kern w:val="2"/>
                              <w:sz w:val="20"/>
                              <w:szCs w:val="18"/>
                            </w:rPr>
                            <w:t>暫放</w:t>
                          </w:r>
                          <w:r w:rsidRPr="00B44F5E">
                            <w:rPr>
                              <w:rFonts w:ascii="標楷體" w:eastAsia="標楷體" w:hAnsi="標楷體" w:cs="Times New Roman" w:hint="eastAsia"/>
                              <w:kern w:val="2"/>
                              <w:sz w:val="20"/>
                              <w:szCs w:val="18"/>
                            </w:rPr>
                            <w:t>申請表</w:t>
                          </w:r>
                        </w:ins>
                      </w:p>
                    </w:txbxContent>
                  </v:textbox>
                </v:rect>
                <v:shape id="肘形接點 43" o:spid="_x0000_s1135" type="#_x0000_t34" style="position:absolute;left:6435;top:20566;width:3;height:20972;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" adj="-20154122" strokecolor="windowText" strokeweight="1pt">
                  <v:stroke endarrow="block"/>
                </v:shape>
                <v:shape id="直線單箭頭接點 44" o:spid="_x0000_s1136" type="#_x0000_t32" style="position:absolute;left:12227;top:22731;width:2;height:153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" strokecolor="windowText" strokeweight="1pt">
                  <v:stroke endarrow="block" joinstyle="miter"/>
                </v:shape>
                <v:shape id="直線單箭頭接點 46" o:spid="_x0000_s1137" type="#_x0000_t32" style="position:absolute;left:33842;top:22736;width:1;height:156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" strokecolor="windowText" strokeweight="1pt">
                  <v:stroke endarrow="block" joinstyle="miter"/>
                </v:shape>
                <v:rect id="矩形 187" o:spid="_x0000_s1138" style="position:absolute;left:81093;top:33807;width:11583;height:4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" fillcolor="window" strokecolor="windowText" strokeweight="1pt">
                  <v:textbox inset=".1mm,.1mm,.1mm,.1mm">
                    <w:txbxContent>
                      <w:p w14:paraId="70D17263" w14:textId="73F109AB" w:rsidR="008A4CD7" w:rsidRPr="005E575F" w:rsidRDefault="008A4CD7" w:rsidP="004164FD">
                        <w:pPr>
                          <w:pStyle w:val="Web"/>
                          <w:spacing w:before="0" w:beforeAutospacing="0" w:after="0" w:afterAutospacing="0"/>
                          <w:jc w:val="center"/>
                          <w:rPr>
                            <w:rFonts w:ascii="標楷體" w:eastAsia="標楷體" w:hAnsi="標楷體"/>
                            <w:sz w:val="20"/>
                          </w:rPr>
                        </w:pPr>
                        <w:r>
                          <w:rPr>
                            <w:rFonts w:ascii="標楷體" w:eastAsia="標楷體" w:hAnsi="標楷體" w:hint="eastAsia"/>
                            <w:sz w:val="20"/>
                          </w:rPr>
                          <w:t>建立</w:t>
                        </w:r>
                        <w:ins w:id="91" w:author="羅亦淞" w:date="2022-01-11T12:29:00Z">
                          <w:r>
                            <w:rPr>
                              <w:rFonts w:ascii="標楷體" w:eastAsia="標楷體" w:hAnsi="標楷體" w:hint="eastAsia"/>
                              <w:sz w:val="20"/>
                            </w:rPr>
                            <w:t>/</w:t>
                          </w:r>
                        </w:ins>
                        <w:ins w:id="92" w:author="羅亦淞" w:date="2022-01-11T12:30:00Z">
                          <w:r>
                            <w:rPr>
                              <w:rFonts w:ascii="標楷體" w:eastAsia="標楷體" w:hAnsi="標楷體" w:hint="eastAsia"/>
                              <w:sz w:val="20"/>
                            </w:rPr>
                            <w:t>更新/暫放</w:t>
                          </w:r>
                        </w:ins>
                        <w:r w:rsidRPr="005E575F">
                          <w:rPr>
                            <w:rFonts w:ascii="標楷體" w:eastAsia="標楷體" w:hAnsi="標楷體" w:hint="eastAsia"/>
                            <w:sz w:val="20"/>
                          </w:rPr>
                          <w:t>公司授信</w:t>
                        </w:r>
                        <w:ins w:id="93" w:author="羅亦淞" w:date="2022-01-11T13:44:00Z">
                          <w:r>
                            <w:rPr>
                              <w:rFonts w:ascii="標楷體" w:eastAsia="標楷體" w:hAnsi="標楷體" w:hint="eastAsia"/>
                              <w:sz w:val="20"/>
                            </w:rPr>
                            <w:t>條件</w:t>
                          </w:r>
                        </w:ins>
                      </w:p>
                    </w:txbxContent>
                  </v:textbox>
                </v:rect>
                <v:rect id="矩形 209" o:spid="_x0000_s1139" style="position:absolute;left:81093;top:15238;width:11583;height:4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" fillcolor="window" strokecolor="windowText" strokeweight="1pt">
                  <v:textbox inset=".1mm,.1mm,.1mm,.1mm">
                    <w:txbxContent>
                      <w:p w14:paraId="20A1069E" w14:textId="77777777" w:rsidR="008A4CD7" w:rsidRDefault="008A4CD7" w:rsidP="004164FD">
                        <w:pPr>
                          <w:pStyle w:val="Web"/>
                          <w:spacing w:before="0" w:beforeAutospacing="0" w:after="0" w:afterAutospacing="0"/>
                          <w:jc w:val="center"/>
                          <w:rPr>
                            <w:rFonts w:ascii="標楷體" w:eastAsia="標楷體" w:hAnsi="標楷體"/>
                            <w:sz w:val="20"/>
                          </w:rPr>
                        </w:pPr>
                        <w:r>
                          <w:rPr>
                            <w:rFonts w:hint="eastAsia"/>
                          </w:rPr>
                          <w:t> </w:t>
                        </w:r>
                        <w:r w:rsidRPr="005E575F">
                          <w:rPr>
                            <w:rFonts w:ascii="標楷體" w:eastAsia="標楷體" w:hAnsi="標楷體" w:hint="eastAsia"/>
                            <w:sz w:val="20"/>
                          </w:rPr>
                          <w:t>審視其合理性及</w:t>
                        </w:r>
                      </w:p>
                      <w:p w14:paraId="5C87B217" w14:textId="77777777" w:rsidR="008A4CD7" w:rsidRPr="005E575F" w:rsidRDefault="008A4CD7" w:rsidP="004164FD">
                        <w:pPr>
                          <w:pStyle w:val="Web"/>
                          <w:spacing w:before="0" w:beforeAutospacing="0" w:after="0" w:afterAutospacing="0"/>
                          <w:jc w:val="center"/>
                          <w:rPr>
                            <w:rFonts w:ascii="標楷體" w:eastAsia="標楷體" w:hAnsi="標楷體"/>
                            <w:sz w:val="20"/>
                          </w:rPr>
                        </w:pPr>
                        <w:r w:rsidRPr="005E575F">
                          <w:rPr>
                            <w:rFonts w:ascii="標楷體" w:eastAsia="標楷體" w:hAnsi="標楷體" w:hint="eastAsia"/>
                            <w:sz w:val="20"/>
                          </w:rPr>
                          <w:t>可行性</w:t>
                        </w:r>
                      </w:p>
                    </w:txbxContent>
                  </v:textbox>
                </v:rect>
                <v:shape id="流程圖: 決策 212" o:spid="_x0000_s1140" type="#_x0000_t110" style="position:absolute;left:81093;top:23987;width:11583;height:6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" fillcolor="window" strokecolor="windowText" strokeweight="1pt">
                  <v:textbox>
                    <w:txbxContent>
                      <w:p w14:paraId="5CC7FC43"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簽核</w:t>
                        </w:r>
                      </w:p>
                    </w:txbxContent>
                  </v:textbox>
                </v:shape>
                <v:shape id="流程圖: 結束點 221" o:spid="_x0000_s1141" type="#_x0000_t116" style="position:absolute;left:82652;top:45446;width:8495;height:43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" fillcolor="window" strokecolor="windowText" strokeweight="1pt">
                  <v:textbox inset=".1mm,.1mm,.1mm,.1mm">
                    <w:txbxContent>
                      <w:p w14:paraId="7F25835B" w14:textId="77777777" w:rsidR="008A4CD7" w:rsidRDefault="008A4CD7" w:rsidP="004164FD">
                        <w:pPr>
                          <w:pStyle w:val="Web"/>
                          <w:spacing w:before="0" w:beforeAutospacing="0" w:after="0" w:afterAutospacing="0"/>
                          <w:jc w:val="center"/>
                        </w:pPr>
                        <w:r>
                          <w:rPr>
                            <w:rFonts w:eastAsia="標楷體" w:hAnsi="標楷體" w:cs="Times New Roman" w:hint="eastAsia"/>
                            <w:sz w:val="20"/>
                            <w:szCs w:val="20"/>
                          </w:rPr>
                          <w:t>結束</w:t>
                        </w:r>
                      </w:p>
                    </w:txbxContent>
                  </v:textbox>
                </v:shape>
                <v:shape id="直線單箭頭接點 55" o:spid="_x0000_s1142" type="#_x0000_t32" style="position:absolute;left:86885;top:30883;width:0;height:29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" strokecolor="windowText" strokeweight="1pt">
                  <v:stroke endarrow="block" joinstyle="miter"/>
                </v:shape>
                <v:shape id="直線單箭頭接點 56" o:spid="_x0000_s1143" type="#_x0000_t32" style="position:absolute;left:86885;top:19569;width:0;height:44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" strokecolor="windowText" strokeweight="1pt">
                  <v:stroke endarrow="block" joinstyle="miter"/>
                </v:shape>
                <v:shape id="肘形接點 57" o:spid="_x0000_s1144" type="#_x0000_t34" style="position:absolute;left:81093;top:17403;width:127;height:100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" adj="388800" strokecolor="windowText" strokeweight="1pt">
                  <v:stroke endarrow="block"/>
                </v:shape>
                <v:shape id="流程圖: 文件 163" o:spid="_x0000_s1145" type="#_x0000_t114" style="position:absolute;left:12968;top:21820;width:10668;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" fillcolor="window" strokecolor="#c55a11" strokeweight="1.5pt">
                  <v:textbox inset=".1mm,.1mm,.1mm,.1mm">
                    <w:txbxContent>
                      <w:p w14:paraId="5D2D4546" w14:textId="77804688" w:rsidR="008A4CD7" w:rsidRPr="00B44F5E" w:rsidRDefault="008A4CD7" w:rsidP="004164FD">
                        <w:pPr>
                          <w:pStyle w:val="Web"/>
                          <w:spacing w:before="0" w:beforeAutospacing="0" w:after="0" w:afterAutospacing="0"/>
                          <w:jc w:val="center"/>
                          <w:rPr>
                            <w:rFonts w:ascii="標楷體" w:eastAsia="標楷體" w:hAnsi="標楷體" w:cs="Times New Roman"/>
                            <w:kern w:val="2"/>
                            <w:sz w:val="20"/>
                            <w:szCs w:val="18"/>
                          </w:rPr>
                        </w:pPr>
                        <w:r w:rsidRPr="00B44F5E">
                          <w:rPr>
                            <w:rFonts w:ascii="標楷體" w:eastAsia="標楷體" w:hAnsi="標楷體" w:cs="Times New Roman" w:hint="eastAsia"/>
                            <w:kern w:val="2"/>
                            <w:sz w:val="20"/>
                            <w:szCs w:val="18"/>
                          </w:rPr>
                          <w:t>授信</w:t>
                        </w:r>
                        <w:ins w:id="94" w:author="羅亦淞" w:date="2022-01-11T11:42:00Z">
                          <w:r>
                            <w:rPr>
                              <w:rFonts w:ascii="標楷體" w:eastAsia="標楷體" w:hAnsi="標楷體" w:cs="Times New Roman" w:hint="eastAsia"/>
                              <w:kern w:val="2"/>
                              <w:sz w:val="20"/>
                              <w:szCs w:val="18"/>
                            </w:rPr>
                            <w:t>暫放</w:t>
                          </w:r>
                        </w:ins>
                        <w:r w:rsidRPr="00B44F5E">
                          <w:rPr>
                            <w:rFonts w:ascii="標楷體" w:eastAsia="標楷體" w:hAnsi="標楷體" w:cs="Times New Roman" w:hint="eastAsia"/>
                            <w:kern w:val="2"/>
                            <w:sz w:val="20"/>
                            <w:szCs w:val="18"/>
                          </w:rPr>
                          <w:t>申請表</w:t>
                        </w:r>
                      </w:p>
                    </w:txbxContent>
                  </v:textbox>
                </v:shape>
                <v:shape id="肘形接點 59" o:spid="_x0000_s1146" type="#_x0000_t34" style="position:absolute;left:28050;top:20570;width:1;height:2126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" adj="50406906" strokecolor="windowText" strokeweight="1pt">
                  <v:stroke endarrow="block"/>
                </v:shape>
                <v:rect id="矩形 256" o:spid="_x0000_s1147" style="position:absolute;left:33832;top:44200;width:4559;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" filled="f" stroked="f" strokeweight="1pt">
                  <v:textbox>
                    <w:txbxContent>
                      <w:p w14:paraId="2CC77B27" w14:textId="77777777" w:rsidR="008A4CD7" w:rsidRDefault="008A4CD7" w:rsidP="004164FD">
                        <w:pPr>
                          <w:pStyle w:val="Web"/>
                          <w:spacing w:before="0" w:beforeAutospacing="0" w:after="0" w:afterAutospacing="0"/>
                          <w:jc w:val="center"/>
                        </w:pPr>
                        <w:r>
                          <w:rPr>
                            <w:rFonts w:ascii="Times New Roman" w:hAnsi="Times New Roman"/>
                            <w:sz w:val="20"/>
                            <w:szCs w:val="20"/>
                          </w:rPr>
                          <w:t>Y</w:t>
                        </w:r>
                      </w:p>
                    </w:txbxContent>
                  </v:textbox>
                </v:rect>
                <v:rect id="矩形 257" o:spid="_x0000_s1148" style="position:absolute;left:85862;top:29968;width:4559;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" filled="f" stroked="f" strokeweight="1pt">
                  <v:textbox>
                    <w:txbxContent>
                      <w:p w14:paraId="7BCC5025" w14:textId="77777777" w:rsidR="008A4CD7" w:rsidRDefault="008A4CD7" w:rsidP="004164FD">
                        <w:pPr>
                          <w:pStyle w:val="Web"/>
                          <w:spacing w:before="0" w:beforeAutospacing="0" w:after="0" w:afterAutospacing="0"/>
                          <w:jc w:val="center"/>
                        </w:pPr>
                        <w:r>
                          <w:rPr>
                            <w:rFonts w:ascii="Times New Roman" w:hAnsi="Times New Roman"/>
                            <w:sz w:val="20"/>
                            <w:szCs w:val="20"/>
                          </w:rPr>
                          <w:t>Y</w:t>
                        </w:r>
                      </w:p>
                    </w:txbxContent>
                  </v:textbox>
                </v:rect>
                <v:rect id="矩形 258" o:spid="_x0000_s1149" style="position:absolute;left:60207;top:44989;width:4559;height:3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" filled="f" stroked="f" strokeweight="1pt">
                  <v:textbox>
                    <w:txbxContent>
                      <w:p w14:paraId="682B987F" w14:textId="77777777" w:rsidR="008A4CD7" w:rsidRDefault="008A4CD7" w:rsidP="004164FD">
                        <w:pPr>
                          <w:pStyle w:val="Web"/>
                          <w:spacing w:before="0" w:beforeAutospacing="0" w:after="0" w:afterAutospacing="0"/>
                          <w:jc w:val="center"/>
                        </w:pPr>
                        <w:r>
                          <w:rPr>
                            <w:rFonts w:ascii="Times New Roman" w:hAnsi="Times New Roman"/>
                            <w:sz w:val="20"/>
                            <w:szCs w:val="20"/>
                          </w:rPr>
                          <w:t>Y</w:t>
                        </w:r>
                      </w:p>
                    </w:txbxContent>
                  </v:textbox>
                </v:rect>
                <v:rect id="矩形 259" o:spid="_x0000_s1150" style="position:absolute;left:75296;top:20681;width:4560;height:3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" filled="f" stroked="f" strokeweight="1pt">
                  <v:textbox>
                    <w:txbxContent>
                      <w:p w14:paraId="6B86201E" w14:textId="77777777" w:rsidR="008A4CD7" w:rsidRDefault="008A4CD7" w:rsidP="004164FD">
                        <w:pPr>
                          <w:pStyle w:val="Web"/>
                          <w:spacing w:before="0" w:beforeAutospacing="0" w:after="0" w:afterAutospacing="0"/>
                          <w:jc w:val="center"/>
                        </w:pPr>
                        <w:r>
                          <w:rPr>
                            <w:rFonts w:ascii="Times New Roman" w:hAnsi="Times New Roman"/>
                            <w:sz w:val="20"/>
                            <w:szCs w:val="20"/>
                          </w:rPr>
                          <w:t>N</w:t>
                        </w:r>
                      </w:p>
                    </w:txbxContent>
                  </v:textbox>
                </v:rect>
                <v:shape id="直線單箭頭接點 62" o:spid="_x0000_s1151" type="#_x0000_t32" style="position:absolute;left:86822;top:10777;width:63;height:44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" strokecolor="windowText" strokeweight="1pt">
                  <v:stroke endarrow="block" joinstyle="miter"/>
                </v:shape>
                <v:rect id="矩形 261" o:spid="_x0000_s1152" style="position:absolute;left:73165;top:2844;width:21342;height:26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" fillcolor="#f2f2f2" strokecolor="windowText" strokeweight="1pt">
                  <v:textbox>
                    <w:txbxContent>
                      <w:p w14:paraId="138B12E4" w14:textId="77777777" w:rsidR="008A4CD7" w:rsidRDefault="008A4CD7" w:rsidP="004164FD">
                        <w:pPr>
                          <w:pStyle w:val="Web"/>
                          <w:spacing w:before="0" w:beforeAutospacing="0" w:after="0" w:afterAutospacing="0"/>
                          <w:jc w:val="center"/>
                        </w:pPr>
                        <w:r>
                          <w:rPr>
                            <w:rFonts w:eastAsia="標楷體" w:hAnsi="標楷體" w:cs="Times New Roman" w:hint="eastAsia"/>
                          </w:rPr>
                          <w:t>財務單位</w:t>
                        </w:r>
                      </w:p>
                    </w:txbxContent>
                  </v:textbox>
                </v:rect>
                <v:line id="直線接點 63" o:spid="_x0000_s1153" style="position:absolute;flip:x;visibility:visible;mso-wrap-style:square" from="72834,5333" to="73163,57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" strokecolor="#7f7f7f">
                  <v:stroke joinstyle="miter"/>
                </v:line>
                <v:shapetype id="_x0000_t120" coordsize="21600,21600" o:spt="120" path="m10800,qx,10800,10800,21600,21600,10800,10800,xe">
                  <v:path gradientshapeok="t" o:connecttype="custom" o:connectlocs="10800,0;3163,3163;0,10800;3163,18437;10800,21600;18437,18437;21600,10800;18437,3163" textboxrect="3163,3163,18437,18437"/>
                </v:shapetype>
                <v:shape id="流程圖: 接點 716" o:spid="_x0000_s1154" type="#_x0000_t120" style="position:absolute;left:85065;top:7075;width:3645;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" fillcolor="#ed7d31" strokecolor="#c55a11" strokeweight="1pt">
                  <v:stroke joinstyle="miter"/>
                  <v:textbox inset=".1mm,.1mm,.1mm,.1mm">
                    <w:txbxContent>
                      <w:p w14:paraId="59606F32" w14:textId="77777777" w:rsidR="008A4CD7" w:rsidRDefault="008A4CD7" w:rsidP="004164FD">
                        <w:pPr>
                          <w:pStyle w:val="Web"/>
                          <w:spacing w:before="0" w:beforeAutospacing="0" w:after="0" w:afterAutospacing="0"/>
                          <w:jc w:val="center"/>
                        </w:pPr>
                        <w:r>
                          <w:rPr>
                            <w:rFonts w:ascii="Times New Roman" w:hAnsi="Times New Roman"/>
                            <w:color w:val="000000"/>
                          </w:rPr>
                          <w:t>A</w:t>
                        </w:r>
                      </w:p>
                    </w:txbxContent>
                  </v:textbox>
                </v:shape>
                <v:shape id="肘形接點 236" o:spid="_x0000_s1155" type="#_x0000_t33" style="position:absolute;left:20514;top:36702;width:3208;height:1978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" strokecolor="windowText" strokeweight="1pt">
                  <v:stroke endarrow="block"/>
                </v:shape>
                <v:shape id="流程圖: 接點 579" o:spid="_x0000_s1156" type="#_x0000_t120" style="position:absolute;left:32009;top:46349;width:3645;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" fillcolor="#ed7d31" strokecolor="#c55a11" strokeweight="1pt">
                  <v:stroke joinstyle="miter"/>
                  <v:textbox inset=".1mm,.1mm,.1mm,.1mm">
                    <w:txbxContent>
                      <w:p w14:paraId="0E80B0EF" w14:textId="77777777" w:rsidR="008A4CD7" w:rsidRDefault="008A4CD7" w:rsidP="00032DE6">
                        <w:pPr>
                          <w:pStyle w:val="Web"/>
                          <w:spacing w:before="0" w:beforeAutospacing="0" w:after="0" w:afterAutospacing="0"/>
                          <w:jc w:val="center"/>
                        </w:pPr>
                        <w:r>
                          <w:rPr>
                            <w:rFonts w:ascii="Times New Roman" w:hAnsi="Times New Roman"/>
                            <w:color w:val="000000"/>
                          </w:rPr>
                          <w:t>A</w:t>
                        </w:r>
                      </w:p>
                    </w:txbxContent>
                  </v:textbox>
                </v:shape>
                <v:shape id="直線單箭頭接點 580" o:spid="_x0000_s1157" type="#_x0000_t32" style="position:absolute;left:33832;top:45284;width:11;height:10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" strokecolor="windowText" strokeweight="1pt">
                  <v:stroke endarrow="block" joinstyle="miter"/>
                </v:shape>
                <v:shape id="肘形接點 581" o:spid="_x0000_s1158" type="#_x0000_t33" style="position:absolute;left:46862;top:33844;width:3144;height:2555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" strokecolor="windowText" strokeweight="1pt">
                  <v:stroke endarrow="block"/>
                </v:shape>
                <v:shape id="直線單箭頭接點 47" o:spid="_x0000_s1159" type="#_x0000_t32" style="position:absolute;left:86885;top:38144;width:14;height:73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" strokecolor="black [3040]" strokeweight="1pt">
                  <v:stroke endarrow="block"/>
                </v:shape>
                <w10:anchorlock/>
              </v:group>
            </w:pict>
          </mc:Fallback>
        </mc:AlternateContent>
      </w:r>
    </w:p>
    <w:tbl>
      <w:tblPr>
        <w:tblW w:w="15026" w:type="dxa"/>
        <w:tblLayout w:type="fixed"/>
        <w:tblCellMar>
          <w:left w:w="85" w:type="dxa"/>
          <w:right w:w="85" w:type="dxa"/>
        </w:tblCellMar>
        <w:tblLook w:val="0020" w:firstRow="1" w:lastRow="0" w:firstColumn="0" w:lastColumn="0" w:noHBand="0" w:noVBand="0"/>
      </w:tblPr>
      <w:tblGrid>
        <w:gridCol w:w="5954"/>
        <w:gridCol w:w="5160"/>
        <w:gridCol w:w="3912"/>
      </w:tblGrid>
      <w:tr w:rsidR="00BE2086" w:rsidRPr="00D27052" w14:paraId="353A6498" w14:textId="77777777" w:rsidTr="00A403BC">
        <w:trPr>
          <w:tblHeader/>
        </w:trPr>
        <w:tc>
          <w:tcPr>
            <w:tcW w:w="15026" w:type="dxa"/>
            <w:gridSpan w:val="3"/>
            <w:tcBorders>
              <w:top w:val="single" w:sz="6" w:space="0" w:color="auto"/>
              <w:left w:val="single" w:sz="6" w:space="0" w:color="auto"/>
              <w:bottom w:val="single" w:sz="6" w:space="0" w:color="auto"/>
              <w:right w:val="single" w:sz="6" w:space="0" w:color="auto"/>
            </w:tcBorders>
          </w:tcPr>
          <w:p w14:paraId="41BE1BB9" w14:textId="4BD8CE08" w:rsidR="00BE2086" w:rsidRPr="00D27052" w:rsidRDefault="00BE2086" w:rsidP="0059397F">
            <w:pPr>
              <w:pStyle w:val="10"/>
              <w:ind w:firstLineChars="100" w:firstLine="240"/>
              <w:rPr>
                <w:rFonts w:eastAsia="標楷體"/>
                <w:szCs w:val="24"/>
              </w:rPr>
            </w:pPr>
            <w:bookmarkStart w:id="92" w:name="_Toc89423233"/>
            <w:r w:rsidRPr="00F94D5E">
              <w:rPr>
                <w:rFonts w:ascii="Times New Roman" w:eastAsia="標楷體" w:hAnsi="Times New Roman"/>
                <w:sz w:val="24"/>
                <w:szCs w:val="24"/>
              </w:rPr>
              <w:lastRenderedPageBreak/>
              <w:t xml:space="preserve">CS-103 </w:t>
            </w:r>
            <w:r w:rsidRPr="00D27052">
              <w:rPr>
                <w:rFonts w:eastAsia="標楷體"/>
                <w:sz w:val="24"/>
                <w:szCs w:val="24"/>
              </w:rPr>
              <w:t>授信管理</w:t>
            </w:r>
            <w:r w:rsidRPr="00D27052">
              <w:rPr>
                <w:rFonts w:eastAsia="標楷體"/>
                <w:sz w:val="24"/>
              </w:rPr>
              <w:t>作業</w:t>
            </w:r>
            <w:bookmarkEnd w:id="92"/>
          </w:p>
        </w:tc>
      </w:tr>
      <w:tr w:rsidR="00B03EE2" w:rsidRPr="00D27052" w14:paraId="19441FD6" w14:textId="77777777" w:rsidTr="00A403BC">
        <w:trPr>
          <w:tblHeader/>
        </w:trPr>
        <w:tc>
          <w:tcPr>
            <w:tcW w:w="5954" w:type="dxa"/>
            <w:tcBorders>
              <w:top w:val="single" w:sz="6" w:space="0" w:color="auto"/>
              <w:left w:val="single" w:sz="6" w:space="0" w:color="auto"/>
              <w:bottom w:val="single" w:sz="6" w:space="0" w:color="auto"/>
              <w:right w:val="single" w:sz="6" w:space="0" w:color="auto"/>
            </w:tcBorders>
          </w:tcPr>
          <w:p w14:paraId="0378B8A2" w14:textId="77777777" w:rsidR="00B03EE2" w:rsidRPr="00D27052" w:rsidRDefault="00B03EE2" w:rsidP="0059397F">
            <w:pPr>
              <w:autoSpaceDE w:val="0"/>
              <w:autoSpaceDN w:val="0"/>
              <w:spacing w:before="60" w:after="60" w:line="240" w:lineRule="auto"/>
              <w:ind w:left="113" w:right="113"/>
              <w:jc w:val="distribute"/>
              <w:textAlignment w:val="bottom"/>
              <w:rPr>
                <w:rFonts w:eastAsia="標楷體"/>
              </w:rPr>
            </w:pPr>
            <w:r w:rsidRPr="00D27052">
              <w:rPr>
                <w:rFonts w:eastAsia="標楷體"/>
              </w:rPr>
              <w:t>作</w:t>
            </w:r>
            <w:r w:rsidRPr="00D27052">
              <w:rPr>
                <w:rFonts w:eastAsia="標楷體" w:cs="細明體"/>
              </w:rPr>
              <w:t xml:space="preserve">　</w:t>
            </w:r>
            <w:r w:rsidRPr="00D27052">
              <w:rPr>
                <w:rFonts w:eastAsia="標楷體" w:cs="華康中楷體"/>
              </w:rPr>
              <w:t>業</w:t>
            </w:r>
            <w:r w:rsidRPr="00D27052">
              <w:rPr>
                <w:rFonts w:eastAsia="標楷體" w:cs="細明體"/>
              </w:rPr>
              <w:t xml:space="preserve">　</w:t>
            </w:r>
            <w:r w:rsidRPr="00D27052">
              <w:rPr>
                <w:rFonts w:eastAsia="標楷體" w:cs="華康中楷體"/>
              </w:rPr>
              <w:t>程</w:t>
            </w:r>
            <w:r w:rsidRPr="00D27052">
              <w:rPr>
                <w:rFonts w:eastAsia="標楷體" w:cs="細明體"/>
              </w:rPr>
              <w:t xml:space="preserve">　</w:t>
            </w:r>
            <w:r w:rsidRPr="00D27052">
              <w:rPr>
                <w:rFonts w:eastAsia="標楷體" w:cs="華康中楷體"/>
              </w:rPr>
              <w:t>序</w:t>
            </w:r>
            <w:r w:rsidRPr="00D27052">
              <w:rPr>
                <w:rFonts w:eastAsia="標楷體"/>
              </w:rPr>
              <w:t>（方法）</w:t>
            </w:r>
          </w:p>
        </w:tc>
        <w:tc>
          <w:tcPr>
            <w:tcW w:w="5160" w:type="dxa"/>
            <w:tcBorders>
              <w:top w:val="single" w:sz="6" w:space="0" w:color="auto"/>
              <w:left w:val="single" w:sz="6" w:space="0" w:color="auto"/>
              <w:bottom w:val="single" w:sz="6" w:space="0" w:color="auto"/>
              <w:right w:val="single" w:sz="6" w:space="0" w:color="auto"/>
            </w:tcBorders>
          </w:tcPr>
          <w:p w14:paraId="494FE0B7" w14:textId="77777777" w:rsidR="00B03EE2" w:rsidRPr="00D27052" w:rsidRDefault="00B03EE2" w:rsidP="0059397F">
            <w:pPr>
              <w:autoSpaceDE w:val="0"/>
              <w:autoSpaceDN w:val="0"/>
              <w:spacing w:before="60" w:after="60" w:line="240" w:lineRule="auto"/>
              <w:ind w:left="113" w:right="113"/>
              <w:jc w:val="distribute"/>
              <w:textAlignment w:val="bottom"/>
              <w:rPr>
                <w:rFonts w:eastAsia="標楷體"/>
              </w:rPr>
            </w:pPr>
            <w:r w:rsidRPr="00D27052">
              <w:rPr>
                <w:rFonts w:eastAsia="標楷體"/>
                <w:szCs w:val="24"/>
              </w:rPr>
              <w:t>控制重點</w:t>
            </w:r>
          </w:p>
        </w:tc>
        <w:tc>
          <w:tcPr>
            <w:tcW w:w="3912" w:type="dxa"/>
            <w:tcBorders>
              <w:top w:val="single" w:sz="6" w:space="0" w:color="auto"/>
              <w:left w:val="single" w:sz="6" w:space="0" w:color="auto"/>
              <w:bottom w:val="single" w:sz="6" w:space="0" w:color="auto"/>
              <w:right w:val="single" w:sz="6" w:space="0" w:color="auto"/>
            </w:tcBorders>
          </w:tcPr>
          <w:p w14:paraId="186C995C" w14:textId="77777777" w:rsidR="00B03EE2" w:rsidRPr="00D27052" w:rsidRDefault="00B03EE2" w:rsidP="0059397F">
            <w:pPr>
              <w:autoSpaceDE w:val="0"/>
              <w:autoSpaceDN w:val="0"/>
              <w:spacing w:before="60" w:after="60" w:line="240" w:lineRule="auto"/>
              <w:ind w:left="113" w:right="113"/>
              <w:jc w:val="distribute"/>
              <w:textAlignment w:val="bottom"/>
              <w:rPr>
                <w:rFonts w:eastAsia="標楷體"/>
              </w:rPr>
            </w:pPr>
            <w:r w:rsidRPr="00D27052">
              <w:rPr>
                <w:rFonts w:eastAsia="標楷體"/>
                <w:szCs w:val="24"/>
              </w:rPr>
              <w:t>依據資料</w:t>
            </w:r>
          </w:p>
        </w:tc>
      </w:tr>
      <w:tr w:rsidR="004E2A2B" w:rsidRPr="009A7666" w14:paraId="36D94A7E" w14:textId="77777777" w:rsidTr="00A403BC">
        <w:tc>
          <w:tcPr>
            <w:tcW w:w="5954" w:type="dxa"/>
            <w:tcBorders>
              <w:top w:val="single" w:sz="6" w:space="0" w:color="auto"/>
              <w:left w:val="single" w:sz="6" w:space="0" w:color="auto"/>
              <w:bottom w:val="single" w:sz="6" w:space="0" w:color="auto"/>
              <w:right w:val="single" w:sz="6" w:space="0" w:color="auto"/>
            </w:tcBorders>
          </w:tcPr>
          <w:p w14:paraId="3976CC49" w14:textId="67D7A391" w:rsidR="004E2A2B" w:rsidRPr="007D7475" w:rsidRDefault="004E2A2B" w:rsidP="0068739E">
            <w:pPr>
              <w:pStyle w:val="af4"/>
              <w:numPr>
                <w:ilvl w:val="0"/>
                <w:numId w:val="21"/>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若客戶</w:t>
            </w:r>
            <w:r w:rsidR="00856D46" w:rsidRPr="007D7475">
              <w:rPr>
                <w:rFonts w:ascii="Times New Roman" w:eastAsia="標楷體" w:hAnsi="Times New Roman"/>
              </w:rPr>
              <w:t>及代理商</w:t>
            </w:r>
            <w:r w:rsidRPr="007D7475">
              <w:rPr>
                <w:rFonts w:ascii="Times New Roman" w:eastAsia="標楷體" w:hAnsi="Times New Roman"/>
              </w:rPr>
              <w:t>需採信用交易者，依</w:t>
            </w:r>
            <w:r w:rsidRPr="00612436">
              <w:rPr>
                <w:rFonts w:ascii="Times New Roman" w:eastAsia="標楷體" w:hAnsi="Times New Roman" w:hint="eastAsia"/>
                <w:rPrChange w:id="93" w:author="Chan, Isabel T." w:date="2022-03-02T10:25:00Z">
                  <w:rPr>
                    <w:rFonts w:ascii="Times New Roman" w:eastAsia="標楷體" w:hAnsi="Times New Roman" w:hint="eastAsia"/>
                    <w:highlight w:val="yellow"/>
                  </w:rPr>
                </w:rPrChange>
              </w:rPr>
              <w:t>【授信管理作業辦法】</w:t>
            </w:r>
            <w:r w:rsidRPr="007D7475">
              <w:rPr>
                <w:rFonts w:ascii="Times New Roman" w:eastAsia="標楷體" w:hAnsi="Times New Roman"/>
              </w:rPr>
              <w:t>規範進行</w:t>
            </w:r>
            <w:ins w:id="94" w:author="羅亦淞" w:date="2022-01-11T12:13:00Z">
              <w:r w:rsidR="00EA234F">
                <w:rPr>
                  <w:rFonts w:ascii="Times New Roman" w:eastAsia="標楷體" w:hAnsi="Times New Roman"/>
                </w:rPr>
                <w:t>授信</w:t>
              </w:r>
            </w:ins>
            <w:r w:rsidRPr="007D7475">
              <w:rPr>
                <w:rFonts w:ascii="Times New Roman" w:eastAsia="標楷體" w:hAnsi="Times New Roman"/>
              </w:rPr>
              <w:t>控管。</w:t>
            </w:r>
          </w:p>
          <w:p w14:paraId="79973243" w14:textId="6FA90FC0" w:rsidR="004E2A2B" w:rsidRPr="007D7475" w:rsidRDefault="004E2A2B" w:rsidP="0068739E">
            <w:pPr>
              <w:pStyle w:val="af4"/>
              <w:numPr>
                <w:ilvl w:val="0"/>
                <w:numId w:val="21"/>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客戶</w:t>
            </w:r>
            <w:r w:rsidR="00856D46" w:rsidRPr="007D7475">
              <w:rPr>
                <w:rFonts w:ascii="Times New Roman" w:eastAsia="標楷體" w:hAnsi="Times New Roman"/>
              </w:rPr>
              <w:t>及代理商</w:t>
            </w:r>
            <w:r w:rsidRPr="007D7475">
              <w:rPr>
                <w:rFonts w:ascii="Times New Roman" w:eastAsia="標楷體" w:hAnsi="Times New Roman"/>
              </w:rPr>
              <w:t>授信額度控管</w:t>
            </w:r>
          </w:p>
          <w:p w14:paraId="38703D29" w14:textId="3FAA084A" w:rsidR="004E2A2B" w:rsidRPr="007D7475" w:rsidRDefault="004E2A2B" w:rsidP="0068739E">
            <w:pPr>
              <w:pStyle w:val="af4"/>
              <w:numPr>
                <w:ilvl w:val="1"/>
                <w:numId w:val="21"/>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首次授信額度申請</w:t>
            </w:r>
          </w:p>
          <w:p w14:paraId="43BDCD3A" w14:textId="2A8B726E" w:rsidR="00EF7572" w:rsidRPr="007D7475" w:rsidRDefault="00415E7E" w:rsidP="006B5E1B">
            <w:pPr>
              <w:pStyle w:val="af4"/>
              <w:adjustRightInd/>
              <w:spacing w:line="240" w:lineRule="auto"/>
              <w:ind w:leftChars="0" w:left="850"/>
              <w:jc w:val="both"/>
              <w:textAlignment w:val="auto"/>
              <w:rPr>
                <w:rFonts w:ascii="Times New Roman" w:eastAsia="標楷體" w:hAnsi="Times New Roman"/>
              </w:rPr>
            </w:pPr>
            <w:r w:rsidRPr="007D7475">
              <w:rPr>
                <w:rFonts w:ascii="Times New Roman" w:eastAsia="標楷體" w:hAnsi="Times New Roman"/>
              </w:rPr>
              <w:t>營運業務部</w:t>
            </w:r>
            <w:r w:rsidR="004E2A2B" w:rsidRPr="007D7475">
              <w:rPr>
                <w:rFonts w:ascii="Times New Roman" w:eastAsia="標楷體" w:hAnsi="Times New Roman"/>
              </w:rPr>
              <w:t>依【授信管理作業辦法】規範，</w:t>
            </w:r>
            <w:r w:rsidR="000715E6" w:rsidRPr="007D7475">
              <w:rPr>
                <w:rFonts w:ascii="Times New Roman" w:eastAsia="標楷體" w:hAnsi="Times New Roman"/>
              </w:rPr>
              <w:t>提出「客戶</w:t>
            </w:r>
            <w:ins w:id="95" w:author="羅亦淞" w:date="2022-01-11T12:10:00Z">
              <w:r w:rsidR="00EA234F">
                <w:rPr>
                  <w:rFonts w:ascii="Times New Roman" w:eastAsia="標楷體" w:hAnsi="Times New Roman"/>
                </w:rPr>
                <w:t>授信</w:t>
              </w:r>
            </w:ins>
            <w:r w:rsidR="000715E6" w:rsidRPr="007D7475">
              <w:rPr>
                <w:rFonts w:ascii="Times New Roman" w:eastAsia="標楷體" w:hAnsi="Times New Roman"/>
              </w:rPr>
              <w:t>評估表」</w:t>
            </w:r>
            <w:r w:rsidR="00EF7572" w:rsidRPr="007D7475">
              <w:rPr>
                <w:rFonts w:ascii="Times New Roman" w:eastAsia="標楷體" w:hAnsi="Times New Roman"/>
              </w:rPr>
              <w:t>按客戶類別授予初次授信額度</w:t>
            </w:r>
            <w:r w:rsidR="000715E6" w:rsidRPr="007D7475">
              <w:rPr>
                <w:rFonts w:ascii="Times New Roman" w:eastAsia="標楷體" w:hAnsi="Times New Roman"/>
              </w:rPr>
              <w:t>，</w:t>
            </w:r>
            <w:r w:rsidR="00A403BC" w:rsidRPr="00E31AEF">
              <w:rPr>
                <w:rFonts w:ascii="Times New Roman" w:eastAsia="標楷體" w:hAnsi="Times New Roman"/>
              </w:rPr>
              <w:t>經</w:t>
            </w:r>
            <w:ins w:id="96" w:author="羅亦淞" w:date="2022-02-22T14:41:00Z">
              <w:r w:rsidR="00D326C2" w:rsidRPr="00E31AEF">
                <w:rPr>
                  <w:rFonts w:ascii="Times New Roman" w:eastAsia="標楷體" w:hAnsi="Times New Roman" w:hint="eastAsia"/>
                </w:rPr>
                <w:t>總經理</w:t>
              </w:r>
            </w:ins>
            <w:r w:rsidR="000715E6" w:rsidRPr="00E31AEF">
              <w:rPr>
                <w:rFonts w:ascii="Times New Roman" w:eastAsia="標楷體" w:hAnsi="Times New Roman"/>
              </w:rPr>
              <w:t>核准後</w:t>
            </w:r>
            <w:r w:rsidR="000715E6" w:rsidRPr="007D7475">
              <w:rPr>
                <w:rFonts w:ascii="Times New Roman" w:eastAsia="標楷體" w:hAnsi="Times New Roman"/>
              </w:rPr>
              <w:t>，由</w:t>
            </w:r>
            <w:r w:rsidR="004718AD" w:rsidRPr="007D7475">
              <w:rPr>
                <w:rFonts w:ascii="Times New Roman" w:eastAsia="標楷體" w:hAnsi="Times New Roman"/>
              </w:rPr>
              <w:t>財務單位</w:t>
            </w:r>
            <w:r w:rsidR="008B3CC7" w:rsidRPr="007D7475">
              <w:rPr>
                <w:rFonts w:ascii="Times New Roman" w:eastAsia="標楷體" w:hAnsi="Times New Roman"/>
              </w:rPr>
              <w:t>於</w:t>
            </w:r>
            <w:r w:rsidR="00325FF9" w:rsidRPr="007D7475">
              <w:rPr>
                <w:rFonts w:ascii="Times New Roman" w:eastAsia="標楷體" w:hAnsi="Times New Roman"/>
              </w:rPr>
              <w:t>系統</w:t>
            </w:r>
            <w:r w:rsidR="000715E6" w:rsidRPr="007D7475">
              <w:rPr>
                <w:rFonts w:ascii="Times New Roman" w:eastAsia="標楷體" w:hAnsi="Times New Roman"/>
              </w:rPr>
              <w:t>中設定各客戶授信額度。</w:t>
            </w:r>
          </w:p>
          <w:p w14:paraId="7114BE2D" w14:textId="2F3AE2F5" w:rsidR="004E2A2B" w:rsidRPr="007D7475" w:rsidRDefault="004E2A2B" w:rsidP="0068739E">
            <w:pPr>
              <w:pStyle w:val="af4"/>
              <w:numPr>
                <w:ilvl w:val="1"/>
                <w:numId w:val="21"/>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定期與不定期評估</w:t>
            </w:r>
            <w:r w:rsidR="00140EE1" w:rsidRPr="007D7475">
              <w:rPr>
                <w:rFonts w:ascii="Times New Roman" w:eastAsia="標楷體" w:hAnsi="Times New Roman"/>
              </w:rPr>
              <w:t>授信額度</w:t>
            </w:r>
          </w:p>
          <w:p w14:paraId="22165AAC" w14:textId="77777777" w:rsidR="004718AD" w:rsidRPr="007D7475" w:rsidRDefault="004E2A2B" w:rsidP="0068739E">
            <w:pPr>
              <w:pStyle w:val="af4"/>
              <w:numPr>
                <w:ilvl w:val="2"/>
                <w:numId w:val="21"/>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定期評估</w:t>
            </w:r>
          </w:p>
          <w:p w14:paraId="38CC8118" w14:textId="2BDA20E6" w:rsidR="004E2A2B" w:rsidRPr="007D7475" w:rsidRDefault="00415E7E" w:rsidP="006B5E1B">
            <w:pPr>
              <w:pStyle w:val="af4"/>
              <w:adjustRightInd/>
              <w:spacing w:line="240" w:lineRule="auto"/>
              <w:ind w:leftChars="0" w:left="1418"/>
              <w:jc w:val="both"/>
              <w:textAlignment w:val="auto"/>
              <w:rPr>
                <w:rFonts w:ascii="Times New Roman" w:eastAsia="標楷體" w:hAnsi="Times New Roman"/>
              </w:rPr>
            </w:pPr>
            <w:r w:rsidRPr="007D7475">
              <w:rPr>
                <w:rFonts w:ascii="Times New Roman" w:eastAsia="標楷體" w:hAnsi="Times New Roman"/>
              </w:rPr>
              <w:t>營運業務部</w:t>
            </w:r>
            <w:r w:rsidR="004E2A2B" w:rsidRPr="007D7475">
              <w:rPr>
                <w:rFonts w:ascii="Times New Roman" w:eastAsia="標楷體" w:hAnsi="Times New Roman"/>
              </w:rPr>
              <w:t>應</w:t>
            </w:r>
            <w:r w:rsidR="007F61A1" w:rsidRPr="007D7475">
              <w:rPr>
                <w:rFonts w:ascii="Times New Roman" w:eastAsia="標楷體" w:hAnsi="Times New Roman"/>
              </w:rPr>
              <w:t>考量客戶</w:t>
            </w:r>
            <w:r w:rsidR="007C7DC5" w:rsidRPr="007D7475">
              <w:rPr>
                <w:rFonts w:ascii="Times New Roman" w:eastAsia="標楷體" w:hAnsi="Times New Roman"/>
              </w:rPr>
              <w:t>及代理商</w:t>
            </w:r>
            <w:r w:rsidR="007F61A1" w:rsidRPr="007D7475">
              <w:rPr>
                <w:rFonts w:ascii="Times New Roman" w:eastAsia="標楷體" w:hAnsi="Times New Roman"/>
              </w:rPr>
              <w:t>營運交易及應收帳款往來情況等要素，</w:t>
            </w:r>
            <w:r w:rsidR="004E2A2B" w:rsidRPr="007D7475">
              <w:rPr>
                <w:rFonts w:ascii="Times New Roman" w:eastAsia="標楷體" w:hAnsi="Times New Roman"/>
              </w:rPr>
              <w:t>定期評估既有客戶之</w:t>
            </w:r>
            <w:ins w:id="97" w:author="羅亦淞" w:date="2022-01-11T12:14:00Z">
              <w:r w:rsidR="00EA234F">
                <w:rPr>
                  <w:rFonts w:ascii="Times New Roman" w:eastAsia="標楷體" w:hAnsi="Times New Roman"/>
                </w:rPr>
                <w:t>授信</w:t>
              </w:r>
              <w:r w:rsidR="00EA234F">
                <w:rPr>
                  <w:rFonts w:ascii="Times New Roman" w:eastAsia="標楷體" w:hAnsi="Times New Roman" w:hint="eastAsia"/>
                </w:rPr>
                <w:t>條件</w:t>
              </w:r>
            </w:ins>
            <w:r w:rsidR="007F61A1" w:rsidRPr="007D7475">
              <w:rPr>
                <w:rFonts w:ascii="Times New Roman" w:eastAsia="標楷體" w:hAnsi="Times New Roman"/>
              </w:rPr>
              <w:t>。如認定客戶有信用不良情況時，應</w:t>
            </w:r>
            <w:r w:rsidR="00FF4372" w:rsidRPr="007D7475">
              <w:rPr>
                <w:rFonts w:ascii="Times New Roman" w:eastAsia="標楷體" w:hAnsi="Times New Roman"/>
              </w:rPr>
              <w:t>及時</w:t>
            </w:r>
            <w:r w:rsidR="004E2A2B" w:rsidRPr="007D7475">
              <w:rPr>
                <w:rFonts w:ascii="Times New Roman" w:eastAsia="標楷體" w:hAnsi="Times New Roman"/>
              </w:rPr>
              <w:t>採取適當措施。</w:t>
            </w:r>
          </w:p>
          <w:p w14:paraId="6177E0DE" w14:textId="77777777" w:rsidR="004718AD" w:rsidRPr="007D7475" w:rsidRDefault="004E2A2B" w:rsidP="0068739E">
            <w:pPr>
              <w:pStyle w:val="af4"/>
              <w:numPr>
                <w:ilvl w:val="2"/>
                <w:numId w:val="21"/>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不定期評估</w:t>
            </w:r>
          </w:p>
          <w:p w14:paraId="33155B49" w14:textId="502999E1" w:rsidR="004E2A2B" w:rsidRPr="007D7475" w:rsidRDefault="004346BC" w:rsidP="006B5E1B">
            <w:pPr>
              <w:pStyle w:val="af4"/>
              <w:adjustRightInd/>
              <w:spacing w:line="240" w:lineRule="auto"/>
              <w:ind w:leftChars="0" w:left="1418"/>
              <w:jc w:val="both"/>
              <w:textAlignment w:val="auto"/>
              <w:rPr>
                <w:rFonts w:ascii="Times New Roman" w:eastAsia="標楷體" w:hAnsi="Times New Roman"/>
              </w:rPr>
            </w:pPr>
            <w:r w:rsidRPr="007D7475">
              <w:rPr>
                <w:rFonts w:ascii="Times New Roman" w:eastAsia="標楷體" w:hAnsi="Times New Roman"/>
              </w:rPr>
              <w:t>營運業務部</w:t>
            </w:r>
            <w:r w:rsidR="004E2A2B" w:rsidRPr="007D7475">
              <w:rPr>
                <w:rFonts w:ascii="Times New Roman" w:eastAsia="標楷體" w:hAnsi="Times New Roman"/>
              </w:rPr>
              <w:t>如接獲客戶</w:t>
            </w:r>
            <w:r w:rsidR="007C7DC5" w:rsidRPr="007D7475">
              <w:rPr>
                <w:rFonts w:ascii="Times New Roman" w:eastAsia="標楷體" w:hAnsi="Times New Roman"/>
              </w:rPr>
              <w:t>或代理商要求提高客戶授信額度、</w:t>
            </w:r>
            <w:r w:rsidR="004E2A2B" w:rsidRPr="007D7475">
              <w:rPr>
                <w:rFonts w:ascii="Times New Roman" w:eastAsia="標楷體" w:hAnsi="Times New Roman"/>
              </w:rPr>
              <w:t>付款情形異常或得知其他影響客戶信用之訊息時，應重新評估客戶</w:t>
            </w:r>
            <w:ins w:id="98" w:author="羅亦淞" w:date="2022-01-11T12:10:00Z">
              <w:r w:rsidR="00EA234F">
                <w:rPr>
                  <w:rFonts w:ascii="Times New Roman" w:eastAsia="標楷體" w:hAnsi="Times New Roman" w:hint="eastAsia"/>
                </w:rPr>
                <w:t>授信條件</w:t>
              </w:r>
            </w:ins>
            <w:r w:rsidR="004E2A2B" w:rsidRPr="007D7475">
              <w:rPr>
                <w:rFonts w:ascii="Times New Roman" w:eastAsia="標楷體" w:hAnsi="Times New Roman"/>
              </w:rPr>
              <w:t>。如認定</w:t>
            </w:r>
            <w:r w:rsidR="007C7DC5" w:rsidRPr="007D7475">
              <w:rPr>
                <w:rFonts w:ascii="Times New Roman" w:eastAsia="標楷體" w:hAnsi="Times New Roman"/>
              </w:rPr>
              <w:t>客戶或代理商</w:t>
            </w:r>
            <w:r w:rsidR="004E2A2B" w:rsidRPr="007D7475">
              <w:rPr>
                <w:rFonts w:ascii="Times New Roman" w:eastAsia="標楷體" w:hAnsi="Times New Roman"/>
              </w:rPr>
              <w:t>有信用不良情</w:t>
            </w:r>
            <w:r w:rsidR="007F61A1" w:rsidRPr="007D7475">
              <w:rPr>
                <w:rFonts w:ascii="Times New Roman" w:eastAsia="標楷體" w:hAnsi="Times New Roman"/>
              </w:rPr>
              <w:t>形</w:t>
            </w:r>
            <w:r w:rsidR="004E2A2B" w:rsidRPr="007D7475">
              <w:rPr>
                <w:rFonts w:ascii="Times New Roman" w:eastAsia="標楷體" w:hAnsi="Times New Roman"/>
              </w:rPr>
              <w:t>時，應</w:t>
            </w:r>
            <w:r w:rsidR="00FF4372" w:rsidRPr="007D7475">
              <w:rPr>
                <w:rFonts w:ascii="Times New Roman" w:eastAsia="標楷體" w:hAnsi="Times New Roman"/>
              </w:rPr>
              <w:t>及時</w:t>
            </w:r>
            <w:r w:rsidR="004E2A2B" w:rsidRPr="007D7475">
              <w:rPr>
                <w:rFonts w:ascii="Times New Roman" w:eastAsia="標楷體" w:hAnsi="Times New Roman"/>
              </w:rPr>
              <w:t>採取適當措施。</w:t>
            </w:r>
          </w:p>
          <w:p w14:paraId="555BE07A" w14:textId="3C1D408D" w:rsidR="004E2A2B" w:rsidRPr="007D7475" w:rsidRDefault="00415E7E" w:rsidP="0068739E">
            <w:pPr>
              <w:pStyle w:val="af4"/>
              <w:numPr>
                <w:ilvl w:val="2"/>
                <w:numId w:val="21"/>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營運業務部</w:t>
            </w:r>
            <w:r w:rsidR="003F5640" w:rsidRPr="007D7475">
              <w:rPr>
                <w:rFonts w:ascii="Times New Roman" w:eastAsia="標楷體" w:hAnsi="Times New Roman"/>
              </w:rPr>
              <w:t>或</w:t>
            </w:r>
            <w:r w:rsidR="004346BC" w:rsidRPr="007D7475">
              <w:rPr>
                <w:rFonts w:ascii="Times New Roman" w:eastAsia="標楷體" w:hAnsi="Times New Roman"/>
              </w:rPr>
              <w:t>財務單位</w:t>
            </w:r>
            <w:r w:rsidR="007D274D" w:rsidRPr="007D7475">
              <w:rPr>
                <w:rFonts w:ascii="Times New Roman" w:eastAsia="標楷體" w:hAnsi="Times New Roman"/>
              </w:rPr>
              <w:t>經過評估，判斷既有額度應進行調整時，應提出</w:t>
            </w:r>
            <w:r w:rsidR="004E2A2B" w:rsidRPr="007D7475">
              <w:rPr>
                <w:rFonts w:ascii="Times New Roman" w:eastAsia="標楷體" w:hAnsi="Times New Roman"/>
              </w:rPr>
              <w:t>「</w:t>
            </w:r>
            <w:r w:rsidR="00492003" w:rsidRPr="007D7475">
              <w:rPr>
                <w:rFonts w:ascii="Times New Roman" w:eastAsia="標楷體" w:hAnsi="Times New Roman"/>
              </w:rPr>
              <w:t>客戶</w:t>
            </w:r>
            <w:ins w:id="99" w:author="羅亦淞" w:date="2022-01-11T12:10:00Z">
              <w:r w:rsidR="00EA234F">
                <w:rPr>
                  <w:rFonts w:ascii="Times New Roman" w:eastAsia="標楷體" w:hAnsi="Times New Roman"/>
                </w:rPr>
                <w:t>授信</w:t>
              </w:r>
            </w:ins>
            <w:r w:rsidR="00492003" w:rsidRPr="007D7475">
              <w:rPr>
                <w:rFonts w:ascii="Times New Roman" w:eastAsia="標楷體" w:hAnsi="Times New Roman"/>
              </w:rPr>
              <w:t>評估表</w:t>
            </w:r>
            <w:r w:rsidR="004E2A2B" w:rsidRPr="007D7475">
              <w:rPr>
                <w:rFonts w:ascii="Times New Roman" w:eastAsia="標楷體" w:hAnsi="Times New Roman"/>
              </w:rPr>
              <w:t>」註明調整原因</w:t>
            </w:r>
            <w:r w:rsidR="007D274D" w:rsidRPr="007D7475">
              <w:rPr>
                <w:rFonts w:ascii="Times New Roman" w:eastAsia="標楷體" w:hAnsi="Times New Roman"/>
              </w:rPr>
              <w:t>，</w:t>
            </w:r>
            <w:r w:rsidR="004E2A2B" w:rsidRPr="007D7475">
              <w:rPr>
                <w:rFonts w:ascii="Times New Roman" w:eastAsia="標楷體" w:hAnsi="Times New Roman"/>
              </w:rPr>
              <w:t>並對既有</w:t>
            </w:r>
            <w:ins w:id="100" w:author="羅亦淞" w:date="2022-01-11T12:11:00Z">
              <w:r w:rsidR="00EA234F" w:rsidRPr="00EA234F">
                <w:rPr>
                  <w:rFonts w:ascii="Times New Roman" w:eastAsia="標楷體" w:hAnsi="Times New Roman" w:hint="eastAsia"/>
                </w:rPr>
                <w:t>授信條件</w:t>
              </w:r>
            </w:ins>
            <w:r w:rsidR="004E2A2B" w:rsidRPr="007D7475">
              <w:rPr>
                <w:rFonts w:ascii="Times New Roman" w:eastAsia="標楷體" w:hAnsi="Times New Roman"/>
              </w:rPr>
              <w:t>提供調整建議</w:t>
            </w:r>
            <w:r w:rsidR="004E2A2B" w:rsidRPr="00E31AEF">
              <w:rPr>
                <w:rFonts w:ascii="Times New Roman" w:eastAsia="標楷體" w:hAnsi="Times New Roman"/>
              </w:rPr>
              <w:t>，經</w:t>
            </w:r>
            <w:ins w:id="101" w:author="羅亦淞" w:date="2022-01-11T12:07:00Z">
              <w:r w:rsidR="00EA234F" w:rsidRPr="00E31AEF">
                <w:rPr>
                  <w:rFonts w:ascii="Times New Roman" w:eastAsia="標楷體" w:hAnsi="Times New Roman" w:hint="eastAsia"/>
                </w:rPr>
                <w:t>總經理</w:t>
              </w:r>
            </w:ins>
            <w:r w:rsidR="004E2A2B" w:rsidRPr="00E31AEF">
              <w:rPr>
                <w:rFonts w:ascii="Times New Roman" w:eastAsia="標楷體" w:hAnsi="Times New Roman"/>
              </w:rPr>
              <w:t>核准後</w:t>
            </w:r>
            <w:r w:rsidR="004E2A2B" w:rsidRPr="007D7475">
              <w:rPr>
                <w:rFonts w:ascii="Times New Roman" w:eastAsia="標楷體" w:hAnsi="Times New Roman"/>
              </w:rPr>
              <w:t>，由</w:t>
            </w:r>
            <w:r w:rsidR="007C47C0" w:rsidRPr="007D7475">
              <w:rPr>
                <w:rFonts w:ascii="Times New Roman" w:eastAsia="標楷體" w:hAnsi="Times New Roman"/>
              </w:rPr>
              <w:t>財務單位</w:t>
            </w:r>
            <w:r w:rsidR="004E2A2B" w:rsidRPr="007D7475">
              <w:rPr>
                <w:rFonts w:ascii="Times New Roman" w:eastAsia="標楷體" w:hAnsi="Times New Roman"/>
              </w:rPr>
              <w:t>於系統中更新客戶授信額度。</w:t>
            </w:r>
          </w:p>
          <w:p w14:paraId="40BF83CF" w14:textId="77777777" w:rsidR="004E2A2B" w:rsidRPr="007D7475" w:rsidRDefault="004E2A2B" w:rsidP="0068739E">
            <w:pPr>
              <w:pStyle w:val="af4"/>
              <w:numPr>
                <w:ilvl w:val="0"/>
                <w:numId w:val="21"/>
              </w:numPr>
              <w:ind w:leftChars="0"/>
              <w:rPr>
                <w:rFonts w:ascii="Times New Roman" w:eastAsia="標楷體" w:hAnsi="Times New Roman"/>
              </w:rPr>
            </w:pPr>
            <w:r w:rsidRPr="007D7475">
              <w:rPr>
                <w:rFonts w:ascii="Times New Roman" w:eastAsia="標楷體" w:hAnsi="Times New Roman"/>
              </w:rPr>
              <w:lastRenderedPageBreak/>
              <w:t>授信額度接單控管</w:t>
            </w:r>
          </w:p>
          <w:p w14:paraId="0E306DB9" w14:textId="3311C841" w:rsidR="004E2A2B" w:rsidRPr="007D7475" w:rsidRDefault="00415E7E" w:rsidP="0068739E">
            <w:pPr>
              <w:pStyle w:val="af4"/>
              <w:numPr>
                <w:ilvl w:val="1"/>
                <w:numId w:val="21"/>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營運業務部</w:t>
            </w:r>
            <w:r w:rsidR="004E2A2B" w:rsidRPr="007D7475">
              <w:rPr>
                <w:rFonts w:ascii="Times New Roman" w:eastAsia="標楷體" w:hAnsi="Times New Roman"/>
              </w:rPr>
              <w:t>如接獲系統通知客戶</w:t>
            </w:r>
            <w:r w:rsidR="00E16FCF" w:rsidRPr="007D7475">
              <w:rPr>
                <w:rFonts w:ascii="Times New Roman" w:eastAsia="標楷體" w:hAnsi="Times New Roman"/>
              </w:rPr>
              <w:t>或代理商</w:t>
            </w:r>
            <w:r w:rsidR="004E2A2B" w:rsidRPr="007D7475">
              <w:rPr>
                <w:rFonts w:ascii="Times New Roman" w:eastAsia="標楷體" w:hAnsi="Times New Roman"/>
              </w:rPr>
              <w:t>信用額度餘額不足、已超過可超出率時，應</w:t>
            </w:r>
            <w:r w:rsidR="00B230CF" w:rsidRPr="007D7475">
              <w:rPr>
                <w:rFonts w:ascii="Times New Roman" w:eastAsia="標楷體" w:hAnsi="Times New Roman"/>
              </w:rPr>
              <w:t>向客戶進行</w:t>
            </w:r>
            <w:r w:rsidR="004E2A2B" w:rsidRPr="007D7475">
              <w:rPr>
                <w:rFonts w:ascii="Times New Roman" w:eastAsia="標楷體" w:hAnsi="Times New Roman"/>
              </w:rPr>
              <w:t>催款，俟客戶匯入帳款才可受理</w:t>
            </w:r>
            <w:r w:rsidR="00E145F6" w:rsidRPr="007D7475">
              <w:rPr>
                <w:rFonts w:ascii="Times New Roman" w:eastAsia="標楷體" w:hAnsi="Times New Roman"/>
              </w:rPr>
              <w:t>訂單</w:t>
            </w:r>
            <w:r w:rsidR="004E2A2B" w:rsidRPr="007D7475">
              <w:rPr>
                <w:rFonts w:ascii="Times New Roman" w:eastAsia="標楷體" w:hAnsi="Times New Roman"/>
              </w:rPr>
              <w:t>，</w:t>
            </w:r>
            <w:r w:rsidR="00767EED" w:rsidRPr="007D7475">
              <w:rPr>
                <w:rFonts w:ascii="Times New Roman" w:eastAsia="標楷體" w:hAnsi="Times New Roman"/>
                <w:szCs w:val="24"/>
              </w:rPr>
              <w:t>若</w:t>
            </w:r>
            <w:r w:rsidR="007D274D" w:rsidRPr="007D7475">
              <w:rPr>
                <w:rFonts w:ascii="Times New Roman" w:eastAsia="標楷體" w:hAnsi="Times New Roman"/>
                <w:szCs w:val="24"/>
              </w:rPr>
              <w:t>判斷</w:t>
            </w:r>
            <w:r w:rsidR="00767EED" w:rsidRPr="007D7475">
              <w:rPr>
                <w:rFonts w:ascii="Times New Roman" w:eastAsia="標楷體" w:hAnsi="Times New Roman"/>
                <w:szCs w:val="24"/>
              </w:rPr>
              <w:t>仍</w:t>
            </w:r>
            <w:r w:rsidR="007D274D" w:rsidRPr="007D7475">
              <w:rPr>
                <w:rFonts w:ascii="Times New Roman" w:eastAsia="標楷體" w:hAnsi="Times New Roman"/>
                <w:szCs w:val="24"/>
              </w:rPr>
              <w:t>須</w:t>
            </w:r>
            <w:r w:rsidR="00767EED" w:rsidRPr="007D7475">
              <w:rPr>
                <w:rFonts w:ascii="Times New Roman" w:eastAsia="標楷體" w:hAnsi="Times New Roman"/>
                <w:szCs w:val="24"/>
              </w:rPr>
              <w:t>交易</w:t>
            </w:r>
            <w:r w:rsidR="007D274D" w:rsidRPr="007D7475">
              <w:rPr>
                <w:rFonts w:ascii="Times New Roman" w:eastAsia="標楷體" w:hAnsi="Times New Roman"/>
                <w:szCs w:val="24"/>
              </w:rPr>
              <w:t>，</w:t>
            </w:r>
            <w:r w:rsidR="00767EED" w:rsidRPr="007D7475">
              <w:rPr>
                <w:rFonts w:ascii="Times New Roman" w:eastAsia="標楷體" w:hAnsi="Times New Roman"/>
                <w:szCs w:val="24"/>
              </w:rPr>
              <w:t>則由</w:t>
            </w:r>
            <w:r w:rsidR="007D274D" w:rsidRPr="007D7475">
              <w:rPr>
                <w:rFonts w:ascii="Times New Roman" w:eastAsia="標楷體" w:hAnsi="Times New Roman"/>
                <w:szCs w:val="24"/>
              </w:rPr>
              <w:t>營運業務部權責人員</w:t>
            </w:r>
            <w:r w:rsidR="004E2A2B" w:rsidRPr="007D7475">
              <w:rPr>
                <w:rFonts w:ascii="Times New Roman" w:eastAsia="標楷體" w:hAnsi="Times New Roman"/>
              </w:rPr>
              <w:t>填寫「</w:t>
            </w:r>
            <w:r w:rsidR="000715E6" w:rsidRPr="007D7475">
              <w:rPr>
                <w:rFonts w:ascii="Times New Roman" w:eastAsia="標楷體" w:hAnsi="Times New Roman"/>
              </w:rPr>
              <w:t>授信</w:t>
            </w:r>
            <w:ins w:id="102" w:author="羅亦淞" w:date="2022-01-11T11:58:00Z">
              <w:r w:rsidR="00CA3D36">
                <w:rPr>
                  <w:rFonts w:ascii="Times New Roman" w:eastAsia="標楷體" w:hAnsi="Times New Roman"/>
                </w:rPr>
                <w:t>暫放</w:t>
              </w:r>
            </w:ins>
            <w:r w:rsidR="000715E6" w:rsidRPr="007D7475">
              <w:rPr>
                <w:rFonts w:ascii="Times New Roman" w:eastAsia="標楷體" w:hAnsi="Times New Roman"/>
              </w:rPr>
              <w:t>申請表</w:t>
            </w:r>
            <w:r w:rsidR="004E2A2B" w:rsidRPr="007D7475">
              <w:rPr>
                <w:rFonts w:ascii="Times New Roman" w:eastAsia="標楷體" w:hAnsi="Times New Roman"/>
              </w:rPr>
              <w:t>」，</w:t>
            </w:r>
            <w:r w:rsidR="004E2A2B" w:rsidRPr="00E31AEF">
              <w:rPr>
                <w:rFonts w:ascii="Times New Roman" w:eastAsia="標楷體" w:hAnsi="Times New Roman"/>
              </w:rPr>
              <w:t>經</w:t>
            </w:r>
            <w:ins w:id="103" w:author="羅亦淞" w:date="2022-01-11T12:07:00Z">
              <w:r w:rsidR="00EA234F" w:rsidRPr="00E31AEF">
                <w:rPr>
                  <w:rFonts w:ascii="Times New Roman" w:eastAsia="標楷體" w:hAnsi="Times New Roman" w:hint="eastAsia"/>
                </w:rPr>
                <w:t>總經理</w:t>
              </w:r>
            </w:ins>
            <w:r w:rsidR="004E2A2B" w:rsidRPr="00E31AEF">
              <w:rPr>
                <w:rFonts w:ascii="Times New Roman" w:eastAsia="標楷體" w:hAnsi="Times New Roman"/>
              </w:rPr>
              <w:t>核准後受理</w:t>
            </w:r>
            <w:r w:rsidR="004E2A2B" w:rsidRPr="007D7475">
              <w:rPr>
                <w:rFonts w:ascii="Times New Roman" w:eastAsia="標楷體" w:hAnsi="Times New Roman"/>
              </w:rPr>
              <w:t>。</w:t>
            </w:r>
          </w:p>
          <w:p w14:paraId="2DCD8B37" w14:textId="4D6791BE" w:rsidR="00AA39F6" w:rsidRPr="007D7475" w:rsidRDefault="004346BC" w:rsidP="0068739E">
            <w:pPr>
              <w:pStyle w:val="af4"/>
              <w:numPr>
                <w:ilvl w:val="1"/>
                <w:numId w:val="21"/>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財務單位</w:t>
            </w:r>
            <w:r w:rsidR="004E2A2B" w:rsidRPr="007D7475">
              <w:rPr>
                <w:rFonts w:ascii="Times New Roman" w:eastAsia="標楷體" w:hAnsi="Times New Roman"/>
              </w:rPr>
              <w:t>或</w:t>
            </w:r>
            <w:r w:rsidR="00415E7E" w:rsidRPr="007D7475">
              <w:rPr>
                <w:rFonts w:ascii="Times New Roman" w:eastAsia="標楷體" w:hAnsi="Times New Roman"/>
              </w:rPr>
              <w:t>營運業務部</w:t>
            </w:r>
            <w:r w:rsidR="004E2A2B" w:rsidRPr="007D7475">
              <w:rPr>
                <w:rFonts w:ascii="Times New Roman" w:eastAsia="標楷體" w:hAnsi="Times New Roman"/>
              </w:rPr>
              <w:t>如於備貨期間接獲客戶</w:t>
            </w:r>
            <w:r w:rsidR="00E16FCF" w:rsidRPr="007D7475">
              <w:rPr>
                <w:rFonts w:ascii="Times New Roman" w:eastAsia="標楷體" w:hAnsi="Times New Roman"/>
              </w:rPr>
              <w:t>或代理商</w:t>
            </w:r>
            <w:r w:rsidR="004E2A2B" w:rsidRPr="007D7475">
              <w:rPr>
                <w:rFonts w:ascii="Times New Roman" w:eastAsia="標楷體" w:hAnsi="Times New Roman"/>
              </w:rPr>
              <w:t>已停業、信用風險提高</w:t>
            </w:r>
            <w:r w:rsidR="007D274D" w:rsidRPr="007D7475">
              <w:rPr>
                <w:rFonts w:ascii="Times New Roman" w:eastAsia="標楷體" w:hAnsi="Times New Roman"/>
              </w:rPr>
              <w:t>、付款情形異常、未付款金額達一定金額或比例</w:t>
            </w:r>
            <w:r w:rsidR="004E2A2B" w:rsidRPr="007D7475">
              <w:rPr>
                <w:rFonts w:ascii="Times New Roman" w:eastAsia="標楷體" w:hAnsi="Times New Roman"/>
              </w:rPr>
              <w:t>等訊息，經初步查明證實後，應</w:t>
            </w:r>
            <w:r w:rsidR="00FF4372" w:rsidRPr="007D7475">
              <w:rPr>
                <w:rFonts w:ascii="Times New Roman" w:eastAsia="標楷體" w:hAnsi="Times New Roman"/>
              </w:rPr>
              <w:t>及時</w:t>
            </w:r>
            <w:r w:rsidR="004E2A2B" w:rsidRPr="007D7475">
              <w:rPr>
                <w:rFonts w:ascii="Times New Roman" w:eastAsia="標楷體" w:hAnsi="Times New Roman"/>
              </w:rPr>
              <w:t>停止出貨，俟危機解除後方可恢復正常送貨</w:t>
            </w:r>
            <w:r w:rsidR="0059397F" w:rsidRPr="007D7475">
              <w:rPr>
                <w:rFonts w:ascii="Times New Roman" w:eastAsia="標楷體" w:hAnsi="Times New Roman"/>
              </w:rPr>
              <w:t>。</w:t>
            </w:r>
          </w:p>
        </w:tc>
        <w:tc>
          <w:tcPr>
            <w:tcW w:w="5160" w:type="dxa"/>
            <w:tcBorders>
              <w:top w:val="single" w:sz="6" w:space="0" w:color="auto"/>
              <w:left w:val="single" w:sz="6" w:space="0" w:color="auto"/>
              <w:bottom w:val="single" w:sz="6" w:space="0" w:color="auto"/>
              <w:right w:val="single" w:sz="6" w:space="0" w:color="auto"/>
            </w:tcBorders>
          </w:tcPr>
          <w:p w14:paraId="5B1C9CF0" w14:textId="328576A1" w:rsidR="00471FE7" w:rsidRPr="007D7475" w:rsidRDefault="00471FE7" w:rsidP="0068739E">
            <w:pPr>
              <w:pStyle w:val="af4"/>
              <w:numPr>
                <w:ilvl w:val="0"/>
                <w:numId w:val="22"/>
              </w:numPr>
              <w:adjustRightInd/>
              <w:spacing w:line="240" w:lineRule="auto"/>
              <w:ind w:leftChars="0"/>
              <w:jc w:val="both"/>
              <w:textAlignment w:val="auto"/>
              <w:rPr>
                <w:rFonts w:ascii="Times New Roman" w:eastAsia="標楷體" w:hAnsi="Times New Roman"/>
                <w:szCs w:val="24"/>
              </w:rPr>
            </w:pPr>
            <w:r w:rsidRPr="007D7475">
              <w:rPr>
                <w:rFonts w:ascii="Times New Roman" w:eastAsia="標楷體" w:hAnsi="Times New Roman"/>
                <w:szCs w:val="24"/>
              </w:rPr>
              <w:lastRenderedPageBreak/>
              <w:t>年度個別客戶授信額度之訂定應由</w:t>
            </w:r>
            <w:r w:rsidR="00415E7E" w:rsidRPr="007D7475">
              <w:rPr>
                <w:rFonts w:ascii="Times New Roman" w:eastAsia="標楷體" w:hAnsi="Times New Roman"/>
                <w:szCs w:val="24"/>
              </w:rPr>
              <w:t>營運業務部</w:t>
            </w:r>
            <w:r w:rsidRPr="007D7475">
              <w:rPr>
                <w:rFonts w:ascii="Times New Roman" w:eastAsia="標楷體" w:hAnsi="Times New Roman"/>
                <w:szCs w:val="24"/>
              </w:rPr>
              <w:t>填具「客戶</w:t>
            </w:r>
            <w:ins w:id="104" w:author="羅亦淞" w:date="2022-01-11T12:11:00Z">
              <w:r w:rsidR="00EA234F">
                <w:rPr>
                  <w:rFonts w:ascii="Times New Roman" w:eastAsia="標楷體" w:hAnsi="Times New Roman"/>
                  <w:szCs w:val="24"/>
                </w:rPr>
                <w:t>授信</w:t>
              </w:r>
            </w:ins>
            <w:r w:rsidRPr="007D7475">
              <w:rPr>
                <w:rFonts w:ascii="Times New Roman" w:eastAsia="標楷體" w:hAnsi="Times New Roman"/>
                <w:szCs w:val="24"/>
              </w:rPr>
              <w:t>評估表」，並經</w:t>
            </w:r>
            <w:ins w:id="105" w:author="羅亦淞" w:date="2022-01-11T12:15:00Z">
              <w:r w:rsidR="006636E2">
                <w:rPr>
                  <w:rFonts w:ascii="Times New Roman" w:eastAsia="標楷體" w:hAnsi="Times New Roman" w:hint="eastAsia"/>
                  <w:szCs w:val="24"/>
                </w:rPr>
                <w:t>總經理</w:t>
              </w:r>
            </w:ins>
            <w:r w:rsidRPr="007D7475">
              <w:rPr>
                <w:rFonts w:ascii="Times New Roman" w:eastAsia="標楷體" w:hAnsi="Times New Roman"/>
                <w:szCs w:val="24"/>
              </w:rPr>
              <w:t>核准。</w:t>
            </w:r>
          </w:p>
          <w:p w14:paraId="730FC3E5" w14:textId="6F3EF791" w:rsidR="007C47C0" w:rsidRPr="007D7475" w:rsidRDefault="00415E7E" w:rsidP="0068739E">
            <w:pPr>
              <w:pStyle w:val="af4"/>
              <w:numPr>
                <w:ilvl w:val="0"/>
                <w:numId w:val="22"/>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營運業務部</w:t>
            </w:r>
            <w:r w:rsidR="004E2A2B" w:rsidRPr="007D7475">
              <w:rPr>
                <w:rFonts w:ascii="Times New Roman" w:eastAsia="標楷體" w:hAnsi="Times New Roman"/>
              </w:rPr>
              <w:t>應定期</w:t>
            </w:r>
            <w:r w:rsidR="007C47C0" w:rsidRPr="007D7475">
              <w:rPr>
                <w:rFonts w:ascii="Times New Roman" w:eastAsia="標楷體" w:hAnsi="Times New Roman"/>
              </w:rPr>
              <w:t>或不定期</w:t>
            </w:r>
            <w:r w:rsidR="004E2A2B" w:rsidRPr="007D7475">
              <w:rPr>
                <w:rFonts w:ascii="Times New Roman" w:eastAsia="標楷體" w:hAnsi="Times New Roman"/>
              </w:rPr>
              <w:t>評估既有客戶之</w:t>
            </w:r>
            <w:ins w:id="106" w:author="羅亦淞" w:date="2022-01-11T12:13:00Z">
              <w:r w:rsidR="00EA234F">
                <w:rPr>
                  <w:rFonts w:ascii="Times New Roman" w:eastAsia="標楷體" w:hAnsi="Times New Roman"/>
                </w:rPr>
                <w:t>授信</w:t>
              </w:r>
            </w:ins>
            <w:ins w:id="107" w:author="羅亦淞" w:date="2022-01-11T12:14:00Z">
              <w:r w:rsidR="00EA234F">
                <w:rPr>
                  <w:rFonts w:ascii="Times New Roman" w:eastAsia="標楷體" w:hAnsi="Times New Roman" w:hint="eastAsia"/>
                </w:rPr>
                <w:t>條件</w:t>
              </w:r>
            </w:ins>
            <w:r w:rsidR="007F61A1" w:rsidRPr="007D7475">
              <w:rPr>
                <w:rFonts w:ascii="Times New Roman" w:eastAsia="標楷體" w:hAnsi="Times New Roman"/>
              </w:rPr>
              <w:t>。如認定客戶有信用不良情況時，應</w:t>
            </w:r>
            <w:r w:rsidR="00FF4372" w:rsidRPr="007D7475">
              <w:rPr>
                <w:rFonts w:ascii="Times New Roman" w:eastAsia="標楷體" w:hAnsi="Times New Roman"/>
              </w:rPr>
              <w:t>及時</w:t>
            </w:r>
            <w:r w:rsidR="004E2A2B" w:rsidRPr="007D7475">
              <w:rPr>
                <w:rFonts w:ascii="Times New Roman" w:eastAsia="標楷體" w:hAnsi="Times New Roman"/>
              </w:rPr>
              <w:t>採取適當措施。</w:t>
            </w:r>
          </w:p>
          <w:p w14:paraId="41784F82" w14:textId="778543CC" w:rsidR="00471FE7" w:rsidRPr="007D7475" w:rsidRDefault="00471FE7" w:rsidP="0068739E">
            <w:pPr>
              <w:pStyle w:val="af4"/>
              <w:numPr>
                <w:ilvl w:val="0"/>
                <w:numId w:val="22"/>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szCs w:val="24"/>
              </w:rPr>
              <w:t>如年度中有變更個別客戶授信額度之需求，應</w:t>
            </w:r>
            <w:r w:rsidR="00767AB1" w:rsidRPr="007D7475">
              <w:rPr>
                <w:rFonts w:ascii="Times New Roman" w:eastAsia="標楷體" w:hAnsi="Times New Roman"/>
                <w:szCs w:val="24"/>
              </w:rPr>
              <w:t>由需求單位</w:t>
            </w:r>
            <w:r w:rsidRPr="007D7475">
              <w:rPr>
                <w:rFonts w:ascii="Times New Roman" w:eastAsia="標楷體" w:hAnsi="Times New Roman"/>
                <w:szCs w:val="24"/>
              </w:rPr>
              <w:t>以</w:t>
            </w:r>
            <w:r w:rsidR="00AB5512" w:rsidRPr="007D7475">
              <w:rPr>
                <w:rFonts w:ascii="Times New Roman" w:eastAsia="標楷體" w:hAnsi="Times New Roman"/>
              </w:rPr>
              <w:t>「客戶</w:t>
            </w:r>
            <w:ins w:id="108" w:author="羅亦淞" w:date="2022-01-11T12:12:00Z">
              <w:r w:rsidR="00EA234F">
                <w:rPr>
                  <w:rFonts w:ascii="Times New Roman" w:eastAsia="標楷體" w:hAnsi="Times New Roman"/>
                </w:rPr>
                <w:t>授信</w:t>
              </w:r>
            </w:ins>
            <w:r w:rsidR="00AB5512" w:rsidRPr="007D7475">
              <w:rPr>
                <w:rFonts w:ascii="Times New Roman" w:eastAsia="標楷體" w:hAnsi="Times New Roman"/>
              </w:rPr>
              <w:t>評估表」</w:t>
            </w:r>
            <w:r w:rsidRPr="007D7475">
              <w:rPr>
                <w:rFonts w:ascii="Times New Roman" w:eastAsia="標楷體" w:hAnsi="Times New Roman"/>
                <w:szCs w:val="24"/>
              </w:rPr>
              <w:t>提出變更額度申請，並經</w:t>
            </w:r>
            <w:ins w:id="109" w:author="羅亦淞" w:date="2022-01-11T12:15:00Z">
              <w:r w:rsidR="006636E2">
                <w:rPr>
                  <w:rFonts w:ascii="Times New Roman" w:eastAsia="標楷體" w:hAnsi="Times New Roman" w:hint="eastAsia"/>
                  <w:szCs w:val="24"/>
                </w:rPr>
                <w:t>總經理</w:t>
              </w:r>
            </w:ins>
            <w:r w:rsidRPr="007D7475">
              <w:rPr>
                <w:rFonts w:ascii="Times New Roman" w:eastAsia="標楷體" w:hAnsi="Times New Roman"/>
                <w:szCs w:val="24"/>
              </w:rPr>
              <w:t>核准。</w:t>
            </w:r>
          </w:p>
          <w:p w14:paraId="56B597EF" w14:textId="2B4988C1" w:rsidR="004E2A2B" w:rsidRPr="007D7475" w:rsidRDefault="00767EED" w:rsidP="0068739E">
            <w:pPr>
              <w:pStyle w:val="af4"/>
              <w:numPr>
                <w:ilvl w:val="0"/>
                <w:numId w:val="22"/>
              </w:numPr>
              <w:adjustRightInd/>
              <w:spacing w:line="240" w:lineRule="auto"/>
              <w:ind w:leftChars="0"/>
              <w:jc w:val="both"/>
              <w:textAlignment w:val="auto"/>
              <w:rPr>
                <w:rFonts w:ascii="Times New Roman" w:eastAsia="標楷體" w:hAnsi="Times New Roman"/>
                <w:szCs w:val="24"/>
              </w:rPr>
            </w:pPr>
            <w:r w:rsidRPr="007D7475">
              <w:rPr>
                <w:rFonts w:ascii="Times New Roman" w:eastAsia="標楷體" w:hAnsi="Times New Roman"/>
              </w:rPr>
              <w:t>客戶信用額度餘額不足經判斷仍須</w:t>
            </w:r>
            <w:r w:rsidR="00BF169D" w:rsidRPr="007D7475">
              <w:rPr>
                <w:rFonts w:ascii="Times New Roman" w:eastAsia="標楷體" w:hAnsi="Times New Roman"/>
              </w:rPr>
              <w:t>交易</w:t>
            </w:r>
            <w:r w:rsidR="00471FE7" w:rsidRPr="007D7475">
              <w:rPr>
                <w:rFonts w:ascii="Times New Roman" w:eastAsia="標楷體" w:hAnsi="Times New Roman"/>
              </w:rPr>
              <w:t>時，應由</w:t>
            </w:r>
            <w:r w:rsidR="00415E7E" w:rsidRPr="007D7475">
              <w:rPr>
                <w:rFonts w:ascii="Times New Roman" w:eastAsia="標楷體" w:hAnsi="Times New Roman"/>
              </w:rPr>
              <w:t>營運業務部</w:t>
            </w:r>
            <w:r w:rsidR="007D274D" w:rsidRPr="007D7475">
              <w:rPr>
                <w:rFonts w:ascii="Times New Roman" w:eastAsia="標楷體" w:hAnsi="Times New Roman"/>
              </w:rPr>
              <w:t>權責人員</w:t>
            </w:r>
            <w:r w:rsidR="00471FE7" w:rsidRPr="007D7475">
              <w:rPr>
                <w:rFonts w:ascii="Times New Roman" w:eastAsia="標楷體" w:hAnsi="Times New Roman"/>
              </w:rPr>
              <w:t>填寫「授信</w:t>
            </w:r>
            <w:ins w:id="110" w:author="羅亦淞" w:date="2022-01-11T11:58:00Z">
              <w:r w:rsidR="00CA3D36">
                <w:rPr>
                  <w:rFonts w:ascii="Times New Roman" w:eastAsia="標楷體" w:hAnsi="Times New Roman"/>
                </w:rPr>
                <w:t>暫放</w:t>
              </w:r>
            </w:ins>
            <w:r w:rsidR="00471FE7" w:rsidRPr="007D7475">
              <w:rPr>
                <w:rFonts w:ascii="Times New Roman" w:eastAsia="標楷體" w:hAnsi="Times New Roman"/>
              </w:rPr>
              <w:t>申請表」，經</w:t>
            </w:r>
            <w:ins w:id="111" w:author="羅亦淞" w:date="2022-01-11T12:15:00Z">
              <w:r w:rsidR="006636E2">
                <w:rPr>
                  <w:rFonts w:ascii="Times New Roman" w:eastAsia="標楷體" w:hAnsi="Times New Roman" w:hint="eastAsia"/>
                </w:rPr>
                <w:t>總經理</w:t>
              </w:r>
            </w:ins>
            <w:r w:rsidR="00471FE7" w:rsidRPr="007D7475">
              <w:rPr>
                <w:rFonts w:ascii="Times New Roman" w:eastAsia="標楷體" w:hAnsi="Times New Roman"/>
              </w:rPr>
              <w:t>核准後受理。</w:t>
            </w:r>
          </w:p>
        </w:tc>
        <w:tc>
          <w:tcPr>
            <w:tcW w:w="3912" w:type="dxa"/>
            <w:tcBorders>
              <w:top w:val="single" w:sz="6" w:space="0" w:color="auto"/>
              <w:left w:val="single" w:sz="6" w:space="0" w:color="auto"/>
              <w:bottom w:val="single" w:sz="6" w:space="0" w:color="auto"/>
              <w:right w:val="single" w:sz="6" w:space="0" w:color="auto"/>
            </w:tcBorders>
          </w:tcPr>
          <w:p w14:paraId="0CE5CA48" w14:textId="77777777" w:rsidR="004E2A2B" w:rsidRPr="007D7475" w:rsidRDefault="004E2A2B" w:rsidP="0068739E">
            <w:pPr>
              <w:pStyle w:val="af4"/>
              <w:numPr>
                <w:ilvl w:val="0"/>
                <w:numId w:val="23"/>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依據資料：</w:t>
            </w:r>
          </w:p>
          <w:p w14:paraId="66136D8B" w14:textId="018BDE50" w:rsidR="00A403BC" w:rsidRPr="007D7475" w:rsidRDefault="004E2A2B" w:rsidP="0068739E">
            <w:pPr>
              <w:pStyle w:val="af4"/>
              <w:numPr>
                <w:ilvl w:val="1"/>
                <w:numId w:val="23"/>
              </w:numPr>
              <w:ind w:leftChars="0"/>
              <w:rPr>
                <w:rFonts w:ascii="Times New Roman" w:eastAsia="標楷體" w:hAnsi="Times New Roman"/>
                <w:szCs w:val="24"/>
              </w:rPr>
            </w:pPr>
            <w:r w:rsidRPr="007D7475">
              <w:rPr>
                <w:rFonts w:ascii="Times New Roman" w:eastAsia="標楷體" w:hAnsi="Times New Roman"/>
                <w:szCs w:val="24"/>
              </w:rPr>
              <w:t>授信管理作業辦法</w:t>
            </w:r>
          </w:p>
          <w:p w14:paraId="07C97BF1" w14:textId="77777777" w:rsidR="004E2A2B" w:rsidRPr="007D7475" w:rsidRDefault="004E2A2B" w:rsidP="0059397F">
            <w:pPr>
              <w:pStyle w:val="af4"/>
              <w:adjustRightInd/>
              <w:spacing w:line="240" w:lineRule="auto"/>
              <w:ind w:leftChars="0" w:left="960"/>
              <w:jc w:val="both"/>
              <w:textAlignment w:val="auto"/>
              <w:rPr>
                <w:rFonts w:ascii="Times New Roman" w:eastAsia="標楷體" w:hAnsi="Times New Roman"/>
              </w:rPr>
            </w:pPr>
          </w:p>
          <w:p w14:paraId="57A48E30" w14:textId="77777777" w:rsidR="004E2A2B" w:rsidRPr="007D7475" w:rsidRDefault="004E2A2B" w:rsidP="0068739E">
            <w:pPr>
              <w:pStyle w:val="af4"/>
              <w:numPr>
                <w:ilvl w:val="0"/>
                <w:numId w:val="23"/>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使用表單：</w:t>
            </w:r>
          </w:p>
          <w:p w14:paraId="69A03304" w14:textId="562B2372" w:rsidR="00D835B3" w:rsidRPr="007D7475" w:rsidRDefault="00D835B3" w:rsidP="0068739E">
            <w:pPr>
              <w:pStyle w:val="af4"/>
              <w:numPr>
                <w:ilvl w:val="1"/>
                <w:numId w:val="23"/>
              </w:numPr>
              <w:ind w:leftChars="0"/>
              <w:rPr>
                <w:rFonts w:ascii="Times New Roman" w:eastAsia="標楷體" w:hAnsi="Times New Roman"/>
                <w:szCs w:val="24"/>
              </w:rPr>
            </w:pPr>
            <w:r w:rsidRPr="007D7475">
              <w:rPr>
                <w:rFonts w:ascii="Times New Roman" w:eastAsia="標楷體" w:hAnsi="Times New Roman"/>
                <w:szCs w:val="24"/>
              </w:rPr>
              <w:t>客戶</w:t>
            </w:r>
            <w:ins w:id="112" w:author="羅亦淞" w:date="2022-01-11T12:12:00Z">
              <w:r w:rsidR="00EA234F">
                <w:rPr>
                  <w:rFonts w:ascii="Times New Roman" w:eastAsia="標楷體" w:hAnsi="Times New Roman"/>
                  <w:szCs w:val="24"/>
                </w:rPr>
                <w:t>授信</w:t>
              </w:r>
            </w:ins>
            <w:r w:rsidRPr="007D7475">
              <w:rPr>
                <w:rFonts w:ascii="Times New Roman" w:eastAsia="標楷體" w:hAnsi="Times New Roman"/>
                <w:szCs w:val="24"/>
              </w:rPr>
              <w:t>評估表</w:t>
            </w:r>
          </w:p>
          <w:p w14:paraId="7D21D813" w14:textId="0CC7BE19" w:rsidR="00D835B3" w:rsidRPr="007D7475" w:rsidRDefault="00D835B3" w:rsidP="0068739E">
            <w:pPr>
              <w:pStyle w:val="af4"/>
              <w:numPr>
                <w:ilvl w:val="1"/>
                <w:numId w:val="23"/>
              </w:numPr>
              <w:ind w:leftChars="0"/>
              <w:rPr>
                <w:rFonts w:ascii="Times New Roman" w:eastAsia="標楷體" w:hAnsi="Times New Roman"/>
                <w:szCs w:val="24"/>
              </w:rPr>
            </w:pPr>
            <w:r w:rsidRPr="007D7475">
              <w:rPr>
                <w:rFonts w:ascii="Times New Roman" w:eastAsia="標楷體" w:hAnsi="Times New Roman"/>
                <w:szCs w:val="24"/>
              </w:rPr>
              <w:t>授信</w:t>
            </w:r>
            <w:ins w:id="113" w:author="羅亦淞" w:date="2022-01-11T11:58:00Z">
              <w:r w:rsidR="00CA3D36">
                <w:rPr>
                  <w:rFonts w:ascii="Times New Roman" w:eastAsia="標楷體" w:hAnsi="Times New Roman"/>
                  <w:szCs w:val="24"/>
                </w:rPr>
                <w:t>暫放</w:t>
              </w:r>
            </w:ins>
            <w:r w:rsidRPr="007D7475">
              <w:rPr>
                <w:rFonts w:ascii="Times New Roman" w:eastAsia="標楷體" w:hAnsi="Times New Roman"/>
                <w:szCs w:val="24"/>
              </w:rPr>
              <w:t>申請表</w:t>
            </w:r>
          </w:p>
          <w:p w14:paraId="5237843F" w14:textId="19369339" w:rsidR="004E2A2B" w:rsidRPr="007D7475" w:rsidRDefault="004E2A2B" w:rsidP="0059397F">
            <w:pPr>
              <w:adjustRightInd/>
              <w:spacing w:line="240" w:lineRule="auto"/>
              <w:ind w:left="480"/>
              <w:jc w:val="both"/>
              <w:textAlignment w:val="auto"/>
              <w:rPr>
                <w:rFonts w:ascii="Times New Roman" w:eastAsia="標楷體" w:hAnsi="Times New Roman"/>
              </w:rPr>
            </w:pPr>
          </w:p>
        </w:tc>
      </w:tr>
    </w:tbl>
    <w:p w14:paraId="31A78CE7" w14:textId="02AC3CA2" w:rsidR="00EA2735" w:rsidRDefault="00AA39F6" w:rsidP="0094100C">
      <w:r>
        <w:br w:type="page"/>
      </w:r>
      <w:r w:rsidR="00EA2735" w:rsidRPr="00EA2735">
        <w:rPr>
          <w:rFonts w:ascii="Calibri" w:eastAsia="新細明體" w:hAnsi="Calibri"/>
          <w:noProof/>
          <w:kern w:val="2"/>
          <w:szCs w:val="22"/>
        </w:rPr>
        <w:lastRenderedPageBreak/>
        <mc:AlternateContent>
          <mc:Choice Requires="wpc">
            <w:drawing>
              <wp:inline distT="0" distB="0" distL="0" distR="0" wp14:anchorId="75D249A1" wp14:editId="26B97579">
                <wp:extent cx="9450705" cy="5697095"/>
                <wp:effectExtent l="0" t="0" r="17145" b="18415"/>
                <wp:docPr id="6" name="畫布 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262" name="矩形 262"/>
                        <wps:cNvSpPr/>
                        <wps:spPr>
                          <a:xfrm>
                            <a:off x="1" y="3094"/>
                            <a:ext cx="9450704" cy="32956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6F57D8F0" w14:textId="77777777" w:rsidR="008A4CD7" w:rsidRDefault="008A4CD7" w:rsidP="00EA2735">
                              <w:pPr>
                                <w:pStyle w:val="Web"/>
                                <w:spacing w:before="0" w:beforeAutospacing="0" w:after="0" w:afterAutospacing="0"/>
                              </w:pPr>
                              <w:r>
                                <w:rPr>
                                  <w:rFonts w:ascii="Times New Roman" w:eastAsia="標楷體" w:hAnsi="Times New Roman"/>
                                </w:rPr>
                                <w:t>CS-104</w:t>
                              </w:r>
                              <w:r>
                                <w:rPr>
                                  <w:rFonts w:eastAsia="標楷體" w:hAnsi="標楷體" w:cs="Times New Roman" w:hint="eastAsia"/>
                                </w:rPr>
                                <w:t>銷售接單作業</w:t>
                              </w:r>
                              <w:r>
                                <w:rPr>
                                  <w:rFonts w:eastAsia="標楷體" w:cs="Times New Roman" w:hint="eastAsia"/>
                                </w:rPr>
                                <w:t>(</w:t>
                              </w:r>
                              <w:r>
                                <w:rPr>
                                  <w:rFonts w:eastAsia="標楷體" w:hAnsi="標楷體" w:cs="Times New Roman" w:hint="eastAsia"/>
                                </w:rPr>
                                <w:t>接下頁</w:t>
                              </w:r>
                              <w:r>
                                <w:rPr>
                                  <w:rFonts w:eastAsia="標楷體" w:cs="Times New Roman" w:hint="eastAsia"/>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3" name="矩形 263"/>
                        <wps:cNvSpPr/>
                        <wps:spPr>
                          <a:xfrm>
                            <a:off x="306265" y="332583"/>
                            <a:ext cx="9144440" cy="32956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C87BD87" w14:textId="77777777" w:rsidR="008A4CD7" w:rsidRDefault="008A4CD7" w:rsidP="00EA2735">
                              <w:pPr>
                                <w:pStyle w:val="Web"/>
                                <w:spacing w:before="0" w:beforeAutospacing="0" w:after="0" w:afterAutospacing="0"/>
                                <w:jc w:val="center"/>
                              </w:pPr>
                              <w:r>
                                <w:rPr>
                                  <w:rFonts w:eastAsia="標楷體" w:hAnsi="標楷體" w:cs="Times New Roman" w:hint="eastAsia"/>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4" name="矩形 264"/>
                        <wps:cNvSpPr/>
                        <wps:spPr>
                          <a:xfrm>
                            <a:off x="0" y="332450"/>
                            <a:ext cx="318053" cy="536413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0E2505D7" w14:textId="77777777" w:rsidR="008A4CD7" w:rsidRDefault="008A4CD7" w:rsidP="00EA2735">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5" name="矩形 265"/>
                        <wps:cNvSpPr/>
                        <wps:spPr>
                          <a:xfrm>
                            <a:off x="1906160" y="3264421"/>
                            <a:ext cx="455930" cy="313055"/>
                          </a:xfrm>
                          <a:prstGeom prst="rect">
                            <a:avLst/>
                          </a:prstGeom>
                          <a:noFill/>
                          <a:ln w="12700" cap="flat" cmpd="sng" algn="ctr">
                            <a:noFill/>
                            <a:prstDash val="solid"/>
                            <a:miter lim="800000"/>
                          </a:ln>
                          <a:effectLst/>
                        </wps:spPr>
                        <wps:txbx>
                          <w:txbxContent>
                            <w:p w14:paraId="4F2CBC68" w14:textId="77777777" w:rsidR="008A4CD7" w:rsidRDefault="008A4CD7" w:rsidP="00EA2735">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6" name="流程圖: 決策 266"/>
                        <wps:cNvSpPr/>
                        <wps:spPr>
                          <a:xfrm>
                            <a:off x="1409590" y="2574803"/>
                            <a:ext cx="1157605" cy="68961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20B3A1E3"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7" name="矩形 267"/>
                        <wps:cNvSpPr/>
                        <wps:spPr>
                          <a:xfrm>
                            <a:off x="1409590" y="1588156"/>
                            <a:ext cx="1157605" cy="43307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5259F9F"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制定產品牌價表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68" name="矩形 268"/>
                        <wps:cNvSpPr/>
                        <wps:spPr>
                          <a:xfrm>
                            <a:off x="1409590" y="3698118"/>
                            <a:ext cx="1157605" cy="43243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ABE395F"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編制報價單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70" name="直線單箭頭接點 270"/>
                        <wps:cNvCnPr>
                          <a:stCxn id="267" idx="2"/>
                          <a:endCxn id="266" idx="0"/>
                        </wps:cNvCnPr>
                        <wps:spPr>
                          <a:xfrm>
                            <a:off x="1988393" y="2021084"/>
                            <a:ext cx="0" cy="553537"/>
                          </a:xfrm>
                          <a:prstGeom prst="straightConnector1">
                            <a:avLst/>
                          </a:prstGeom>
                          <a:noFill/>
                          <a:ln w="12700" cap="flat" cmpd="sng" algn="ctr">
                            <a:solidFill>
                              <a:sysClr val="windowText" lastClr="000000"/>
                            </a:solidFill>
                            <a:prstDash val="solid"/>
                            <a:miter lim="800000"/>
                            <a:tailEnd type="triangle"/>
                          </a:ln>
                          <a:effectLst/>
                        </wps:spPr>
                        <wps:bodyPr/>
                      </wps:wsp>
                      <wps:wsp>
                        <wps:cNvPr id="271" name="直線單箭頭接點 271"/>
                        <wps:cNvCnPr>
                          <a:stCxn id="266" idx="2"/>
                        </wps:cNvCnPr>
                        <wps:spPr>
                          <a:xfrm>
                            <a:off x="1988393" y="3264181"/>
                            <a:ext cx="317" cy="433039"/>
                          </a:xfrm>
                          <a:prstGeom prst="straightConnector1">
                            <a:avLst/>
                          </a:prstGeom>
                          <a:noFill/>
                          <a:ln w="12700" cap="flat" cmpd="sng" algn="ctr">
                            <a:solidFill>
                              <a:sysClr val="windowText" lastClr="000000"/>
                            </a:solidFill>
                            <a:prstDash val="solid"/>
                            <a:miter lim="800000"/>
                            <a:tailEnd type="triangle"/>
                          </a:ln>
                          <a:effectLst/>
                        </wps:spPr>
                        <wps:bodyPr/>
                      </wps:wsp>
                      <wps:wsp>
                        <wps:cNvPr id="272" name="流程圖: 文件 272"/>
                        <wps:cNvSpPr/>
                        <wps:spPr>
                          <a:xfrm>
                            <a:off x="2210961" y="1910026"/>
                            <a:ext cx="925780" cy="520658"/>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7A7DA8B9" w14:textId="77777777" w:rsidR="008A4CD7" w:rsidRDefault="008A4CD7" w:rsidP="00EA2735">
                              <w:pPr>
                                <w:pStyle w:val="Web"/>
                                <w:spacing w:before="0" w:beforeAutospacing="0" w:after="0" w:afterAutospacing="0"/>
                                <w:jc w:val="center"/>
                              </w:pPr>
                              <w:r>
                                <w:rPr>
                                  <w:rFonts w:eastAsia="標楷體" w:hAnsi="標楷體" w:hint="eastAsia"/>
                                  <w:sz w:val="20"/>
                                  <w:szCs w:val="20"/>
                                </w:rPr>
                                <w:t>產品牌價表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73" name="流程圖: 結束點 273"/>
                        <wps:cNvSpPr/>
                        <wps:spPr>
                          <a:xfrm>
                            <a:off x="1392947" y="853278"/>
                            <a:ext cx="1204595" cy="430774"/>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4FC0B770"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報價作業開始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74" name="流程圖: 決策 274"/>
                        <wps:cNvSpPr/>
                        <wps:spPr>
                          <a:xfrm>
                            <a:off x="1406366" y="4631768"/>
                            <a:ext cx="1157605" cy="688975"/>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4A1C2D0D"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6" name="矩形 276"/>
                        <wps:cNvSpPr/>
                        <wps:spPr>
                          <a:xfrm>
                            <a:off x="8046002" y="4704916"/>
                            <a:ext cx="455930" cy="312420"/>
                          </a:xfrm>
                          <a:prstGeom prst="rect">
                            <a:avLst/>
                          </a:prstGeom>
                          <a:noFill/>
                          <a:ln w="12700" cap="flat" cmpd="sng" algn="ctr">
                            <a:noFill/>
                            <a:prstDash val="solid"/>
                            <a:miter lim="800000"/>
                          </a:ln>
                          <a:effectLst/>
                        </wps:spPr>
                        <wps:txbx>
                          <w:txbxContent>
                            <w:p w14:paraId="30EF44D3" w14:textId="77777777" w:rsidR="008A4CD7" w:rsidRDefault="008A4CD7" w:rsidP="00EA2735">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7" name="流程圖: 決策 277"/>
                        <wps:cNvSpPr/>
                        <wps:spPr>
                          <a:xfrm>
                            <a:off x="4482050" y="2380271"/>
                            <a:ext cx="1157605" cy="894903"/>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5E2DF1B7"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客戶回覆報價</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78" name="矩形 278"/>
                        <wps:cNvSpPr/>
                        <wps:spPr>
                          <a:xfrm>
                            <a:off x="4482050" y="1394259"/>
                            <a:ext cx="1157605" cy="43243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1BB8455"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向客戶報價</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80" name="直線單箭頭接點 280"/>
                        <wps:cNvCnPr>
                          <a:endCxn id="277" idx="0"/>
                        </wps:cNvCnPr>
                        <wps:spPr>
                          <a:xfrm>
                            <a:off x="5060535" y="1826552"/>
                            <a:ext cx="318" cy="553537"/>
                          </a:xfrm>
                          <a:prstGeom prst="straightConnector1">
                            <a:avLst/>
                          </a:prstGeom>
                          <a:noFill/>
                          <a:ln w="12700" cap="flat" cmpd="sng" algn="ctr">
                            <a:solidFill>
                              <a:sysClr val="windowText" lastClr="000000"/>
                            </a:solidFill>
                            <a:prstDash val="solid"/>
                            <a:miter lim="800000"/>
                            <a:tailEnd type="triangle"/>
                          </a:ln>
                          <a:effectLst/>
                        </wps:spPr>
                        <wps:bodyPr/>
                      </wps:wsp>
                      <wps:wsp>
                        <wps:cNvPr id="282" name="流程圖: 文件 282"/>
                        <wps:cNvSpPr/>
                        <wps:spPr>
                          <a:xfrm>
                            <a:off x="5283420" y="1716594"/>
                            <a:ext cx="972697" cy="499836"/>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226A6B73" w14:textId="77777777" w:rsidR="008A4CD7" w:rsidRDefault="008A4CD7" w:rsidP="00EA2735">
                              <w:pPr>
                                <w:pStyle w:val="Web"/>
                                <w:spacing w:before="0" w:beforeAutospacing="0" w:after="0" w:afterAutospacing="0"/>
                                <w:jc w:val="center"/>
                              </w:pPr>
                              <w:r>
                                <w:rPr>
                                  <w:rFonts w:eastAsia="標楷體" w:hAnsi="標楷體" w:hint="eastAsia"/>
                                  <w:sz w:val="20"/>
                                  <w:szCs w:val="20"/>
                                </w:rPr>
                                <w:t>報價單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83" name="流程圖: 決策 283"/>
                        <wps:cNvSpPr/>
                        <wps:spPr>
                          <a:xfrm>
                            <a:off x="6920671" y="4654628"/>
                            <a:ext cx="1157605" cy="68834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5364B51E"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5" name="流程圖: 結束點 285"/>
                        <wps:cNvSpPr/>
                        <wps:spPr>
                          <a:xfrm>
                            <a:off x="4482050" y="4883054"/>
                            <a:ext cx="1204595" cy="43053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65723437"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86" name="流程圖: 文件 286"/>
                        <wps:cNvSpPr/>
                        <wps:spPr>
                          <a:xfrm>
                            <a:off x="2210961" y="4056453"/>
                            <a:ext cx="977866" cy="503973"/>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57374E7C" w14:textId="77777777" w:rsidR="008A4CD7" w:rsidRDefault="008A4CD7" w:rsidP="00EA2735">
                              <w:pPr>
                                <w:pStyle w:val="Web"/>
                                <w:spacing w:before="0" w:beforeAutospacing="0" w:after="0" w:afterAutospacing="0"/>
                                <w:jc w:val="center"/>
                              </w:pPr>
                              <w:r>
                                <w:rPr>
                                  <w:rFonts w:eastAsia="標楷體" w:hAnsi="標楷體" w:hint="eastAsia"/>
                                  <w:sz w:val="20"/>
                                  <w:szCs w:val="20"/>
                                </w:rPr>
                                <w:t>報價單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87" name="直線單箭頭接點 287"/>
                        <wps:cNvCnPr>
                          <a:endCxn id="278" idx="0"/>
                        </wps:cNvCnPr>
                        <wps:spPr>
                          <a:xfrm>
                            <a:off x="5054089" y="1222635"/>
                            <a:ext cx="6764" cy="171477"/>
                          </a:xfrm>
                          <a:prstGeom prst="straightConnector1">
                            <a:avLst/>
                          </a:prstGeom>
                          <a:noFill/>
                          <a:ln w="12700" cap="flat" cmpd="sng" algn="ctr">
                            <a:solidFill>
                              <a:sysClr val="windowText" lastClr="000000"/>
                            </a:solidFill>
                            <a:prstDash val="solid"/>
                            <a:miter lim="800000"/>
                            <a:tailEnd type="triangle"/>
                          </a:ln>
                          <a:effectLst/>
                        </wps:spPr>
                        <wps:bodyPr/>
                      </wps:wsp>
                      <wps:wsp>
                        <wps:cNvPr id="64" name="直線單箭頭接點 64"/>
                        <wps:cNvCnPr>
                          <a:stCxn id="277" idx="2"/>
                          <a:endCxn id="285" idx="0"/>
                        </wps:cNvCnPr>
                        <wps:spPr>
                          <a:xfrm>
                            <a:off x="5060853" y="3275174"/>
                            <a:ext cx="23495" cy="1607880"/>
                          </a:xfrm>
                          <a:prstGeom prst="straightConnector1">
                            <a:avLst/>
                          </a:prstGeom>
                          <a:noFill/>
                          <a:ln w="12700" cap="flat" cmpd="sng" algn="ctr">
                            <a:solidFill>
                              <a:sysClr val="windowText" lastClr="000000"/>
                            </a:solidFill>
                            <a:prstDash val="solid"/>
                            <a:miter lim="800000"/>
                            <a:tailEnd type="triangle"/>
                          </a:ln>
                          <a:effectLst/>
                        </wps:spPr>
                        <wps:bodyPr/>
                      </wps:wsp>
                      <wps:wsp>
                        <wps:cNvPr id="65" name="直線單箭頭接點 65"/>
                        <wps:cNvCnPr>
                          <a:stCxn id="268" idx="2"/>
                          <a:endCxn id="274" idx="0"/>
                        </wps:cNvCnPr>
                        <wps:spPr>
                          <a:xfrm flipH="1">
                            <a:off x="1985169" y="4130553"/>
                            <a:ext cx="3224" cy="501215"/>
                          </a:xfrm>
                          <a:prstGeom prst="straightConnector1">
                            <a:avLst/>
                          </a:prstGeom>
                          <a:noFill/>
                          <a:ln w="12700" cap="flat" cmpd="sng" algn="ctr">
                            <a:solidFill>
                              <a:sysClr val="windowText" lastClr="000000"/>
                            </a:solidFill>
                            <a:prstDash val="solid"/>
                            <a:miter lim="800000"/>
                            <a:tailEnd type="triangle"/>
                          </a:ln>
                          <a:effectLst/>
                        </wps:spPr>
                        <wps:bodyPr/>
                      </wps:wsp>
                      <wps:wsp>
                        <wps:cNvPr id="69" name="肘形接點 69"/>
                        <wps:cNvCnPr>
                          <a:stCxn id="266" idx="1"/>
                          <a:endCxn id="267" idx="1"/>
                        </wps:cNvCnPr>
                        <wps:spPr>
                          <a:xfrm rot="10800000">
                            <a:off x="1409590" y="1804692"/>
                            <a:ext cx="12700" cy="1114917"/>
                          </a:xfrm>
                          <a:prstGeom prst="bentConnector3">
                            <a:avLst>
                              <a:gd name="adj1" fmla="val 1800000"/>
                            </a:avLst>
                          </a:prstGeom>
                          <a:noFill/>
                          <a:ln w="12700" cap="flat" cmpd="sng" algn="ctr">
                            <a:solidFill>
                              <a:sysClr val="windowText" lastClr="000000"/>
                            </a:solidFill>
                            <a:prstDash val="solid"/>
                            <a:miter lim="800000"/>
                            <a:tailEnd type="triangle"/>
                          </a:ln>
                          <a:effectLst/>
                        </wps:spPr>
                        <wps:bodyPr/>
                      </wps:wsp>
                      <wps:wsp>
                        <wps:cNvPr id="71" name="肘形接點 71"/>
                        <wps:cNvCnPr>
                          <a:stCxn id="274" idx="1"/>
                          <a:endCxn id="268" idx="1"/>
                        </wps:cNvCnPr>
                        <wps:spPr>
                          <a:xfrm rot="10800000" flipH="1">
                            <a:off x="1406366" y="3914336"/>
                            <a:ext cx="3224" cy="1061920"/>
                          </a:xfrm>
                          <a:prstGeom prst="bentConnector3">
                            <a:avLst>
                              <a:gd name="adj1" fmla="val -7090571"/>
                            </a:avLst>
                          </a:prstGeom>
                          <a:noFill/>
                          <a:ln w="12700" cap="flat" cmpd="sng" algn="ctr">
                            <a:solidFill>
                              <a:sysClr val="windowText" lastClr="000000"/>
                            </a:solidFill>
                            <a:prstDash val="solid"/>
                            <a:miter lim="800000"/>
                            <a:tailEnd type="triangle"/>
                          </a:ln>
                          <a:effectLst/>
                        </wps:spPr>
                        <wps:bodyPr/>
                      </wps:wsp>
                      <wps:wsp>
                        <wps:cNvPr id="288" name="矩形 288"/>
                        <wps:cNvSpPr/>
                        <wps:spPr>
                          <a:xfrm>
                            <a:off x="6920450" y="2634271"/>
                            <a:ext cx="1157605" cy="4318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2969721"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重新填寫報價單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89" name="流程圖: 文件 289"/>
                        <wps:cNvSpPr/>
                        <wps:spPr>
                          <a:xfrm>
                            <a:off x="7766601" y="3011408"/>
                            <a:ext cx="937561" cy="524658"/>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0EE259B7" w14:textId="77777777" w:rsidR="008A4CD7" w:rsidRDefault="008A4CD7" w:rsidP="00EA2735">
                              <w:pPr>
                                <w:pStyle w:val="Web"/>
                                <w:spacing w:before="0" w:beforeAutospacing="0" w:after="0" w:afterAutospacing="0"/>
                                <w:jc w:val="center"/>
                              </w:pPr>
                              <w:r>
                                <w:rPr>
                                  <w:rFonts w:eastAsia="標楷體" w:hAnsi="標楷體" w:hint="eastAsia"/>
                                  <w:sz w:val="20"/>
                                  <w:szCs w:val="20"/>
                                </w:rPr>
                                <w:t>報價單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3" name="直線單箭頭接點 73"/>
                        <wps:cNvCnPr>
                          <a:stCxn id="288" idx="2"/>
                          <a:endCxn id="283" idx="0"/>
                        </wps:cNvCnPr>
                        <wps:spPr>
                          <a:xfrm>
                            <a:off x="7499253" y="3065851"/>
                            <a:ext cx="221" cy="1588443"/>
                          </a:xfrm>
                          <a:prstGeom prst="straightConnector1">
                            <a:avLst/>
                          </a:prstGeom>
                          <a:noFill/>
                          <a:ln w="12700" cap="flat" cmpd="sng" algn="ctr">
                            <a:solidFill>
                              <a:sysClr val="windowText" lastClr="000000"/>
                            </a:solidFill>
                            <a:prstDash val="solid"/>
                            <a:miter lim="800000"/>
                            <a:tailEnd type="triangle"/>
                          </a:ln>
                          <a:effectLst/>
                        </wps:spPr>
                        <wps:bodyPr/>
                      </wps:wsp>
                      <wps:wsp>
                        <wps:cNvPr id="78" name="直線單箭頭接點 78"/>
                        <wps:cNvCnPr>
                          <a:endCxn id="267" idx="0"/>
                        </wps:cNvCnPr>
                        <wps:spPr>
                          <a:xfrm>
                            <a:off x="1985169" y="1283963"/>
                            <a:ext cx="3224" cy="304193"/>
                          </a:xfrm>
                          <a:prstGeom prst="straightConnector1">
                            <a:avLst/>
                          </a:prstGeom>
                          <a:noFill/>
                          <a:ln w="12700" cap="flat" cmpd="sng" algn="ctr">
                            <a:solidFill>
                              <a:sysClr val="windowText" lastClr="000000"/>
                            </a:solidFill>
                            <a:prstDash val="solid"/>
                            <a:miter lim="800000"/>
                            <a:tailEnd type="triangle"/>
                          </a:ln>
                          <a:effectLst/>
                        </wps:spPr>
                        <wps:bodyPr/>
                      </wps:wsp>
                      <wps:wsp>
                        <wps:cNvPr id="293" name="矩形 293"/>
                        <wps:cNvSpPr/>
                        <wps:spPr>
                          <a:xfrm>
                            <a:off x="839360" y="2177251"/>
                            <a:ext cx="455930" cy="311785"/>
                          </a:xfrm>
                          <a:prstGeom prst="rect">
                            <a:avLst/>
                          </a:prstGeom>
                          <a:noFill/>
                          <a:ln w="12700" cap="flat" cmpd="sng" algn="ctr">
                            <a:noFill/>
                            <a:prstDash val="solid"/>
                            <a:miter lim="800000"/>
                          </a:ln>
                          <a:effectLst/>
                        </wps:spPr>
                        <wps:txbx>
                          <w:txbxContent>
                            <w:p w14:paraId="1FF9AA9C" w14:textId="77777777" w:rsidR="008A4CD7" w:rsidRDefault="008A4CD7" w:rsidP="00EA2735">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4" name="矩形 294"/>
                        <wps:cNvSpPr/>
                        <wps:spPr>
                          <a:xfrm>
                            <a:off x="839360" y="4299845"/>
                            <a:ext cx="455930" cy="311150"/>
                          </a:xfrm>
                          <a:prstGeom prst="rect">
                            <a:avLst/>
                          </a:prstGeom>
                          <a:noFill/>
                          <a:ln w="12700" cap="flat" cmpd="sng" algn="ctr">
                            <a:noFill/>
                            <a:prstDash val="solid"/>
                            <a:miter lim="800000"/>
                          </a:ln>
                          <a:effectLst/>
                        </wps:spPr>
                        <wps:txbx>
                          <w:txbxContent>
                            <w:p w14:paraId="173AEFA2" w14:textId="77777777" w:rsidR="008A4CD7" w:rsidRDefault="008A4CD7" w:rsidP="00EA2735">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5" name="矩形 295"/>
                        <wps:cNvSpPr/>
                        <wps:spPr>
                          <a:xfrm>
                            <a:off x="6216475" y="3713772"/>
                            <a:ext cx="455930" cy="311150"/>
                          </a:xfrm>
                          <a:prstGeom prst="rect">
                            <a:avLst/>
                          </a:prstGeom>
                          <a:noFill/>
                          <a:ln w="12700" cap="flat" cmpd="sng" algn="ctr">
                            <a:noFill/>
                            <a:prstDash val="solid"/>
                            <a:miter lim="800000"/>
                          </a:ln>
                          <a:effectLst/>
                        </wps:spPr>
                        <wps:txbx>
                          <w:txbxContent>
                            <w:p w14:paraId="064E5654" w14:textId="77777777" w:rsidR="008A4CD7" w:rsidRDefault="008A4CD7" w:rsidP="00EA2735">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6" name="矩形 296"/>
                        <wps:cNvSpPr/>
                        <wps:spPr>
                          <a:xfrm>
                            <a:off x="5019468" y="4145884"/>
                            <a:ext cx="757982" cy="311785"/>
                          </a:xfrm>
                          <a:prstGeom prst="rect">
                            <a:avLst/>
                          </a:prstGeom>
                          <a:noFill/>
                          <a:ln w="12700" cap="flat" cmpd="sng" algn="ctr">
                            <a:noFill/>
                            <a:prstDash val="solid"/>
                            <a:miter lim="800000"/>
                          </a:ln>
                          <a:effectLst/>
                        </wps:spPr>
                        <wps:txbx>
                          <w:txbxContent>
                            <w:p w14:paraId="27042F46" w14:textId="77777777" w:rsidR="008A4CD7" w:rsidRPr="006E6F57" w:rsidRDefault="008A4CD7" w:rsidP="00EA2735">
                              <w:pPr>
                                <w:pStyle w:val="Web"/>
                                <w:spacing w:before="0" w:beforeAutospacing="0" w:after="0" w:afterAutospacing="0"/>
                                <w:rPr>
                                  <w:rFonts w:ascii="標楷體" w:eastAsia="標楷體" w:hAnsi="標楷體"/>
                                </w:rPr>
                              </w:pPr>
                              <w:r w:rsidRPr="006E6F57">
                                <w:rPr>
                                  <w:rFonts w:ascii="標楷體" w:eastAsia="標楷體" w:hAnsi="標楷體" w:hint="eastAsia"/>
                                  <w:sz w:val="20"/>
                                  <w:szCs w:val="20"/>
                                </w:rPr>
                                <w:t>接受報價</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7" name="矩形 297"/>
                        <wps:cNvSpPr/>
                        <wps:spPr>
                          <a:xfrm>
                            <a:off x="5624805" y="2265454"/>
                            <a:ext cx="1277870" cy="542660"/>
                          </a:xfrm>
                          <a:prstGeom prst="rect">
                            <a:avLst/>
                          </a:prstGeom>
                          <a:noFill/>
                          <a:ln w="12700" cap="flat" cmpd="sng" algn="ctr">
                            <a:noFill/>
                            <a:prstDash val="solid"/>
                            <a:miter lim="800000"/>
                          </a:ln>
                          <a:effectLst/>
                        </wps:spPr>
                        <wps:txbx>
                          <w:txbxContent>
                            <w:p w14:paraId="3304AFEA" w14:textId="77777777" w:rsidR="008A4CD7" w:rsidRDefault="008A4CD7" w:rsidP="00EA2735">
                              <w:pPr>
                                <w:pStyle w:val="Web"/>
                                <w:spacing w:before="0" w:beforeAutospacing="0" w:after="0" w:afterAutospacing="0" w:line="240" w:lineRule="atLeast"/>
                                <w:jc w:val="center"/>
                                <w:rPr>
                                  <w:rFonts w:ascii="標楷體" w:eastAsia="標楷體" w:hAnsi="標楷體"/>
                                  <w:sz w:val="20"/>
                                  <w:szCs w:val="20"/>
                                </w:rPr>
                              </w:pPr>
                              <w:r w:rsidRPr="006E6F57">
                                <w:rPr>
                                  <w:rFonts w:ascii="標楷體" w:eastAsia="標楷體" w:hAnsi="標楷體" w:hint="eastAsia"/>
                                  <w:sz w:val="20"/>
                                  <w:szCs w:val="20"/>
                                </w:rPr>
                                <w:t>客戶要求或</w:t>
                              </w:r>
                            </w:p>
                            <w:p w14:paraId="55DD626C" w14:textId="77777777" w:rsidR="008A4CD7" w:rsidRPr="006E6F57" w:rsidRDefault="008A4CD7" w:rsidP="00EA2735">
                              <w:pPr>
                                <w:pStyle w:val="Web"/>
                                <w:spacing w:before="0" w:beforeAutospacing="0" w:after="0" w:afterAutospacing="0" w:line="240" w:lineRule="atLeast"/>
                                <w:jc w:val="center"/>
                                <w:rPr>
                                  <w:rFonts w:ascii="標楷體" w:eastAsia="標楷體" w:hAnsi="標楷體"/>
                                </w:rPr>
                              </w:pPr>
                              <w:r w:rsidRPr="006E6F57">
                                <w:rPr>
                                  <w:rFonts w:ascii="標楷體" w:eastAsia="標楷體" w:hAnsi="標楷體" w:hint="eastAsia"/>
                                  <w:sz w:val="20"/>
                                  <w:szCs w:val="20"/>
                                </w:rPr>
                                <w:t>成本波動</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13" name="流程圖: 接點 713"/>
                        <wps:cNvSpPr/>
                        <wps:spPr>
                          <a:xfrm>
                            <a:off x="4877960" y="852371"/>
                            <a:ext cx="364490" cy="37020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3FE12D45" w14:textId="77777777" w:rsidR="008A4CD7" w:rsidRDefault="008A4CD7" w:rsidP="00EA2735">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714" name="流程圖: 接點 714"/>
                        <wps:cNvSpPr/>
                        <wps:spPr>
                          <a:xfrm>
                            <a:off x="3083234" y="4778580"/>
                            <a:ext cx="364490" cy="37020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5D7672CE" w14:textId="77777777" w:rsidR="008A4CD7" w:rsidRDefault="008A4CD7" w:rsidP="00EA2735">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715" name="流程圖: 接點 715"/>
                        <wps:cNvSpPr/>
                        <wps:spPr>
                          <a:xfrm>
                            <a:off x="8561927" y="4821624"/>
                            <a:ext cx="364490" cy="37020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5AC6E9E8" w14:textId="77777777" w:rsidR="008A4CD7" w:rsidRDefault="008A4CD7" w:rsidP="00EA2735">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237" name="肘形接點 237"/>
                        <wps:cNvCnPr>
                          <a:stCxn id="277" idx="3"/>
                          <a:endCxn id="288" idx="0"/>
                        </wps:cNvCnPr>
                        <wps:spPr>
                          <a:xfrm flipV="1">
                            <a:off x="5639655" y="2634082"/>
                            <a:ext cx="1859598" cy="193438"/>
                          </a:xfrm>
                          <a:prstGeom prst="bentConnector4">
                            <a:avLst>
                              <a:gd name="adj1" fmla="val 34437"/>
                              <a:gd name="adj2" fmla="val 253614"/>
                            </a:avLst>
                          </a:prstGeom>
                          <a:noFill/>
                          <a:ln w="12700" cap="flat" cmpd="sng" algn="ctr">
                            <a:solidFill>
                              <a:sysClr val="windowText" lastClr="000000"/>
                            </a:solidFill>
                            <a:prstDash val="solid"/>
                            <a:miter lim="800000"/>
                            <a:tailEnd type="triangle"/>
                          </a:ln>
                          <a:effectLst/>
                        </wps:spPr>
                        <wps:bodyPr/>
                      </wps:wsp>
                      <wps:wsp>
                        <wps:cNvPr id="238" name="肘形接點 238"/>
                        <wps:cNvCnPr>
                          <a:stCxn id="283" idx="1"/>
                          <a:endCxn id="288" idx="1"/>
                        </wps:cNvCnPr>
                        <wps:spPr>
                          <a:xfrm rot="10800000">
                            <a:off x="6920451" y="2849968"/>
                            <a:ext cx="221" cy="2148473"/>
                          </a:xfrm>
                          <a:prstGeom prst="bentConnector3">
                            <a:avLst>
                              <a:gd name="adj1" fmla="val 145438009"/>
                            </a:avLst>
                          </a:prstGeom>
                          <a:noFill/>
                          <a:ln w="12700" cap="flat" cmpd="sng" algn="ctr">
                            <a:solidFill>
                              <a:sysClr val="windowText" lastClr="000000"/>
                            </a:solidFill>
                            <a:prstDash val="solid"/>
                            <a:miter lim="800000"/>
                            <a:tailEnd type="triangle"/>
                          </a:ln>
                          <a:effectLst/>
                        </wps:spPr>
                        <wps:bodyPr/>
                      </wps:wsp>
                      <wps:wsp>
                        <wps:cNvPr id="570" name="直線單箭頭接點 570"/>
                        <wps:cNvCnPr>
                          <a:stCxn id="274" idx="3"/>
                          <a:endCxn id="714" idx="2"/>
                        </wps:cNvCnPr>
                        <wps:spPr>
                          <a:xfrm flipV="1">
                            <a:off x="2563971" y="4963238"/>
                            <a:ext cx="519263" cy="12572"/>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71" name="直線單箭頭接點 571"/>
                        <wps:cNvCnPr>
                          <a:stCxn id="283" idx="3"/>
                          <a:endCxn id="715" idx="2"/>
                        </wps:cNvCnPr>
                        <wps:spPr>
                          <a:xfrm>
                            <a:off x="8078276" y="4998798"/>
                            <a:ext cx="483651" cy="7929"/>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72" name="矩形 572"/>
                        <wps:cNvSpPr/>
                        <wps:spPr>
                          <a:xfrm>
                            <a:off x="2524752" y="4616993"/>
                            <a:ext cx="455930" cy="312420"/>
                          </a:xfrm>
                          <a:prstGeom prst="rect">
                            <a:avLst/>
                          </a:prstGeom>
                          <a:noFill/>
                          <a:ln w="12700" cap="flat" cmpd="sng" algn="ctr">
                            <a:noFill/>
                            <a:prstDash val="solid"/>
                            <a:miter lim="800000"/>
                          </a:ln>
                          <a:effectLst/>
                        </wps:spPr>
                        <wps:txbx>
                          <w:txbxContent>
                            <w:p w14:paraId="598CA22F" w14:textId="77777777" w:rsidR="008A4CD7" w:rsidRDefault="008A4CD7" w:rsidP="00F35440">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5D249A1" id="畫布 6" o:spid="_x0000_s1160" editas="canvas" style="width:744.15pt;height:448.6pt;mso-position-horizontal-relative:char;mso-position-vertical-relative:line" coordsize="94507,56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">
                <v:shape id="_x0000_s1161" type="#_x0000_t75" style="position:absolute;width:94507;height:56965;visibility:visible;mso-wrap-style:square" stroked="t" strokecolor="gray [1629]">
                  <v:fill o:detectmouseclick="t"/>
                  <v:path o:connecttype="none"/>
                </v:shape>
                <v:rect id="矩形 262" o:spid="_x0000_s1162" style="position:absolute;top:30;width:94507;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" fillcolor="#f2f2f2" strokecolor="windowText" strokeweight="1pt">
                  <v:textbox>
                    <w:txbxContent>
                      <w:p w14:paraId="6F57D8F0" w14:textId="77777777" w:rsidR="008A4CD7" w:rsidRDefault="008A4CD7" w:rsidP="00EA2735">
                        <w:pPr>
                          <w:pStyle w:val="Web"/>
                          <w:spacing w:before="0" w:beforeAutospacing="0" w:after="0" w:afterAutospacing="0"/>
                        </w:pPr>
                        <w:r>
                          <w:rPr>
                            <w:rFonts w:ascii="Times New Roman" w:eastAsia="標楷體" w:hAnsi="Times New Roman"/>
                          </w:rPr>
                          <w:t>CS-104</w:t>
                        </w:r>
                        <w:r>
                          <w:rPr>
                            <w:rFonts w:eastAsia="標楷體" w:hAnsi="標楷體" w:cs="Times New Roman" w:hint="eastAsia"/>
                          </w:rPr>
                          <w:t>銷售接單作業</w:t>
                        </w:r>
                        <w:r>
                          <w:rPr>
                            <w:rFonts w:eastAsia="標楷體" w:cs="Times New Roman" w:hint="eastAsia"/>
                          </w:rPr>
                          <w:t>(</w:t>
                        </w:r>
                        <w:r>
                          <w:rPr>
                            <w:rFonts w:eastAsia="標楷體" w:hAnsi="標楷體" w:cs="Times New Roman" w:hint="eastAsia"/>
                          </w:rPr>
                          <w:t>接下頁</w:t>
                        </w:r>
                        <w:r>
                          <w:rPr>
                            <w:rFonts w:eastAsia="標楷體" w:cs="Times New Roman" w:hint="eastAsia"/>
                          </w:rPr>
                          <w:t>)</w:t>
                        </w:r>
                      </w:p>
                    </w:txbxContent>
                  </v:textbox>
                </v:rect>
                <v:rect id="矩形 263" o:spid="_x0000_s1163" style="position:absolute;left:3062;top:3325;width:9144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" fillcolor="#f2f2f2" strokecolor="windowText" strokeweight="1pt">
                  <v:textbox>
                    <w:txbxContent>
                      <w:p w14:paraId="2C87BD87" w14:textId="77777777" w:rsidR="008A4CD7" w:rsidRDefault="008A4CD7" w:rsidP="00EA2735">
                        <w:pPr>
                          <w:pStyle w:val="Web"/>
                          <w:spacing w:before="0" w:beforeAutospacing="0" w:after="0" w:afterAutospacing="0"/>
                          <w:jc w:val="center"/>
                        </w:pPr>
                        <w:r>
                          <w:rPr>
                            <w:rFonts w:eastAsia="標楷體" w:hAnsi="標楷體" w:cs="Times New Roman" w:hint="eastAsia"/>
                          </w:rPr>
                          <w:t>營運業務部</w:t>
                        </w:r>
                      </w:p>
                    </w:txbxContent>
                  </v:textbox>
                </v:rect>
                <v:rect id="矩形 264" o:spid="_x0000_s1164" style="position:absolute;top:3324;width:3180;height:536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" fillcolor="#f2f2f2" strokecolor="windowText" strokeweight="1pt">
                  <v:textbox>
                    <w:txbxContent>
                      <w:p w14:paraId="0E2505D7" w14:textId="77777777" w:rsidR="008A4CD7" w:rsidRDefault="008A4CD7" w:rsidP="00EA2735">
                        <w:pPr>
                          <w:pStyle w:val="Web"/>
                          <w:spacing w:before="0" w:beforeAutospacing="0" w:after="0" w:afterAutospacing="0"/>
                        </w:pPr>
                        <w:r>
                          <w:rPr>
                            <w:rFonts w:ascii="標楷體" w:hAnsi="標楷體" w:cs="Times New Roman" w:hint="eastAsia"/>
                          </w:rPr>
                          <w:t> </w:t>
                        </w:r>
                      </w:p>
                    </w:txbxContent>
                  </v:textbox>
                </v:rect>
                <v:rect id="矩形 265" o:spid="_x0000_s1165" style="position:absolute;left:19061;top:32644;width:4559;height:3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" filled="f" stroked="f" strokeweight="1pt">
                  <v:textbox>
                    <w:txbxContent>
                      <w:p w14:paraId="4F2CBC68" w14:textId="77777777" w:rsidR="008A4CD7" w:rsidRDefault="008A4CD7" w:rsidP="00EA2735">
                        <w:pPr>
                          <w:pStyle w:val="Web"/>
                          <w:spacing w:before="0" w:beforeAutospacing="0" w:after="0" w:afterAutospacing="0"/>
                          <w:jc w:val="center"/>
                        </w:pPr>
                        <w:r>
                          <w:rPr>
                            <w:rFonts w:ascii="Times New Roman" w:hAnsi="Times New Roman"/>
                            <w:sz w:val="20"/>
                            <w:szCs w:val="20"/>
                          </w:rPr>
                          <w:t>Y</w:t>
                        </w:r>
                      </w:p>
                    </w:txbxContent>
                  </v:textbox>
                </v:rect>
                <v:shape id="流程圖: 決策 266" o:spid="_x0000_s1166" type="#_x0000_t110" style="position:absolute;left:14095;top:25748;width:11576;height:6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" fillcolor="window" strokecolor="windowText" strokeweight="1pt">
                  <v:textbox>
                    <w:txbxContent>
                      <w:p w14:paraId="20B3A1E3"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簽核</w:t>
                        </w:r>
                      </w:p>
                    </w:txbxContent>
                  </v:textbox>
                </v:shape>
                <v:rect id="矩形 267" o:spid="_x0000_s1167" style="position:absolute;left:14095;top:15881;width:11576;height:4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" fillcolor="window" strokecolor="windowText" strokeweight="1pt">
                  <v:textbox inset=".1mm,.1mm,.1mm,.1mm">
                    <w:txbxContent>
                      <w:p w14:paraId="55259F9F"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制定產品牌價表</w:t>
                        </w:r>
                      </w:p>
                    </w:txbxContent>
                  </v:textbox>
                </v:rect>
                <v:rect id="矩形 268" o:spid="_x0000_s1168" style="position:absolute;left:14095;top:36981;width:11576;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" fillcolor="window" strokecolor="windowText" strokeweight="1pt">
                  <v:textbox inset=".1mm,.1mm,.1mm,.1mm">
                    <w:txbxContent>
                      <w:p w14:paraId="2ABE395F"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編制報價單</w:t>
                        </w:r>
                      </w:p>
                    </w:txbxContent>
                  </v:textbox>
                </v:rect>
                <v:shape id="直線單箭頭接點 270" o:spid="_x0000_s1169" type="#_x0000_t32" style="position:absolute;left:19883;top:20210;width:0;height:55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" strokecolor="windowText" strokeweight="1pt">
                  <v:stroke endarrow="block" joinstyle="miter"/>
                </v:shape>
                <v:shape id="直線單箭頭接點 271" o:spid="_x0000_s1170" type="#_x0000_t32" style="position:absolute;left:19883;top:32641;width:4;height:43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" strokecolor="windowText" strokeweight="1pt">
                  <v:stroke endarrow="block" joinstyle="miter"/>
                </v:shape>
                <v:shape id="流程圖: 文件 272" o:spid="_x0000_s1171" type="#_x0000_t114" style="position:absolute;left:22109;top:19100;width:9258;height:5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" fillcolor="window" strokecolor="#c55a11" strokeweight="1.5pt">
                  <v:textbox inset=".1mm,.1mm,.1mm,.1mm">
                    <w:txbxContent>
                      <w:p w14:paraId="7A7DA8B9" w14:textId="77777777" w:rsidR="008A4CD7" w:rsidRDefault="008A4CD7" w:rsidP="00EA2735">
                        <w:pPr>
                          <w:pStyle w:val="Web"/>
                          <w:spacing w:before="0" w:beforeAutospacing="0" w:after="0" w:afterAutospacing="0"/>
                          <w:jc w:val="center"/>
                        </w:pPr>
                        <w:r>
                          <w:rPr>
                            <w:rFonts w:eastAsia="標楷體" w:hAnsi="標楷體" w:hint="eastAsia"/>
                            <w:sz w:val="20"/>
                            <w:szCs w:val="20"/>
                          </w:rPr>
                          <w:t>產品牌價表</w:t>
                        </w:r>
                      </w:p>
                    </w:txbxContent>
                  </v:textbox>
                </v:shape>
                <v:shape id="流程圖: 結束點 273" o:spid="_x0000_s1172" type="#_x0000_t116" style="position:absolute;left:13929;top:8532;width:12046;height:43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" fillcolor="window" strokecolor="windowText" strokeweight="1pt">
                  <v:textbox inset=".1mm,.1mm,.1mm,.1mm">
                    <w:txbxContent>
                      <w:p w14:paraId="4FC0B770"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報價作業開始</w:t>
                        </w:r>
                      </w:p>
                    </w:txbxContent>
                  </v:textbox>
                </v:shape>
                <v:shape id="流程圖: 決策 274" o:spid="_x0000_s1173" type="#_x0000_t110" style="position:absolute;left:14063;top:46317;width:11576;height:6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" fillcolor="window" strokecolor="windowText" strokeweight="1pt">
                  <v:textbox>
                    <w:txbxContent>
                      <w:p w14:paraId="4A1C2D0D"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簽核</w:t>
                        </w:r>
                      </w:p>
                    </w:txbxContent>
                  </v:textbox>
                </v:shape>
                <v:rect id="矩形 276" o:spid="_x0000_s1174" style="position:absolute;left:80460;top:47049;width:4559;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" filled="f" stroked="f" strokeweight="1pt">
                  <v:textbox>
                    <w:txbxContent>
                      <w:p w14:paraId="30EF44D3" w14:textId="77777777" w:rsidR="008A4CD7" w:rsidRDefault="008A4CD7" w:rsidP="00EA2735">
                        <w:pPr>
                          <w:pStyle w:val="Web"/>
                          <w:spacing w:before="0" w:beforeAutospacing="0" w:after="0" w:afterAutospacing="0"/>
                          <w:jc w:val="center"/>
                        </w:pPr>
                        <w:r>
                          <w:rPr>
                            <w:rFonts w:ascii="Times New Roman" w:hAnsi="Times New Roman"/>
                            <w:sz w:val="20"/>
                            <w:szCs w:val="20"/>
                          </w:rPr>
                          <w:t>Y</w:t>
                        </w:r>
                      </w:p>
                    </w:txbxContent>
                  </v:textbox>
                </v:rect>
                <v:shape id="流程圖: 決策 277" o:spid="_x0000_s1175" type="#_x0000_t110" style="position:absolute;left:44820;top:23802;width:11576;height:8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" fillcolor="window" strokecolor="windowText" strokeweight="1pt">
                  <v:textbox inset=".1mm,.1mm,.1mm,.1mm">
                    <w:txbxContent>
                      <w:p w14:paraId="5E2DF1B7"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客戶回覆報價</w:t>
                        </w:r>
                      </w:p>
                    </w:txbxContent>
                  </v:textbox>
                </v:shape>
                <v:rect id="矩形 278" o:spid="_x0000_s1176" style="position:absolute;left:44820;top:13942;width:11576;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" fillcolor="window" strokecolor="windowText" strokeweight="1pt">
                  <v:textbox inset=".1mm,.1mm,.1mm,.1mm">
                    <w:txbxContent>
                      <w:p w14:paraId="21BB8455"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向客戶報價</w:t>
                        </w:r>
                      </w:p>
                    </w:txbxContent>
                  </v:textbox>
                </v:rect>
                <v:shape id="直線單箭頭接點 280" o:spid="_x0000_s1177" type="#_x0000_t32" style="position:absolute;left:50605;top:18265;width:3;height:55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" strokecolor="windowText" strokeweight="1pt">
                  <v:stroke endarrow="block" joinstyle="miter"/>
                </v:shape>
                <v:shape id="流程圖: 文件 282" o:spid="_x0000_s1178" type="#_x0000_t114" style="position:absolute;left:52834;top:17165;width:9727;height:4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" fillcolor="window" strokecolor="#c55a11" strokeweight="1.5pt">
                  <v:textbox inset=".1mm,.1mm,.1mm,.1mm">
                    <w:txbxContent>
                      <w:p w14:paraId="226A6B73" w14:textId="77777777" w:rsidR="008A4CD7" w:rsidRDefault="008A4CD7" w:rsidP="00EA2735">
                        <w:pPr>
                          <w:pStyle w:val="Web"/>
                          <w:spacing w:before="0" w:beforeAutospacing="0" w:after="0" w:afterAutospacing="0"/>
                          <w:jc w:val="center"/>
                        </w:pPr>
                        <w:r>
                          <w:rPr>
                            <w:rFonts w:eastAsia="標楷體" w:hAnsi="標楷體" w:hint="eastAsia"/>
                            <w:sz w:val="20"/>
                            <w:szCs w:val="20"/>
                          </w:rPr>
                          <w:t>報價單</w:t>
                        </w:r>
                      </w:p>
                    </w:txbxContent>
                  </v:textbox>
                </v:shape>
                <v:shape id="流程圖: 決策 283" o:spid="_x0000_s1179" type="#_x0000_t110" style="position:absolute;left:69206;top:46546;width:11576;height:6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" fillcolor="window" strokecolor="windowText" strokeweight="1pt">
                  <v:textbox>
                    <w:txbxContent>
                      <w:p w14:paraId="5364B51E"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簽核</w:t>
                        </w:r>
                      </w:p>
                    </w:txbxContent>
                  </v:textbox>
                </v:shape>
                <v:shape id="流程圖: 結束點 285" o:spid="_x0000_s1180" type="#_x0000_t116" style="position:absolute;left:44820;top:48830;width:12046;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" fillcolor="window" strokecolor="windowText" strokeweight="1pt">
                  <v:textbox inset=".1mm,.1mm,.1mm,.1mm">
                    <w:txbxContent>
                      <w:p w14:paraId="65723437"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結束</w:t>
                        </w:r>
                      </w:p>
                    </w:txbxContent>
                  </v:textbox>
                </v:shape>
                <v:shape id="流程圖: 文件 286" o:spid="_x0000_s1181" type="#_x0000_t114" style="position:absolute;left:22109;top:40564;width:9779;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" fillcolor="window" strokecolor="#c55a11" strokeweight="1.5pt">
                  <v:textbox inset=".1mm,.1mm,.1mm,.1mm">
                    <w:txbxContent>
                      <w:p w14:paraId="57374E7C" w14:textId="77777777" w:rsidR="008A4CD7" w:rsidRDefault="008A4CD7" w:rsidP="00EA2735">
                        <w:pPr>
                          <w:pStyle w:val="Web"/>
                          <w:spacing w:before="0" w:beforeAutospacing="0" w:after="0" w:afterAutospacing="0"/>
                          <w:jc w:val="center"/>
                        </w:pPr>
                        <w:r>
                          <w:rPr>
                            <w:rFonts w:eastAsia="標楷體" w:hAnsi="標楷體" w:hint="eastAsia"/>
                            <w:sz w:val="20"/>
                            <w:szCs w:val="20"/>
                          </w:rPr>
                          <w:t>報價單</w:t>
                        </w:r>
                      </w:p>
                    </w:txbxContent>
                  </v:textbox>
                </v:shape>
                <v:shape id="直線單箭頭接點 287" o:spid="_x0000_s1182" type="#_x0000_t32" style="position:absolute;left:50540;top:12226;width:68;height:1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" strokecolor="windowText" strokeweight="1pt">
                  <v:stroke endarrow="block" joinstyle="miter"/>
                </v:shape>
                <v:shape id="直線單箭頭接點 64" o:spid="_x0000_s1183" type="#_x0000_t32" style="position:absolute;left:50608;top:32751;width:235;height:160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" strokecolor="windowText" strokeweight="1pt">
                  <v:stroke endarrow="block" joinstyle="miter"/>
                </v:shape>
                <v:shape id="直線單箭頭接點 65" o:spid="_x0000_s1184" type="#_x0000_t32" style="position:absolute;left:19851;top:41305;width:32;height:50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" strokecolor="windowText" strokeweight="1pt">
                  <v:stroke endarrow="block" joinstyle="miter"/>
                </v:shape>
                <v:shape id="肘形接點 69" o:spid="_x0000_s1185" type="#_x0000_t34" style="position:absolute;left:14095;top:18046;width:127;height:1115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" adj="388800" strokecolor="windowText" strokeweight="1pt">
                  <v:stroke endarrow="block"/>
                </v:shape>
                <v:shape id="肘形接點 71" o:spid="_x0000_s1186" type="#_x0000_t34" style="position:absolute;left:14063;top:39143;width:32;height:10619;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" adj="-1531563" strokecolor="windowText" strokeweight="1pt">
                  <v:stroke endarrow="block"/>
                </v:shape>
                <v:rect id="矩形 288" o:spid="_x0000_s1187" style="position:absolute;left:69204;top:26342;width:11576;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" fillcolor="window" strokecolor="windowText" strokeweight="1pt">
                  <v:textbox inset=".1mm,.1mm,.1mm,.1mm">
                    <w:txbxContent>
                      <w:p w14:paraId="22969721" w14:textId="77777777" w:rsidR="008A4CD7" w:rsidRDefault="008A4CD7" w:rsidP="00EA2735">
                        <w:pPr>
                          <w:pStyle w:val="Web"/>
                          <w:spacing w:before="0" w:beforeAutospacing="0" w:after="0" w:afterAutospacing="0"/>
                          <w:jc w:val="center"/>
                        </w:pPr>
                        <w:r>
                          <w:rPr>
                            <w:rFonts w:eastAsia="標楷體" w:hAnsi="標楷體" w:cs="Times New Roman" w:hint="eastAsia"/>
                            <w:sz w:val="20"/>
                            <w:szCs w:val="20"/>
                          </w:rPr>
                          <w:t>重新填寫報價單</w:t>
                        </w:r>
                      </w:p>
                    </w:txbxContent>
                  </v:textbox>
                </v:rect>
                <v:shape id="流程圖: 文件 289" o:spid="_x0000_s1188" type="#_x0000_t114" style="position:absolute;left:77666;top:30114;width:9375;height: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" fillcolor="window" strokecolor="#c55a11" strokeweight="1.5pt">
                  <v:textbox inset=".1mm,.1mm,.1mm,.1mm">
                    <w:txbxContent>
                      <w:p w14:paraId="0EE259B7" w14:textId="77777777" w:rsidR="008A4CD7" w:rsidRDefault="008A4CD7" w:rsidP="00EA2735">
                        <w:pPr>
                          <w:pStyle w:val="Web"/>
                          <w:spacing w:before="0" w:beforeAutospacing="0" w:after="0" w:afterAutospacing="0"/>
                          <w:jc w:val="center"/>
                        </w:pPr>
                        <w:r>
                          <w:rPr>
                            <w:rFonts w:eastAsia="標楷體" w:hAnsi="標楷體" w:hint="eastAsia"/>
                            <w:sz w:val="20"/>
                            <w:szCs w:val="20"/>
                          </w:rPr>
                          <w:t>報價單</w:t>
                        </w:r>
                      </w:p>
                    </w:txbxContent>
                  </v:textbox>
                </v:shape>
                <v:shape id="直線單箭頭接點 73" o:spid="_x0000_s1189" type="#_x0000_t32" style="position:absolute;left:74992;top:30658;width:2;height:158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" strokecolor="windowText" strokeweight="1pt">
                  <v:stroke endarrow="block" joinstyle="miter"/>
                </v:shape>
                <v:shape id="直線單箭頭接點 78" o:spid="_x0000_s1190" type="#_x0000_t32" style="position:absolute;left:19851;top:12839;width:32;height:30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" strokecolor="windowText" strokeweight="1pt">
                  <v:stroke endarrow="block" joinstyle="miter"/>
                </v:shape>
                <v:rect id="矩形 293" o:spid="_x0000_s1191" style="position:absolute;left:8393;top:21772;width:4559;height:3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" filled="f" stroked="f" strokeweight="1pt">
                  <v:textbox>
                    <w:txbxContent>
                      <w:p w14:paraId="1FF9AA9C" w14:textId="77777777" w:rsidR="008A4CD7" w:rsidRDefault="008A4CD7" w:rsidP="00EA2735">
                        <w:pPr>
                          <w:pStyle w:val="Web"/>
                          <w:spacing w:before="0" w:beforeAutospacing="0" w:after="0" w:afterAutospacing="0"/>
                          <w:jc w:val="center"/>
                        </w:pPr>
                        <w:r>
                          <w:rPr>
                            <w:rFonts w:ascii="Times New Roman" w:hAnsi="Times New Roman"/>
                            <w:sz w:val="20"/>
                            <w:szCs w:val="20"/>
                          </w:rPr>
                          <w:t>N</w:t>
                        </w:r>
                      </w:p>
                    </w:txbxContent>
                  </v:textbox>
                </v:rect>
                <v:rect id="矩形 294" o:spid="_x0000_s1192" style="position:absolute;left:8393;top:42998;width:4559;height:3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" filled="f" stroked="f" strokeweight="1pt">
                  <v:textbox>
                    <w:txbxContent>
                      <w:p w14:paraId="173AEFA2" w14:textId="77777777" w:rsidR="008A4CD7" w:rsidRDefault="008A4CD7" w:rsidP="00EA2735">
                        <w:pPr>
                          <w:pStyle w:val="Web"/>
                          <w:spacing w:before="0" w:beforeAutospacing="0" w:after="0" w:afterAutospacing="0"/>
                          <w:jc w:val="center"/>
                        </w:pPr>
                        <w:r>
                          <w:rPr>
                            <w:rFonts w:ascii="Times New Roman" w:hAnsi="Times New Roman"/>
                            <w:sz w:val="20"/>
                            <w:szCs w:val="20"/>
                          </w:rPr>
                          <w:t>N</w:t>
                        </w:r>
                      </w:p>
                    </w:txbxContent>
                  </v:textbox>
                </v:rect>
                <v:rect id="矩形 295" o:spid="_x0000_s1193" style="position:absolute;left:62164;top:37137;width:4560;height:3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" filled="f" stroked="f" strokeweight="1pt">
                  <v:textbox>
                    <w:txbxContent>
                      <w:p w14:paraId="064E5654" w14:textId="77777777" w:rsidR="008A4CD7" w:rsidRDefault="008A4CD7" w:rsidP="00EA2735">
                        <w:pPr>
                          <w:pStyle w:val="Web"/>
                          <w:spacing w:before="0" w:beforeAutospacing="0" w:after="0" w:afterAutospacing="0"/>
                          <w:jc w:val="center"/>
                        </w:pPr>
                        <w:r>
                          <w:rPr>
                            <w:rFonts w:ascii="Times New Roman" w:hAnsi="Times New Roman"/>
                            <w:sz w:val="20"/>
                            <w:szCs w:val="20"/>
                          </w:rPr>
                          <w:t>N</w:t>
                        </w:r>
                      </w:p>
                    </w:txbxContent>
                  </v:textbox>
                </v:rect>
                <v:rect id="矩形 296" o:spid="_x0000_s1194" style="position:absolute;left:50194;top:41458;width:7580;height:3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" filled="f" stroked="f" strokeweight="1pt">
                  <v:textbox>
                    <w:txbxContent>
                      <w:p w14:paraId="27042F46" w14:textId="77777777" w:rsidR="008A4CD7" w:rsidRPr="006E6F57" w:rsidRDefault="008A4CD7" w:rsidP="00EA2735">
                        <w:pPr>
                          <w:pStyle w:val="Web"/>
                          <w:spacing w:before="0" w:beforeAutospacing="0" w:after="0" w:afterAutospacing="0"/>
                          <w:rPr>
                            <w:rFonts w:ascii="標楷體" w:eastAsia="標楷體" w:hAnsi="標楷體"/>
                          </w:rPr>
                        </w:pPr>
                        <w:r w:rsidRPr="006E6F57">
                          <w:rPr>
                            <w:rFonts w:ascii="標楷體" w:eastAsia="標楷體" w:hAnsi="標楷體" w:hint="eastAsia"/>
                            <w:sz w:val="20"/>
                            <w:szCs w:val="20"/>
                          </w:rPr>
                          <w:t>接受報價</w:t>
                        </w:r>
                      </w:p>
                    </w:txbxContent>
                  </v:textbox>
                </v:rect>
                <v:rect id="矩形 297" o:spid="_x0000_s1195" style="position:absolute;left:56248;top:22654;width:12778;height:5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" filled="f" stroked="f" strokeweight="1pt">
                  <v:textbox>
                    <w:txbxContent>
                      <w:p w14:paraId="3304AFEA" w14:textId="77777777" w:rsidR="008A4CD7" w:rsidRDefault="008A4CD7" w:rsidP="00EA2735">
                        <w:pPr>
                          <w:pStyle w:val="Web"/>
                          <w:spacing w:before="0" w:beforeAutospacing="0" w:after="0" w:afterAutospacing="0" w:line="240" w:lineRule="atLeast"/>
                          <w:jc w:val="center"/>
                          <w:rPr>
                            <w:rFonts w:ascii="標楷體" w:eastAsia="標楷體" w:hAnsi="標楷體"/>
                            <w:sz w:val="20"/>
                            <w:szCs w:val="20"/>
                          </w:rPr>
                        </w:pPr>
                        <w:r w:rsidRPr="006E6F57">
                          <w:rPr>
                            <w:rFonts w:ascii="標楷體" w:eastAsia="標楷體" w:hAnsi="標楷體" w:hint="eastAsia"/>
                            <w:sz w:val="20"/>
                            <w:szCs w:val="20"/>
                          </w:rPr>
                          <w:t>客戶要求或</w:t>
                        </w:r>
                      </w:p>
                      <w:p w14:paraId="55DD626C" w14:textId="77777777" w:rsidR="008A4CD7" w:rsidRPr="006E6F57" w:rsidRDefault="008A4CD7" w:rsidP="00EA2735">
                        <w:pPr>
                          <w:pStyle w:val="Web"/>
                          <w:spacing w:before="0" w:beforeAutospacing="0" w:after="0" w:afterAutospacing="0" w:line="240" w:lineRule="atLeast"/>
                          <w:jc w:val="center"/>
                          <w:rPr>
                            <w:rFonts w:ascii="標楷體" w:eastAsia="標楷體" w:hAnsi="標楷體"/>
                          </w:rPr>
                        </w:pPr>
                        <w:r w:rsidRPr="006E6F57">
                          <w:rPr>
                            <w:rFonts w:ascii="標楷體" w:eastAsia="標楷體" w:hAnsi="標楷體" w:hint="eastAsia"/>
                            <w:sz w:val="20"/>
                            <w:szCs w:val="20"/>
                          </w:rPr>
                          <w:t>成本波動</w:t>
                        </w:r>
                      </w:p>
                    </w:txbxContent>
                  </v:textbox>
                </v:rect>
                <v:shape id="流程圖: 接點 713" o:spid="_x0000_s1196" type="#_x0000_t120" style="position:absolute;left:48779;top:8523;width:3645;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" fillcolor="#ed7d31" strokecolor="#c55a11" strokeweight="1pt">
                  <v:stroke joinstyle="miter"/>
                  <v:textbox inset=".1mm,.1mm,.1mm,.1mm">
                    <w:txbxContent>
                      <w:p w14:paraId="3FE12D45" w14:textId="77777777" w:rsidR="008A4CD7" w:rsidRDefault="008A4CD7" w:rsidP="00EA2735">
                        <w:pPr>
                          <w:pStyle w:val="Web"/>
                          <w:spacing w:before="0" w:beforeAutospacing="0" w:after="0" w:afterAutospacing="0"/>
                          <w:jc w:val="center"/>
                        </w:pPr>
                        <w:r>
                          <w:rPr>
                            <w:rFonts w:ascii="Times New Roman" w:hAnsi="Times New Roman"/>
                            <w:color w:val="000000"/>
                          </w:rPr>
                          <w:t>A</w:t>
                        </w:r>
                      </w:p>
                    </w:txbxContent>
                  </v:textbox>
                </v:shape>
                <v:shape id="流程圖: 接點 714" o:spid="_x0000_s1197" type="#_x0000_t120" style="position:absolute;left:30832;top:47785;width:3645;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" fillcolor="#ed7d31" strokecolor="#c55a11" strokeweight="1pt">
                  <v:stroke joinstyle="miter"/>
                  <v:textbox inset=".1mm,.1mm,.1mm,.1mm">
                    <w:txbxContent>
                      <w:p w14:paraId="5D7672CE" w14:textId="77777777" w:rsidR="008A4CD7" w:rsidRDefault="008A4CD7" w:rsidP="00EA2735">
                        <w:pPr>
                          <w:pStyle w:val="Web"/>
                          <w:spacing w:before="0" w:beforeAutospacing="0" w:after="0" w:afterAutospacing="0"/>
                          <w:jc w:val="center"/>
                        </w:pPr>
                        <w:r>
                          <w:rPr>
                            <w:rFonts w:ascii="Times New Roman" w:hAnsi="Times New Roman"/>
                            <w:color w:val="000000"/>
                          </w:rPr>
                          <w:t>A</w:t>
                        </w:r>
                      </w:p>
                    </w:txbxContent>
                  </v:textbox>
                </v:shape>
                <v:shape id="流程圖: 接點 715" o:spid="_x0000_s1198" type="#_x0000_t120" style="position:absolute;left:85619;top:48216;width:3645;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" fillcolor="#ed7d31" strokecolor="#c55a11" strokeweight="1pt">
                  <v:stroke joinstyle="miter"/>
                  <v:textbox inset=".1mm,.1mm,.1mm,.1mm">
                    <w:txbxContent>
                      <w:p w14:paraId="5AC6E9E8" w14:textId="77777777" w:rsidR="008A4CD7" w:rsidRDefault="008A4CD7" w:rsidP="00EA2735">
                        <w:pPr>
                          <w:pStyle w:val="Web"/>
                          <w:spacing w:before="0" w:beforeAutospacing="0" w:after="0" w:afterAutospacing="0"/>
                          <w:jc w:val="center"/>
                        </w:pPr>
                        <w:r>
                          <w:rPr>
                            <w:rFonts w:ascii="Times New Roman" w:hAnsi="Times New Roman"/>
                            <w:color w:val="000000"/>
                          </w:rPr>
                          <w:t>A</w:t>
                        </w:r>
                      </w:p>
                    </w:txbxContent>
                  </v:textbox>
                </v:shape>
                <v:shape id="肘形接點 237" o:spid="_x0000_s1199" type="#_x0000_t35" style="position:absolute;left:56396;top:26340;width:18596;height:193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" adj="7438,54781" strokecolor="windowText" strokeweight="1pt">
                  <v:stroke endarrow="block"/>
                </v:shape>
                <v:shape id="肘形接點 238" o:spid="_x0000_s1200" type="#_x0000_t34" style="position:absolute;left:69204;top:28499;width:2;height:2148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" adj="31414610" strokecolor="windowText" strokeweight="1pt">
                  <v:stroke endarrow="block"/>
                </v:shape>
                <v:shape id="直線單箭頭接點 570" o:spid="_x0000_s1201" type="#_x0000_t32" style="position:absolute;left:25639;top:49632;width:5193;height:12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" strokecolor="black [3213]" strokeweight="1pt">
                  <v:stroke endarrow="block"/>
                </v:shape>
                <v:shape id="直線單箭頭接點 571" o:spid="_x0000_s1202" type="#_x0000_t32" style="position:absolute;left:80782;top:49987;width:4837;height: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" strokecolor="black [3213]" strokeweight="1pt">
                  <v:stroke endarrow="block"/>
                </v:shape>
                <v:rect id="矩形 572" o:spid="_x0000_s1203" style="position:absolute;left:25247;top:46169;width:4559;height:3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" filled="f" stroked="f" strokeweight="1pt">
                  <v:textbox>
                    <w:txbxContent>
                      <w:p w14:paraId="598CA22F" w14:textId="77777777" w:rsidR="008A4CD7" w:rsidRDefault="008A4CD7" w:rsidP="00F35440">
                        <w:pPr>
                          <w:pStyle w:val="Web"/>
                          <w:spacing w:before="0" w:beforeAutospacing="0" w:after="0" w:afterAutospacing="0"/>
                          <w:jc w:val="center"/>
                        </w:pPr>
                        <w:r>
                          <w:rPr>
                            <w:rFonts w:ascii="Times New Roman" w:hAnsi="Times New Roman"/>
                            <w:sz w:val="20"/>
                            <w:szCs w:val="20"/>
                          </w:rPr>
                          <w:t>Y</w:t>
                        </w:r>
                      </w:p>
                    </w:txbxContent>
                  </v:textbox>
                </v:rect>
                <w10:anchorlock/>
              </v:group>
            </w:pict>
          </mc:Fallback>
        </mc:AlternateContent>
      </w:r>
    </w:p>
    <w:p w14:paraId="0E1397BB" w14:textId="55791DA2" w:rsidR="00AA39F6" w:rsidRDefault="0075390B">
      <w:r w:rsidRPr="0075390B">
        <w:rPr>
          <w:rFonts w:ascii="Calibri" w:eastAsia="新細明體" w:hAnsi="Calibri"/>
          <w:noProof/>
          <w:kern w:val="2"/>
          <w:szCs w:val="22"/>
        </w:rPr>
        <w:lastRenderedPageBreak/>
        <mc:AlternateContent>
          <mc:Choice Requires="wpc">
            <w:drawing>
              <wp:inline distT="0" distB="0" distL="0" distR="0" wp14:anchorId="2272B557" wp14:editId="7EBCFA80">
                <wp:extent cx="9450705" cy="5756910"/>
                <wp:effectExtent l="0" t="0" r="17145" b="15240"/>
                <wp:docPr id="106" name="畫布 10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573" name="矩形 573"/>
                        <wps:cNvSpPr/>
                        <wps:spPr>
                          <a:xfrm>
                            <a:off x="1160" y="61"/>
                            <a:ext cx="9449545" cy="32893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1765A606" w14:textId="77777777" w:rsidR="008A4CD7" w:rsidRDefault="008A4CD7" w:rsidP="0075390B">
                              <w:pPr>
                                <w:pStyle w:val="Web"/>
                                <w:spacing w:before="0" w:beforeAutospacing="0" w:after="0" w:afterAutospacing="0"/>
                              </w:pPr>
                              <w:r>
                                <w:rPr>
                                  <w:rFonts w:ascii="Times New Roman" w:eastAsia="標楷體" w:hAnsi="Times New Roman"/>
                                </w:rPr>
                                <w:t>CS-104</w:t>
                              </w:r>
                              <w:r>
                                <w:rPr>
                                  <w:rFonts w:eastAsia="標楷體" w:hAnsi="標楷體" w:cs="Times New Roman" w:hint="eastAsia"/>
                                </w:rPr>
                                <w:t>銷售接單作業</w:t>
                              </w:r>
                              <w:r>
                                <w:rPr>
                                  <w:rFonts w:eastAsia="標楷體" w:cs="Times New Roman" w:hint="eastAsia"/>
                                </w:rPr>
                                <w:t>(</w:t>
                              </w:r>
                              <w:r>
                                <w:rPr>
                                  <w:rFonts w:eastAsia="標楷體" w:hAnsi="標楷體" w:cs="Times New Roman" w:hint="eastAsia"/>
                                </w:rPr>
                                <w:t>接上頁</w:t>
                              </w:r>
                              <w:r>
                                <w:rPr>
                                  <w:rFonts w:eastAsia="標楷體" w:cs="Times New Roman" w:hint="eastAsia"/>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74" name="矩形 574"/>
                        <wps:cNvSpPr/>
                        <wps:spPr>
                          <a:xfrm>
                            <a:off x="330962" y="328963"/>
                            <a:ext cx="9119743" cy="32893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B96A242" w14:textId="77777777" w:rsidR="008A4CD7" w:rsidRDefault="008A4CD7" w:rsidP="0075390B">
                              <w:pPr>
                                <w:pStyle w:val="Web"/>
                                <w:spacing w:before="0" w:beforeAutospacing="0" w:after="0" w:afterAutospacing="0"/>
                                <w:jc w:val="center"/>
                              </w:pPr>
                              <w:r>
                                <w:rPr>
                                  <w:rFonts w:eastAsia="標楷體" w:hAnsi="標楷體" w:cs="Times New Roman" w:hint="eastAsia"/>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75" name="矩形 575"/>
                        <wps:cNvSpPr/>
                        <wps:spPr>
                          <a:xfrm>
                            <a:off x="0" y="328889"/>
                            <a:ext cx="330962" cy="5428021"/>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0A68FBA" w14:textId="77777777" w:rsidR="008A4CD7" w:rsidRDefault="008A4CD7" w:rsidP="0075390B">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6" name="矩形 66"/>
                        <wps:cNvSpPr/>
                        <wps:spPr>
                          <a:xfrm>
                            <a:off x="1371859" y="1491376"/>
                            <a:ext cx="1157605" cy="43243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D9D8200"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接獲客戶需求</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67" name="矩形 67"/>
                        <wps:cNvSpPr/>
                        <wps:spPr>
                          <a:xfrm>
                            <a:off x="1380935" y="4733128"/>
                            <a:ext cx="1157605" cy="61649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F231733"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與客戶確認內容後取得客戶正式訂單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0" name="流程圖: 結束點 70"/>
                        <wps:cNvSpPr/>
                        <wps:spPr>
                          <a:xfrm>
                            <a:off x="1355349" y="756046"/>
                            <a:ext cx="1204595" cy="43053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7D72D7B7"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接單作業開始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2" name="直線單箭頭接點 72"/>
                        <wps:cNvCnPr/>
                        <wps:spPr>
                          <a:xfrm>
                            <a:off x="1947804" y="1187211"/>
                            <a:ext cx="3175" cy="304165"/>
                          </a:xfrm>
                          <a:prstGeom prst="straightConnector1">
                            <a:avLst/>
                          </a:prstGeom>
                          <a:noFill/>
                          <a:ln w="12700" cap="flat" cmpd="sng" algn="ctr">
                            <a:solidFill>
                              <a:sysClr val="windowText" lastClr="000000"/>
                            </a:solidFill>
                            <a:prstDash val="solid"/>
                            <a:miter lim="800000"/>
                            <a:tailEnd type="triangle"/>
                          </a:ln>
                          <a:effectLst/>
                        </wps:spPr>
                        <wps:bodyPr/>
                      </wps:wsp>
                      <wps:wsp>
                        <wps:cNvPr id="74" name="矩形 74"/>
                        <wps:cNvSpPr/>
                        <wps:spPr>
                          <a:xfrm>
                            <a:off x="1372135" y="2226903"/>
                            <a:ext cx="1156970" cy="401998"/>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BACC056"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召開產銷會議</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6" name="矩形 76"/>
                        <wps:cNvSpPr/>
                        <wps:spPr>
                          <a:xfrm>
                            <a:off x="5736035" y="1497163"/>
                            <a:ext cx="1156970" cy="43243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9534661"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了解客戶訂單變更原因</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7" name="流程圖: 結束點 77"/>
                        <wps:cNvSpPr/>
                        <wps:spPr>
                          <a:xfrm>
                            <a:off x="5707950" y="783713"/>
                            <a:ext cx="1203960" cy="43053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5BFB5B7B"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訂單變更作業開始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80" name="矩形 80"/>
                        <wps:cNvSpPr/>
                        <wps:spPr>
                          <a:xfrm>
                            <a:off x="1381567" y="2877956"/>
                            <a:ext cx="1156335" cy="51498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969E4D8"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建立內部訂單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81" name="流程圖: 決策 81"/>
                        <wps:cNvSpPr/>
                        <wps:spPr>
                          <a:xfrm>
                            <a:off x="1381302" y="3723974"/>
                            <a:ext cx="1156970" cy="68834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1DAA2BBF"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2" name="直線單箭頭接點 82"/>
                        <wps:cNvCnPr/>
                        <wps:spPr>
                          <a:xfrm flipH="1">
                            <a:off x="1950609" y="1923811"/>
                            <a:ext cx="41" cy="303281"/>
                          </a:xfrm>
                          <a:prstGeom prst="straightConnector1">
                            <a:avLst/>
                          </a:prstGeom>
                          <a:noFill/>
                          <a:ln w="12700" cap="flat" cmpd="sng" algn="ctr">
                            <a:solidFill>
                              <a:sysClr val="windowText" lastClr="000000"/>
                            </a:solidFill>
                            <a:prstDash val="solid"/>
                            <a:miter lim="800000"/>
                            <a:tailEnd type="triangle"/>
                          </a:ln>
                          <a:effectLst/>
                        </wps:spPr>
                        <wps:bodyPr/>
                      </wps:wsp>
                      <wps:wsp>
                        <wps:cNvPr id="83" name="直線單箭頭接點 83"/>
                        <wps:cNvCnPr>
                          <a:stCxn id="74" idx="2"/>
                          <a:endCxn id="80" idx="0"/>
                        </wps:cNvCnPr>
                        <wps:spPr>
                          <a:xfrm>
                            <a:off x="1950620" y="2628901"/>
                            <a:ext cx="9115" cy="249055"/>
                          </a:xfrm>
                          <a:prstGeom prst="straightConnector1">
                            <a:avLst/>
                          </a:prstGeom>
                          <a:noFill/>
                          <a:ln w="12700" cap="flat" cmpd="sng" algn="ctr">
                            <a:solidFill>
                              <a:sysClr val="windowText" lastClr="000000"/>
                            </a:solidFill>
                            <a:prstDash val="solid"/>
                            <a:miter lim="800000"/>
                            <a:tailEnd type="triangle"/>
                          </a:ln>
                          <a:effectLst/>
                        </wps:spPr>
                        <wps:bodyPr/>
                      </wps:wsp>
                      <wps:wsp>
                        <wps:cNvPr id="84" name="流程圖: 文件 84"/>
                        <wps:cNvSpPr/>
                        <wps:spPr>
                          <a:xfrm>
                            <a:off x="2171270" y="3220475"/>
                            <a:ext cx="936971" cy="473970"/>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1D5E3575" w14:textId="77777777" w:rsidR="008A4CD7" w:rsidRPr="0078166E" w:rsidRDefault="008A4CD7" w:rsidP="0075390B">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內部</w:t>
                              </w:r>
                              <w:r w:rsidRPr="0078166E">
                                <w:rPr>
                                  <w:rFonts w:eastAsia="標楷體" w:hAnsi="標楷體" w:cs="Times New Roman" w:hint="eastAsia"/>
                                  <w:sz w:val="20"/>
                                  <w:szCs w:val="20"/>
                                </w:rPr>
                                <w:t>訂單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85" name="直線單箭頭接點 85"/>
                        <wps:cNvCnPr/>
                        <wps:spPr>
                          <a:xfrm>
                            <a:off x="1959735" y="3392941"/>
                            <a:ext cx="52" cy="331033"/>
                          </a:xfrm>
                          <a:prstGeom prst="straightConnector1">
                            <a:avLst/>
                          </a:prstGeom>
                          <a:noFill/>
                          <a:ln w="12700" cap="flat" cmpd="sng" algn="ctr">
                            <a:solidFill>
                              <a:sysClr val="windowText" lastClr="000000"/>
                            </a:solidFill>
                            <a:prstDash val="solid"/>
                            <a:miter lim="800000"/>
                            <a:tailEnd type="triangle"/>
                          </a:ln>
                          <a:effectLst/>
                        </wps:spPr>
                        <wps:bodyPr/>
                      </wps:wsp>
                      <wps:wsp>
                        <wps:cNvPr id="86" name="直線單箭頭接點 86"/>
                        <wps:cNvCnPr/>
                        <wps:spPr>
                          <a:xfrm flipH="1">
                            <a:off x="1959734" y="4412314"/>
                            <a:ext cx="53" cy="320814"/>
                          </a:xfrm>
                          <a:prstGeom prst="straightConnector1">
                            <a:avLst/>
                          </a:prstGeom>
                          <a:noFill/>
                          <a:ln w="12700" cap="flat" cmpd="sng" algn="ctr">
                            <a:solidFill>
                              <a:sysClr val="windowText" lastClr="000000"/>
                            </a:solidFill>
                            <a:prstDash val="solid"/>
                            <a:miter lim="800000"/>
                            <a:tailEnd type="triangle"/>
                          </a:ln>
                          <a:effectLst/>
                        </wps:spPr>
                        <wps:bodyPr/>
                      </wps:wsp>
                      <wps:wsp>
                        <wps:cNvPr id="87" name="矩形 87"/>
                        <wps:cNvSpPr/>
                        <wps:spPr>
                          <a:xfrm>
                            <a:off x="5755575" y="2865378"/>
                            <a:ext cx="1156335" cy="57235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D63C8AE"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其他訂單修改</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88" name="矩形 88"/>
                        <wps:cNvSpPr/>
                        <wps:spPr>
                          <a:xfrm>
                            <a:off x="5761411" y="3745055"/>
                            <a:ext cx="1155065" cy="5835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167532D"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建立訂單變更單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89" name="矩形 89"/>
                        <wps:cNvSpPr/>
                        <wps:spPr>
                          <a:xfrm>
                            <a:off x="5739064" y="2181617"/>
                            <a:ext cx="1156335" cy="43243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9406513"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召開產銷會議或跨部門討論</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90" name="流程圖: 決策 90"/>
                        <wps:cNvSpPr/>
                        <wps:spPr>
                          <a:xfrm>
                            <a:off x="5760141" y="4689652"/>
                            <a:ext cx="1156335" cy="68834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3E26F929"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1" name="流程圖: 結束點 91"/>
                        <wps:cNvSpPr/>
                        <wps:spPr>
                          <a:xfrm>
                            <a:off x="3916206" y="4815480"/>
                            <a:ext cx="1203325" cy="43053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1B9C4BB2"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92" name="直線單箭頭接點 92"/>
                        <wps:cNvCnPr/>
                        <wps:spPr>
                          <a:xfrm>
                            <a:off x="6309890" y="1214243"/>
                            <a:ext cx="4591" cy="282920"/>
                          </a:xfrm>
                          <a:prstGeom prst="straightConnector1">
                            <a:avLst/>
                          </a:prstGeom>
                          <a:noFill/>
                          <a:ln w="12700" cap="flat" cmpd="sng" algn="ctr">
                            <a:solidFill>
                              <a:sysClr val="windowText" lastClr="000000"/>
                            </a:solidFill>
                            <a:prstDash val="solid"/>
                            <a:miter lim="800000"/>
                            <a:tailEnd type="triangle"/>
                          </a:ln>
                          <a:effectLst/>
                        </wps:spPr>
                        <wps:bodyPr/>
                      </wps:wsp>
                      <wps:wsp>
                        <wps:cNvPr id="93" name="直線單箭頭接點 93"/>
                        <wps:cNvCnPr/>
                        <wps:spPr>
                          <a:xfrm>
                            <a:off x="6314520" y="1929598"/>
                            <a:ext cx="2712" cy="252019"/>
                          </a:xfrm>
                          <a:prstGeom prst="straightConnector1">
                            <a:avLst/>
                          </a:prstGeom>
                          <a:noFill/>
                          <a:ln w="12700" cap="flat" cmpd="sng" algn="ctr">
                            <a:solidFill>
                              <a:sysClr val="windowText" lastClr="000000"/>
                            </a:solidFill>
                            <a:prstDash val="solid"/>
                            <a:miter lim="800000"/>
                            <a:tailEnd type="triangle"/>
                          </a:ln>
                          <a:effectLst/>
                        </wps:spPr>
                        <wps:bodyPr/>
                      </wps:wsp>
                      <wps:wsp>
                        <wps:cNvPr id="94" name="直線單箭頭接點 94"/>
                        <wps:cNvCnPr/>
                        <wps:spPr>
                          <a:xfrm>
                            <a:off x="6333743" y="3437733"/>
                            <a:ext cx="5201" cy="307322"/>
                          </a:xfrm>
                          <a:prstGeom prst="straightConnector1">
                            <a:avLst/>
                          </a:prstGeom>
                          <a:noFill/>
                          <a:ln w="12700" cap="flat" cmpd="sng" algn="ctr">
                            <a:solidFill>
                              <a:sysClr val="windowText" lastClr="000000"/>
                            </a:solidFill>
                            <a:prstDash val="solid"/>
                            <a:miter lim="800000"/>
                            <a:tailEnd type="triangle"/>
                          </a:ln>
                          <a:effectLst/>
                        </wps:spPr>
                        <wps:bodyPr/>
                      </wps:wsp>
                      <wps:wsp>
                        <wps:cNvPr id="95" name="流程圖: 文件 95"/>
                        <wps:cNvSpPr/>
                        <wps:spPr>
                          <a:xfrm>
                            <a:off x="6651727" y="4143697"/>
                            <a:ext cx="908197" cy="471484"/>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5A08D378"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訂單變更單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96" name="流程圖: 文件 96"/>
                        <wps:cNvSpPr/>
                        <wps:spPr>
                          <a:xfrm>
                            <a:off x="2182858" y="5230322"/>
                            <a:ext cx="936625" cy="364028"/>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2BBD3353"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銷售訂單</w:t>
                              </w:r>
                              <w:r>
                                <w:rPr>
                                  <w:rFonts w:eastAsia="標楷體" w:hAnsi="標楷體" w:cs="Times New Roman" w:hint="eastAsia"/>
                                  <w:sz w:val="20"/>
                                  <w:szCs w:val="20"/>
                                </w:rPr>
                                <w:t>(</w:t>
                              </w:r>
                              <w:r>
                                <w:rPr>
                                  <w:rFonts w:eastAsia="標楷體" w:hAnsi="標楷體" w:cs="Times New Roman"/>
                                  <w:sz w:val="20"/>
                                  <w:szCs w:val="20"/>
                                </w:rPr>
                                <w:t>外部</w:t>
                              </w:r>
                              <w:r>
                                <w:rPr>
                                  <w:rFonts w:eastAsia="標楷體" w:hAnsi="標楷體" w:cs="Times New Roman"/>
                                  <w:sz w:val="20"/>
                                  <w:szCs w:val="20"/>
                                </w:rPr>
                                <w:t>)</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97" name="肘形接點 97"/>
                        <wps:cNvCnPr/>
                        <wps:spPr>
                          <a:xfrm flipH="1" flipV="1">
                            <a:off x="2537902" y="3135413"/>
                            <a:ext cx="370" cy="932686"/>
                          </a:xfrm>
                          <a:prstGeom prst="bentConnector3">
                            <a:avLst>
                              <a:gd name="adj1" fmla="val -248747027"/>
                            </a:avLst>
                          </a:prstGeom>
                          <a:noFill/>
                          <a:ln w="19050" cap="flat" cmpd="sng" algn="ctr">
                            <a:solidFill>
                              <a:sysClr val="windowText" lastClr="000000"/>
                            </a:solidFill>
                            <a:prstDash val="solid"/>
                            <a:miter lim="800000"/>
                            <a:tailEnd type="triangle"/>
                          </a:ln>
                          <a:effectLst/>
                        </wps:spPr>
                        <wps:bodyPr/>
                      </wps:wsp>
                      <wps:wsp>
                        <wps:cNvPr id="98" name="直線單箭頭接點 98"/>
                        <wps:cNvCnPr>
                          <a:endCxn id="90" idx="0"/>
                        </wps:cNvCnPr>
                        <wps:spPr>
                          <a:xfrm flipH="1">
                            <a:off x="6338309" y="4328620"/>
                            <a:ext cx="636" cy="361032"/>
                          </a:xfrm>
                          <a:prstGeom prst="straightConnector1">
                            <a:avLst/>
                          </a:prstGeom>
                          <a:noFill/>
                          <a:ln w="12700" cap="flat" cmpd="sng" algn="ctr">
                            <a:solidFill>
                              <a:sysClr val="windowText" lastClr="000000"/>
                            </a:solidFill>
                            <a:prstDash val="solid"/>
                            <a:miter lim="800000"/>
                            <a:tailEnd type="triangle"/>
                          </a:ln>
                          <a:effectLst/>
                        </wps:spPr>
                        <wps:bodyPr/>
                      </wps:wsp>
                      <wps:wsp>
                        <wps:cNvPr id="101" name="矩形 101"/>
                        <wps:cNvSpPr/>
                        <wps:spPr>
                          <a:xfrm>
                            <a:off x="3377668" y="3487244"/>
                            <a:ext cx="455930" cy="310515"/>
                          </a:xfrm>
                          <a:prstGeom prst="rect">
                            <a:avLst/>
                          </a:prstGeom>
                          <a:noFill/>
                          <a:ln w="12700" cap="flat" cmpd="sng" algn="ctr">
                            <a:noFill/>
                            <a:prstDash val="solid"/>
                            <a:miter lim="800000"/>
                          </a:ln>
                          <a:effectLst/>
                        </wps:spPr>
                        <wps:txbx>
                          <w:txbxContent>
                            <w:p w14:paraId="445315A4" w14:textId="77777777" w:rsidR="008A4CD7" w:rsidRDefault="008A4CD7" w:rsidP="0075390B">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2" name="矩形 102"/>
                        <wps:cNvSpPr/>
                        <wps:spPr>
                          <a:xfrm>
                            <a:off x="7954609" y="4307863"/>
                            <a:ext cx="455930" cy="309880"/>
                          </a:xfrm>
                          <a:prstGeom prst="rect">
                            <a:avLst/>
                          </a:prstGeom>
                          <a:noFill/>
                          <a:ln w="12700" cap="flat" cmpd="sng" algn="ctr">
                            <a:noFill/>
                            <a:prstDash val="solid"/>
                            <a:miter lim="800000"/>
                          </a:ln>
                          <a:effectLst/>
                        </wps:spPr>
                        <wps:txbx>
                          <w:txbxContent>
                            <w:p w14:paraId="2A894899" w14:textId="77777777" w:rsidR="008A4CD7" w:rsidRDefault="008A4CD7" w:rsidP="0075390B">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3" name="矩形 103"/>
                        <wps:cNvSpPr/>
                        <wps:spPr>
                          <a:xfrm>
                            <a:off x="1819211" y="4359859"/>
                            <a:ext cx="455930" cy="311785"/>
                          </a:xfrm>
                          <a:prstGeom prst="rect">
                            <a:avLst/>
                          </a:prstGeom>
                          <a:noFill/>
                          <a:ln w="12700" cap="flat" cmpd="sng" algn="ctr">
                            <a:noFill/>
                            <a:prstDash val="solid"/>
                            <a:miter lim="800000"/>
                          </a:ln>
                          <a:effectLst/>
                        </wps:spPr>
                        <wps:txbx>
                          <w:txbxContent>
                            <w:p w14:paraId="3E69D5FA" w14:textId="77777777" w:rsidR="008A4CD7" w:rsidRDefault="008A4CD7" w:rsidP="0075390B">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4" name="矩形 104"/>
                        <wps:cNvSpPr/>
                        <wps:spPr>
                          <a:xfrm>
                            <a:off x="5195451" y="5030745"/>
                            <a:ext cx="455930" cy="311785"/>
                          </a:xfrm>
                          <a:prstGeom prst="rect">
                            <a:avLst/>
                          </a:prstGeom>
                          <a:noFill/>
                          <a:ln w="12700" cap="flat" cmpd="sng" algn="ctr">
                            <a:noFill/>
                            <a:prstDash val="solid"/>
                            <a:miter lim="800000"/>
                          </a:ln>
                          <a:effectLst/>
                        </wps:spPr>
                        <wps:txbx>
                          <w:txbxContent>
                            <w:p w14:paraId="00FD0536" w14:textId="77777777" w:rsidR="008A4CD7" w:rsidRDefault="008A4CD7" w:rsidP="0075390B">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1" name="直線單箭頭接點 61"/>
                        <wps:cNvCnPr>
                          <a:stCxn id="67" idx="3"/>
                          <a:endCxn id="91" idx="1"/>
                        </wps:cNvCnPr>
                        <wps:spPr>
                          <a:xfrm flipV="1">
                            <a:off x="2538540" y="5030745"/>
                            <a:ext cx="1377666" cy="10631"/>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34" name="直線單箭頭接點 134"/>
                        <wps:cNvCnPr>
                          <a:stCxn id="90" idx="1"/>
                          <a:endCxn id="91" idx="3"/>
                        </wps:cNvCnPr>
                        <wps:spPr>
                          <a:xfrm flipH="1" flipV="1">
                            <a:off x="5119531" y="5030745"/>
                            <a:ext cx="640610" cy="3077"/>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35" name="肘形接點 135"/>
                        <wps:cNvCnPr>
                          <a:stCxn id="88" idx="3"/>
                          <a:endCxn id="90" idx="3"/>
                        </wps:cNvCnPr>
                        <wps:spPr>
                          <a:xfrm>
                            <a:off x="6916476" y="4036838"/>
                            <a:ext cx="12700" cy="996984"/>
                          </a:xfrm>
                          <a:prstGeom prst="bentConnector3">
                            <a:avLst>
                              <a:gd name="adj1" fmla="val 881218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352" name="直線單箭頭接點 352"/>
                        <wps:cNvCnPr>
                          <a:stCxn id="89" idx="2"/>
                          <a:endCxn id="87" idx="0"/>
                        </wps:cNvCnPr>
                        <wps:spPr>
                          <a:xfrm>
                            <a:off x="6317232" y="2614052"/>
                            <a:ext cx="16511" cy="251326"/>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2272B557" id="畫布 106" o:spid="_x0000_s1204" editas="canvas" style="width:744.15pt;height:453.3pt;mso-position-horizontal-relative:char;mso-position-vertical-relative:line" coordsize="94507,57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">
                <v:shape id="_x0000_s1205" type="#_x0000_t75" style="position:absolute;width:94507;height:57569;visibility:visible;mso-wrap-style:square" stroked="t" strokecolor="gray [1629]">
                  <v:fill o:detectmouseclick="t"/>
                  <v:path o:connecttype="none"/>
                </v:shape>
                <v:rect id="矩形 573" o:spid="_x0000_s1206" style="position:absolute;left:11;width:94496;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" fillcolor="#f2f2f2" strokecolor="windowText" strokeweight="1pt">
                  <v:textbox>
                    <w:txbxContent>
                      <w:p w14:paraId="1765A606" w14:textId="77777777" w:rsidR="008A4CD7" w:rsidRDefault="008A4CD7" w:rsidP="0075390B">
                        <w:pPr>
                          <w:pStyle w:val="Web"/>
                          <w:spacing w:before="0" w:beforeAutospacing="0" w:after="0" w:afterAutospacing="0"/>
                        </w:pPr>
                        <w:r>
                          <w:rPr>
                            <w:rFonts w:ascii="Times New Roman" w:eastAsia="標楷體" w:hAnsi="Times New Roman"/>
                          </w:rPr>
                          <w:t>CS-104</w:t>
                        </w:r>
                        <w:r>
                          <w:rPr>
                            <w:rFonts w:eastAsia="標楷體" w:hAnsi="標楷體" w:cs="Times New Roman" w:hint="eastAsia"/>
                          </w:rPr>
                          <w:t>銷售接單作業</w:t>
                        </w:r>
                        <w:r>
                          <w:rPr>
                            <w:rFonts w:eastAsia="標楷體" w:cs="Times New Roman" w:hint="eastAsia"/>
                          </w:rPr>
                          <w:t>(</w:t>
                        </w:r>
                        <w:r>
                          <w:rPr>
                            <w:rFonts w:eastAsia="標楷體" w:hAnsi="標楷體" w:cs="Times New Roman" w:hint="eastAsia"/>
                          </w:rPr>
                          <w:t>接上頁</w:t>
                        </w:r>
                        <w:r>
                          <w:rPr>
                            <w:rFonts w:eastAsia="標楷體" w:cs="Times New Roman" w:hint="eastAsia"/>
                          </w:rPr>
                          <w:t>)</w:t>
                        </w:r>
                      </w:p>
                    </w:txbxContent>
                  </v:textbox>
                </v:rect>
                <v:rect id="矩形 574" o:spid="_x0000_s1207" style="position:absolute;left:3309;top:3289;width:91198;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" fillcolor="#f2f2f2" strokecolor="windowText" strokeweight="1pt">
                  <v:textbox>
                    <w:txbxContent>
                      <w:p w14:paraId="3B96A242" w14:textId="77777777" w:rsidR="008A4CD7" w:rsidRDefault="008A4CD7" w:rsidP="0075390B">
                        <w:pPr>
                          <w:pStyle w:val="Web"/>
                          <w:spacing w:before="0" w:beforeAutospacing="0" w:after="0" w:afterAutospacing="0"/>
                          <w:jc w:val="center"/>
                        </w:pPr>
                        <w:r>
                          <w:rPr>
                            <w:rFonts w:eastAsia="標楷體" w:hAnsi="標楷體" w:cs="Times New Roman" w:hint="eastAsia"/>
                          </w:rPr>
                          <w:t>營運業務部</w:t>
                        </w:r>
                      </w:p>
                    </w:txbxContent>
                  </v:textbox>
                </v:rect>
                <v:rect id="矩形 575" o:spid="_x0000_s1208" style="position:absolute;top:3288;width:3309;height:54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" fillcolor="#f2f2f2" strokecolor="windowText" strokeweight="1pt">
                  <v:textbox>
                    <w:txbxContent>
                      <w:p w14:paraId="30A68FBA" w14:textId="77777777" w:rsidR="008A4CD7" w:rsidRDefault="008A4CD7" w:rsidP="0075390B">
                        <w:pPr>
                          <w:pStyle w:val="Web"/>
                          <w:spacing w:before="0" w:beforeAutospacing="0" w:after="0" w:afterAutospacing="0"/>
                        </w:pPr>
                        <w:r>
                          <w:rPr>
                            <w:rFonts w:ascii="標楷體" w:hAnsi="標楷體" w:cs="Times New Roman" w:hint="eastAsia"/>
                          </w:rPr>
                          <w:t> </w:t>
                        </w:r>
                      </w:p>
                    </w:txbxContent>
                  </v:textbox>
                </v:rect>
                <v:rect id="矩形 66" o:spid="_x0000_s1209" style="position:absolute;left:13718;top:14913;width:11576;height:4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" fillcolor="window" strokecolor="windowText" strokeweight="1pt">
                  <v:textbox inset=".1mm,.1mm,.1mm,.1mm">
                    <w:txbxContent>
                      <w:p w14:paraId="5D9D8200"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接獲客戶需求</w:t>
                        </w:r>
                      </w:p>
                    </w:txbxContent>
                  </v:textbox>
                </v:rect>
                <v:rect id="矩形 67" o:spid="_x0000_s1210" style="position:absolute;left:13809;top:47331;width:11576;height:6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" fillcolor="window" strokecolor="windowText" strokeweight="1pt">
                  <v:textbox inset=".1mm,.1mm,.1mm,.1mm">
                    <w:txbxContent>
                      <w:p w14:paraId="1F231733"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與客戶確認內容後取得客戶正式訂單</w:t>
                        </w:r>
                      </w:p>
                    </w:txbxContent>
                  </v:textbox>
                </v:rect>
                <v:shape id="流程圖: 結束點 70" o:spid="_x0000_s1211" type="#_x0000_t116" style="position:absolute;left:13553;top:7560;width:12046;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" fillcolor="window" strokecolor="windowText" strokeweight="1pt">
                  <v:textbox inset=".1mm,.1mm,.1mm,.1mm">
                    <w:txbxContent>
                      <w:p w14:paraId="7D72D7B7"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接單作業開始</w:t>
                        </w:r>
                      </w:p>
                    </w:txbxContent>
                  </v:textbox>
                </v:shape>
                <v:shape id="直線單箭頭接點 72" o:spid="_x0000_s1212" type="#_x0000_t32" style="position:absolute;left:19478;top:11872;width:31;height:3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" strokecolor="windowText" strokeweight="1pt">
                  <v:stroke endarrow="block" joinstyle="miter"/>
                </v:shape>
                <v:rect id="矩形 74" o:spid="_x0000_s1213" style="position:absolute;left:13721;top:22269;width:11570;height:4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" fillcolor="window" strokecolor="windowText" strokeweight="1pt">
                  <v:textbox inset=".1mm,.1mm,.1mm,.1mm">
                    <w:txbxContent>
                      <w:p w14:paraId="2BACC056"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召開產銷會議</w:t>
                        </w:r>
                      </w:p>
                    </w:txbxContent>
                  </v:textbox>
                </v:rect>
                <v:rect id="矩形 76" o:spid="_x0000_s1214" style="position:absolute;left:57360;top:14971;width:11570;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" fillcolor="window" strokecolor="windowText" strokeweight="1pt">
                  <v:textbox inset=".1mm,.1mm,.1mm,.1mm">
                    <w:txbxContent>
                      <w:p w14:paraId="59534661"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了解客戶訂單變更原因</w:t>
                        </w:r>
                      </w:p>
                    </w:txbxContent>
                  </v:textbox>
                </v:rect>
                <v:shape id="流程圖: 結束點 77" o:spid="_x0000_s1215" type="#_x0000_t116" style="position:absolute;left:57079;top:7837;width:12040;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" fillcolor="window" strokecolor="windowText" strokeweight="1pt">
                  <v:textbox inset=".1mm,.1mm,.1mm,.1mm">
                    <w:txbxContent>
                      <w:p w14:paraId="5BFB5B7B"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訂單變更作業開始</w:t>
                        </w:r>
                      </w:p>
                    </w:txbxContent>
                  </v:textbox>
                </v:shape>
                <v:rect id="矩形 80" o:spid="_x0000_s1216" style="position:absolute;left:13815;top:28779;width:11564;height:5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" fillcolor="window" strokecolor="windowText" strokeweight="1pt">
                  <v:textbox inset=".1mm,.1mm,.1mm,.1mm">
                    <w:txbxContent>
                      <w:p w14:paraId="4969E4D8"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建立內部訂單</w:t>
                        </w:r>
                      </w:p>
                    </w:txbxContent>
                  </v:textbox>
                </v:rect>
                <v:shape id="流程圖: 決策 81" o:spid="_x0000_s1217" type="#_x0000_t110" style="position:absolute;left:13813;top:37239;width:11569;height:6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" fillcolor="window" strokecolor="windowText" strokeweight="1pt">
                  <v:textbox>
                    <w:txbxContent>
                      <w:p w14:paraId="1DAA2BBF"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簽核</w:t>
                        </w:r>
                      </w:p>
                    </w:txbxContent>
                  </v:textbox>
                </v:shape>
                <v:shape id="直線單箭頭接點 82" o:spid="_x0000_s1218" type="#_x0000_t32" style="position:absolute;left:19506;top:19238;width:0;height:303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" strokecolor="windowText" strokeweight="1pt">
                  <v:stroke endarrow="block" joinstyle="miter"/>
                </v:shape>
                <v:shape id="直線單箭頭接點 83" o:spid="_x0000_s1219" type="#_x0000_t32" style="position:absolute;left:19506;top:26289;width:91;height:24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" strokecolor="windowText" strokeweight="1pt">
                  <v:stroke endarrow="block" joinstyle="miter"/>
                </v:shape>
                <v:shape id="流程圖: 文件 84" o:spid="_x0000_s1220" type="#_x0000_t114" style="position:absolute;left:21712;top:32204;width:9370;height:4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" fillcolor="window" strokecolor="#c55a11" strokeweight="1.5pt">
                  <v:textbox inset=".1mm,.1mm,.1mm,.1mm">
                    <w:txbxContent>
                      <w:p w14:paraId="1D5E3575" w14:textId="77777777" w:rsidR="008A4CD7" w:rsidRPr="0078166E" w:rsidRDefault="008A4CD7" w:rsidP="0075390B">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內部</w:t>
                        </w:r>
                        <w:r w:rsidRPr="0078166E">
                          <w:rPr>
                            <w:rFonts w:eastAsia="標楷體" w:hAnsi="標楷體" w:cs="Times New Roman" w:hint="eastAsia"/>
                            <w:sz w:val="20"/>
                            <w:szCs w:val="20"/>
                          </w:rPr>
                          <w:t>訂單</w:t>
                        </w:r>
                      </w:p>
                    </w:txbxContent>
                  </v:textbox>
                </v:shape>
                <v:shape id="直線單箭頭接點 85" o:spid="_x0000_s1221" type="#_x0000_t32" style="position:absolute;left:19597;top:33929;width:0;height:33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" strokecolor="windowText" strokeweight="1pt">
                  <v:stroke endarrow="block" joinstyle="miter"/>
                </v:shape>
                <v:shape id="直線單箭頭接點 86" o:spid="_x0000_s1222" type="#_x0000_t32" style="position:absolute;left:19597;top:44123;width:0;height:32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" strokecolor="windowText" strokeweight="1pt">
                  <v:stroke endarrow="block" joinstyle="miter"/>
                </v:shape>
                <v:rect id="矩形 87" o:spid="_x0000_s1223" style="position:absolute;left:57555;top:28653;width:11564;height:5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" fillcolor="window" strokecolor="windowText" strokeweight="1pt">
                  <v:textbox inset=".1mm,.1mm,.1mm,.1mm">
                    <w:txbxContent>
                      <w:p w14:paraId="1D63C8AE"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其他訂單修改</w:t>
                        </w:r>
                      </w:p>
                    </w:txbxContent>
                  </v:textbox>
                </v:rect>
                <v:rect id="矩形 88" o:spid="_x0000_s1224" style="position:absolute;left:57614;top:37450;width:11550;height:5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" fillcolor="window" strokecolor="windowText" strokeweight="1pt">
                  <v:textbox inset=".1mm,.1mm,.1mm,.1mm">
                    <w:txbxContent>
                      <w:p w14:paraId="3167532D"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建立訂單變更單</w:t>
                        </w:r>
                      </w:p>
                    </w:txbxContent>
                  </v:textbox>
                </v:rect>
                <v:rect id="矩形 89" o:spid="_x0000_s1225" style="position:absolute;left:57390;top:21816;width:11563;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" fillcolor="window" strokecolor="windowText" strokeweight="1pt">
                  <v:textbox inset=".1mm,.1mm,.1mm,.1mm">
                    <w:txbxContent>
                      <w:p w14:paraId="59406513"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召開產銷會議或跨部門討論</w:t>
                        </w:r>
                      </w:p>
                    </w:txbxContent>
                  </v:textbox>
                </v:rect>
                <v:shape id="流程圖: 決策 90" o:spid="_x0000_s1226" type="#_x0000_t110" style="position:absolute;left:57601;top:46896;width:11563;height:6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" fillcolor="window" strokecolor="windowText" strokeweight="1pt">
                  <v:textbox>
                    <w:txbxContent>
                      <w:p w14:paraId="3E26F929"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簽核</w:t>
                        </w:r>
                      </w:p>
                    </w:txbxContent>
                  </v:textbox>
                </v:shape>
                <v:shape id="流程圖: 結束點 91" o:spid="_x0000_s1227" type="#_x0000_t116" style="position:absolute;left:39162;top:48154;width:12033;height:4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" fillcolor="window" strokecolor="windowText" strokeweight="1pt">
                  <v:textbox inset=".1mm,.1mm,.1mm,.1mm">
                    <w:txbxContent>
                      <w:p w14:paraId="1B9C4BB2"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結束</w:t>
                        </w:r>
                      </w:p>
                    </w:txbxContent>
                  </v:textbox>
                </v:shape>
                <v:shape id="直線單箭頭接點 92" o:spid="_x0000_s1228" type="#_x0000_t32" style="position:absolute;left:63098;top:12142;width:46;height:2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" strokecolor="windowText" strokeweight="1pt">
                  <v:stroke endarrow="block" joinstyle="miter"/>
                </v:shape>
                <v:shape id="直線單箭頭接點 93" o:spid="_x0000_s1229" type="#_x0000_t32" style="position:absolute;left:63145;top:19295;width:27;height:25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" strokecolor="windowText" strokeweight="1pt">
                  <v:stroke endarrow="block" joinstyle="miter"/>
                </v:shape>
                <v:shape id="直線單箭頭接點 94" o:spid="_x0000_s1230" type="#_x0000_t32" style="position:absolute;left:63337;top:34377;width:52;height:30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" strokecolor="windowText" strokeweight="1pt">
                  <v:stroke endarrow="block" joinstyle="miter"/>
                </v:shape>
                <v:shape id="流程圖: 文件 95" o:spid="_x0000_s1231" type="#_x0000_t114" style="position:absolute;left:66517;top:41436;width:9082;height:4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" fillcolor="window" strokecolor="#c55a11" strokeweight="1.5pt">
                  <v:textbox inset=".1mm,.1mm,.1mm,.1mm">
                    <w:txbxContent>
                      <w:p w14:paraId="5A08D378"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訂單變更單</w:t>
                        </w:r>
                      </w:p>
                    </w:txbxContent>
                  </v:textbox>
                </v:shape>
                <v:shape id="流程圖: 文件 96" o:spid="_x0000_s1232" type="#_x0000_t114" style="position:absolute;left:21828;top:52303;width:9366;height:3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" fillcolor="window" strokecolor="#c55a11" strokeweight="1.5pt">
                  <v:textbox inset=".1mm,.1mm,.1mm,.1mm">
                    <w:txbxContent>
                      <w:p w14:paraId="2BBD3353" w14:textId="77777777" w:rsidR="008A4CD7" w:rsidRDefault="008A4CD7" w:rsidP="0075390B">
                        <w:pPr>
                          <w:pStyle w:val="Web"/>
                          <w:spacing w:before="0" w:beforeAutospacing="0" w:after="0" w:afterAutospacing="0"/>
                          <w:jc w:val="center"/>
                        </w:pPr>
                        <w:r>
                          <w:rPr>
                            <w:rFonts w:eastAsia="標楷體" w:hAnsi="標楷體" w:cs="Times New Roman" w:hint="eastAsia"/>
                            <w:sz w:val="20"/>
                            <w:szCs w:val="20"/>
                          </w:rPr>
                          <w:t>銷售訂單</w:t>
                        </w:r>
                        <w:r>
                          <w:rPr>
                            <w:rFonts w:eastAsia="標楷體" w:hAnsi="標楷體" w:cs="Times New Roman" w:hint="eastAsia"/>
                            <w:sz w:val="20"/>
                            <w:szCs w:val="20"/>
                          </w:rPr>
                          <w:t>(</w:t>
                        </w:r>
                        <w:r>
                          <w:rPr>
                            <w:rFonts w:eastAsia="標楷體" w:hAnsi="標楷體" w:cs="Times New Roman"/>
                            <w:sz w:val="20"/>
                            <w:szCs w:val="20"/>
                          </w:rPr>
                          <w:t>外部</w:t>
                        </w:r>
                        <w:r>
                          <w:rPr>
                            <w:rFonts w:eastAsia="標楷體" w:hAnsi="標楷體" w:cs="Times New Roman"/>
                            <w:sz w:val="20"/>
                            <w:szCs w:val="20"/>
                          </w:rPr>
                          <w:t>)</w:t>
                        </w:r>
                      </w:p>
                    </w:txbxContent>
                  </v:textbox>
                </v:shape>
                <v:shape id="肘形接點 97" o:spid="_x0000_s1233" type="#_x0000_t34" style="position:absolute;left:25379;top:31354;width:3;height:9326;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" adj="-53729358" strokecolor="windowText" strokeweight="1.5pt">
                  <v:stroke endarrow="block"/>
                </v:shape>
                <v:shape id="直線單箭頭接點 98" o:spid="_x0000_s1234" type="#_x0000_t32" style="position:absolute;left:63383;top:43286;width:6;height:36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" strokecolor="windowText" strokeweight="1pt">
                  <v:stroke endarrow="block" joinstyle="miter"/>
                </v:shape>
                <v:rect id="矩形 101" o:spid="_x0000_s1235" style="position:absolute;left:33776;top:34872;width:4559;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" filled="f" stroked="f" strokeweight="1pt">
                  <v:textbox>
                    <w:txbxContent>
                      <w:p w14:paraId="445315A4" w14:textId="77777777" w:rsidR="008A4CD7" w:rsidRDefault="008A4CD7" w:rsidP="0075390B">
                        <w:pPr>
                          <w:pStyle w:val="Web"/>
                          <w:spacing w:before="0" w:beforeAutospacing="0" w:after="0" w:afterAutospacing="0"/>
                          <w:jc w:val="center"/>
                        </w:pPr>
                        <w:r>
                          <w:rPr>
                            <w:rFonts w:ascii="Times New Roman" w:hAnsi="Times New Roman"/>
                            <w:sz w:val="20"/>
                            <w:szCs w:val="20"/>
                          </w:rPr>
                          <w:t>N</w:t>
                        </w:r>
                      </w:p>
                    </w:txbxContent>
                  </v:textbox>
                </v:rect>
                <v:rect id="矩形 102" o:spid="_x0000_s1236" style="position:absolute;left:79546;top:43078;width:4559;height:3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" filled="f" stroked="f" strokeweight="1pt">
                  <v:textbox>
                    <w:txbxContent>
                      <w:p w14:paraId="2A894899" w14:textId="77777777" w:rsidR="008A4CD7" w:rsidRDefault="008A4CD7" w:rsidP="0075390B">
                        <w:pPr>
                          <w:pStyle w:val="Web"/>
                          <w:spacing w:before="0" w:beforeAutospacing="0" w:after="0" w:afterAutospacing="0"/>
                          <w:jc w:val="center"/>
                        </w:pPr>
                        <w:r>
                          <w:rPr>
                            <w:rFonts w:ascii="Times New Roman" w:hAnsi="Times New Roman"/>
                            <w:sz w:val="20"/>
                            <w:szCs w:val="20"/>
                          </w:rPr>
                          <w:t>N</w:t>
                        </w:r>
                      </w:p>
                    </w:txbxContent>
                  </v:textbox>
                </v:rect>
                <v:rect id="矩形 103" o:spid="_x0000_s1237" style="position:absolute;left:18192;top:43598;width:4559;height:3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" filled="f" stroked="f" strokeweight="1pt">
                  <v:textbox>
                    <w:txbxContent>
                      <w:p w14:paraId="3E69D5FA" w14:textId="77777777" w:rsidR="008A4CD7" w:rsidRDefault="008A4CD7" w:rsidP="0075390B">
                        <w:pPr>
                          <w:pStyle w:val="Web"/>
                          <w:spacing w:before="0" w:beforeAutospacing="0" w:after="0" w:afterAutospacing="0"/>
                          <w:jc w:val="center"/>
                        </w:pPr>
                        <w:r>
                          <w:rPr>
                            <w:rFonts w:ascii="Times New Roman" w:hAnsi="Times New Roman"/>
                            <w:sz w:val="20"/>
                            <w:szCs w:val="20"/>
                          </w:rPr>
                          <w:t>Y</w:t>
                        </w:r>
                      </w:p>
                    </w:txbxContent>
                  </v:textbox>
                </v:rect>
                <v:rect id="矩形 104" o:spid="_x0000_s1238" style="position:absolute;left:51954;top:50307;width:4559;height:3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" filled="f" stroked="f" strokeweight="1pt">
                  <v:textbox>
                    <w:txbxContent>
                      <w:p w14:paraId="00FD0536" w14:textId="77777777" w:rsidR="008A4CD7" w:rsidRDefault="008A4CD7" w:rsidP="0075390B">
                        <w:pPr>
                          <w:pStyle w:val="Web"/>
                          <w:spacing w:before="0" w:beforeAutospacing="0" w:after="0" w:afterAutospacing="0"/>
                          <w:jc w:val="center"/>
                        </w:pPr>
                        <w:r>
                          <w:rPr>
                            <w:rFonts w:ascii="Times New Roman" w:hAnsi="Times New Roman"/>
                            <w:sz w:val="20"/>
                            <w:szCs w:val="20"/>
                          </w:rPr>
                          <w:t>Y</w:t>
                        </w:r>
                      </w:p>
                    </w:txbxContent>
                  </v:textbox>
                </v:rect>
                <v:shape id="直線單箭頭接點 61" o:spid="_x0000_s1239" type="#_x0000_t32" style="position:absolute;left:25385;top:50307;width:13777;height:10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" strokecolor="black [3040]" strokeweight="1pt">
                  <v:stroke endarrow="block"/>
                </v:shape>
                <v:shape id="直線單箭頭接點 134" o:spid="_x0000_s1240" type="#_x0000_t32" style="position:absolute;left:51195;top:50307;width:6406;height:3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" strokecolor="black [3040]" strokeweight="1pt">
                  <v:stroke endarrow="block"/>
                </v:shape>
                <v:shape id="肘形接點 135" o:spid="_x0000_s1241" type="#_x0000_t34" style="position:absolute;left:69164;top:40368;width:127;height:997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" adj="1903431" strokecolor="black [3040]" strokeweight="1pt">
                  <v:stroke endarrow="block"/>
                </v:shape>
                <v:shape id="直線單箭頭接點 352" o:spid="_x0000_s1242" type="#_x0000_t32" style="position:absolute;left:63172;top:26140;width:165;height:25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" strokecolor="black [3040]" strokeweight="1pt">
                  <v:stroke endarrow="block"/>
                </v:shape>
                <w10:anchorlock/>
              </v:group>
            </w:pict>
          </mc:Fallback>
        </mc:AlternateContent>
      </w:r>
    </w:p>
    <w:tbl>
      <w:tblPr>
        <w:tblW w:w="15026" w:type="dxa"/>
        <w:tblLayout w:type="fixed"/>
        <w:tblCellMar>
          <w:left w:w="85" w:type="dxa"/>
          <w:right w:w="85" w:type="dxa"/>
        </w:tblCellMar>
        <w:tblLook w:val="0020" w:firstRow="1" w:lastRow="0" w:firstColumn="0" w:lastColumn="0" w:noHBand="0" w:noVBand="0"/>
      </w:tblPr>
      <w:tblGrid>
        <w:gridCol w:w="5954"/>
        <w:gridCol w:w="5160"/>
        <w:gridCol w:w="3912"/>
      </w:tblGrid>
      <w:tr w:rsidR="00AA39F6" w:rsidRPr="00D27052" w14:paraId="25265440" w14:textId="77777777" w:rsidTr="00B04B8C">
        <w:trPr>
          <w:tblHeader/>
        </w:trPr>
        <w:tc>
          <w:tcPr>
            <w:tcW w:w="15026" w:type="dxa"/>
            <w:gridSpan w:val="3"/>
            <w:tcBorders>
              <w:top w:val="single" w:sz="6" w:space="0" w:color="auto"/>
              <w:left w:val="single" w:sz="6" w:space="0" w:color="auto"/>
              <w:bottom w:val="single" w:sz="6" w:space="0" w:color="auto"/>
              <w:right w:val="single" w:sz="6" w:space="0" w:color="auto"/>
            </w:tcBorders>
          </w:tcPr>
          <w:p w14:paraId="7647376D" w14:textId="0BA80B97" w:rsidR="00AA39F6" w:rsidRPr="00D27052" w:rsidRDefault="00AA39F6" w:rsidP="00415E7E">
            <w:pPr>
              <w:pStyle w:val="10"/>
              <w:ind w:firstLineChars="100" w:firstLine="280"/>
              <w:rPr>
                <w:rFonts w:eastAsia="標楷體"/>
                <w:szCs w:val="24"/>
              </w:rPr>
            </w:pPr>
            <w:r w:rsidRPr="00D27052">
              <w:rPr>
                <w:rFonts w:eastAsia="標楷體"/>
                <w:szCs w:val="24"/>
              </w:rPr>
              <w:lastRenderedPageBreak/>
              <w:br w:type="page"/>
            </w:r>
            <w:bookmarkStart w:id="114" w:name="_Toc89423234"/>
            <w:r w:rsidRPr="00F94D5E">
              <w:rPr>
                <w:rFonts w:ascii="Times New Roman" w:eastAsia="標楷體" w:hAnsi="Times New Roman"/>
                <w:sz w:val="24"/>
                <w:szCs w:val="24"/>
              </w:rPr>
              <w:t>CS-10</w:t>
            </w:r>
            <w:r w:rsidR="00415E7E" w:rsidRPr="00F94D5E">
              <w:rPr>
                <w:rFonts w:ascii="Times New Roman" w:eastAsia="標楷體" w:hAnsi="Times New Roman"/>
                <w:sz w:val="24"/>
                <w:szCs w:val="24"/>
              </w:rPr>
              <w:t>4</w:t>
            </w:r>
            <w:r w:rsidRPr="00F94D5E">
              <w:rPr>
                <w:rFonts w:ascii="Times New Roman" w:eastAsia="標楷體" w:hAnsi="Times New Roman"/>
                <w:sz w:val="24"/>
                <w:szCs w:val="24"/>
              </w:rPr>
              <w:t xml:space="preserve"> </w:t>
            </w:r>
            <w:r w:rsidRPr="00D27052">
              <w:rPr>
                <w:rFonts w:eastAsia="標楷體"/>
                <w:sz w:val="24"/>
                <w:szCs w:val="24"/>
              </w:rPr>
              <w:t>銷售接單</w:t>
            </w:r>
            <w:r w:rsidRPr="00D27052">
              <w:rPr>
                <w:rFonts w:eastAsia="標楷體"/>
                <w:sz w:val="24"/>
              </w:rPr>
              <w:t>作業</w:t>
            </w:r>
            <w:bookmarkEnd w:id="114"/>
            <w:r w:rsidRPr="00D27052">
              <w:rPr>
                <w:rFonts w:eastAsia="標楷體" w:cs="細明體"/>
                <w:sz w:val="24"/>
                <w:szCs w:val="24"/>
              </w:rPr>
              <w:t xml:space="preserve"> </w:t>
            </w:r>
          </w:p>
        </w:tc>
      </w:tr>
      <w:tr w:rsidR="00AA39F6" w:rsidRPr="00D27052" w14:paraId="66B9AF53" w14:textId="77777777" w:rsidTr="00B04B8C">
        <w:trPr>
          <w:tblHeader/>
        </w:trPr>
        <w:tc>
          <w:tcPr>
            <w:tcW w:w="5954" w:type="dxa"/>
            <w:tcBorders>
              <w:top w:val="single" w:sz="6" w:space="0" w:color="auto"/>
              <w:left w:val="single" w:sz="6" w:space="0" w:color="auto"/>
              <w:bottom w:val="single" w:sz="6" w:space="0" w:color="auto"/>
              <w:right w:val="single" w:sz="6" w:space="0" w:color="auto"/>
            </w:tcBorders>
          </w:tcPr>
          <w:p w14:paraId="7E6D7B4D" w14:textId="77777777" w:rsidR="00AA39F6" w:rsidRPr="00D27052" w:rsidRDefault="00AA39F6" w:rsidP="00AA39F6">
            <w:pPr>
              <w:autoSpaceDE w:val="0"/>
              <w:autoSpaceDN w:val="0"/>
              <w:spacing w:before="60" w:after="60" w:line="240" w:lineRule="auto"/>
              <w:ind w:left="113" w:right="113"/>
              <w:jc w:val="distribute"/>
              <w:textAlignment w:val="bottom"/>
              <w:rPr>
                <w:rFonts w:eastAsia="標楷體"/>
              </w:rPr>
            </w:pPr>
            <w:r w:rsidRPr="00D27052">
              <w:rPr>
                <w:rFonts w:eastAsia="標楷體"/>
              </w:rPr>
              <w:t>作</w:t>
            </w:r>
            <w:r w:rsidRPr="00D27052">
              <w:rPr>
                <w:rFonts w:eastAsia="標楷體" w:cs="細明體"/>
              </w:rPr>
              <w:t xml:space="preserve">　</w:t>
            </w:r>
            <w:r w:rsidRPr="00D27052">
              <w:rPr>
                <w:rFonts w:eastAsia="標楷體" w:cs="華康中楷體"/>
              </w:rPr>
              <w:t>業</w:t>
            </w:r>
            <w:r w:rsidRPr="00D27052">
              <w:rPr>
                <w:rFonts w:eastAsia="標楷體" w:cs="細明體"/>
              </w:rPr>
              <w:t xml:space="preserve">　</w:t>
            </w:r>
            <w:r w:rsidRPr="00D27052">
              <w:rPr>
                <w:rFonts w:eastAsia="標楷體" w:cs="華康中楷體"/>
              </w:rPr>
              <w:t>程</w:t>
            </w:r>
            <w:r w:rsidRPr="00D27052">
              <w:rPr>
                <w:rFonts w:eastAsia="標楷體" w:cs="細明體"/>
              </w:rPr>
              <w:t xml:space="preserve">　</w:t>
            </w:r>
            <w:r w:rsidRPr="00D27052">
              <w:rPr>
                <w:rFonts w:eastAsia="標楷體" w:cs="華康中楷體"/>
              </w:rPr>
              <w:t>序</w:t>
            </w:r>
            <w:r w:rsidRPr="00D27052">
              <w:rPr>
                <w:rFonts w:eastAsia="標楷體"/>
              </w:rPr>
              <w:t>（方法）</w:t>
            </w:r>
          </w:p>
        </w:tc>
        <w:tc>
          <w:tcPr>
            <w:tcW w:w="5160" w:type="dxa"/>
            <w:tcBorders>
              <w:top w:val="single" w:sz="6" w:space="0" w:color="auto"/>
              <w:left w:val="single" w:sz="6" w:space="0" w:color="auto"/>
              <w:bottom w:val="single" w:sz="6" w:space="0" w:color="auto"/>
              <w:right w:val="single" w:sz="6" w:space="0" w:color="auto"/>
            </w:tcBorders>
          </w:tcPr>
          <w:p w14:paraId="49203594" w14:textId="77777777" w:rsidR="00AA39F6" w:rsidRPr="00D27052" w:rsidRDefault="00AA39F6" w:rsidP="00AA39F6">
            <w:pPr>
              <w:autoSpaceDE w:val="0"/>
              <w:autoSpaceDN w:val="0"/>
              <w:spacing w:before="60" w:after="60" w:line="240" w:lineRule="auto"/>
              <w:ind w:left="113" w:right="113"/>
              <w:jc w:val="distribute"/>
              <w:textAlignment w:val="bottom"/>
              <w:rPr>
                <w:rFonts w:eastAsia="標楷體"/>
              </w:rPr>
            </w:pPr>
            <w:r w:rsidRPr="00D27052">
              <w:rPr>
                <w:rFonts w:eastAsia="標楷體"/>
                <w:szCs w:val="24"/>
              </w:rPr>
              <w:t>控制重點</w:t>
            </w:r>
          </w:p>
        </w:tc>
        <w:tc>
          <w:tcPr>
            <w:tcW w:w="3912" w:type="dxa"/>
            <w:tcBorders>
              <w:top w:val="single" w:sz="6" w:space="0" w:color="auto"/>
              <w:left w:val="single" w:sz="6" w:space="0" w:color="auto"/>
              <w:bottom w:val="single" w:sz="6" w:space="0" w:color="auto"/>
              <w:right w:val="single" w:sz="6" w:space="0" w:color="auto"/>
            </w:tcBorders>
          </w:tcPr>
          <w:p w14:paraId="73B44B4D" w14:textId="77777777" w:rsidR="00AA39F6" w:rsidRPr="00D27052" w:rsidRDefault="00AA39F6" w:rsidP="00AA39F6">
            <w:pPr>
              <w:autoSpaceDE w:val="0"/>
              <w:autoSpaceDN w:val="0"/>
              <w:spacing w:before="60" w:after="60" w:line="240" w:lineRule="auto"/>
              <w:ind w:left="113" w:right="113"/>
              <w:jc w:val="distribute"/>
              <w:textAlignment w:val="bottom"/>
              <w:rPr>
                <w:rFonts w:eastAsia="標楷體"/>
              </w:rPr>
            </w:pPr>
            <w:r w:rsidRPr="00D27052">
              <w:rPr>
                <w:rFonts w:eastAsia="標楷體"/>
                <w:szCs w:val="24"/>
              </w:rPr>
              <w:t>依據資料</w:t>
            </w:r>
          </w:p>
        </w:tc>
      </w:tr>
      <w:tr w:rsidR="00AA39F6" w:rsidRPr="00D27052" w14:paraId="1C7D917B" w14:textId="77777777" w:rsidTr="00B04B8C">
        <w:tc>
          <w:tcPr>
            <w:tcW w:w="5954" w:type="dxa"/>
            <w:tcBorders>
              <w:top w:val="single" w:sz="6" w:space="0" w:color="auto"/>
              <w:left w:val="single" w:sz="6" w:space="0" w:color="auto"/>
              <w:bottom w:val="single" w:sz="6" w:space="0" w:color="auto"/>
              <w:right w:val="single" w:sz="6" w:space="0" w:color="auto"/>
            </w:tcBorders>
          </w:tcPr>
          <w:p w14:paraId="7C87E1C9" w14:textId="63953D00" w:rsidR="00AA39F6" w:rsidRPr="007D7475" w:rsidRDefault="00AA39F6" w:rsidP="0068739E">
            <w:pPr>
              <w:pStyle w:val="af4"/>
              <w:numPr>
                <w:ilvl w:val="0"/>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報價</w:t>
            </w:r>
          </w:p>
          <w:p w14:paraId="7DC3DB5E" w14:textId="5874A997" w:rsidR="00AA39F6" w:rsidRPr="007D7475" w:rsidRDefault="005C3D80"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營運業務</w:t>
            </w:r>
            <w:r w:rsidR="00AA39F6" w:rsidRPr="007D7475">
              <w:rPr>
                <w:rFonts w:ascii="Times New Roman" w:eastAsia="標楷體" w:hAnsi="Times New Roman"/>
              </w:rPr>
              <w:t>部須考慮</w:t>
            </w:r>
            <w:r w:rsidRPr="007D7475">
              <w:rPr>
                <w:rFonts w:ascii="Times New Roman" w:eastAsia="標楷體" w:hAnsi="Times New Roman"/>
              </w:rPr>
              <w:t>產品別、</w:t>
            </w:r>
            <w:r w:rsidR="00AA39F6" w:rsidRPr="007D7475">
              <w:rPr>
                <w:rFonts w:ascii="Times New Roman" w:eastAsia="標楷體" w:hAnsi="Times New Roman"/>
              </w:rPr>
              <w:t>單位成本、市</w:t>
            </w:r>
            <w:r w:rsidR="007C1C52" w:rsidRPr="007D7475">
              <w:rPr>
                <w:rFonts w:ascii="Times New Roman" w:eastAsia="標楷體" w:hAnsi="Times New Roman"/>
              </w:rPr>
              <w:t>場行情及預計獲利率等因素</w:t>
            </w:r>
            <w:r w:rsidR="00B85F76" w:rsidRPr="007D7475">
              <w:rPr>
                <w:rFonts w:ascii="Times New Roman" w:eastAsia="標楷體" w:hAnsi="Times New Roman"/>
              </w:rPr>
              <w:t>編制「產品牌價</w:t>
            </w:r>
            <w:r w:rsidR="00AA39F6" w:rsidRPr="007D7475">
              <w:rPr>
                <w:rFonts w:ascii="Times New Roman" w:eastAsia="標楷體" w:hAnsi="Times New Roman"/>
              </w:rPr>
              <w:t>表」，</w:t>
            </w:r>
            <w:r w:rsidR="004161FE" w:rsidRPr="007D7475">
              <w:rPr>
                <w:rFonts w:ascii="Times New Roman" w:eastAsia="標楷體" w:hAnsi="Times New Roman"/>
              </w:rPr>
              <w:t>必要時可召集相關部門開</w:t>
            </w:r>
            <w:r w:rsidR="004F4476" w:rsidRPr="007D7475">
              <w:rPr>
                <w:rFonts w:ascii="Times New Roman" w:eastAsia="標楷體" w:hAnsi="Times New Roman"/>
              </w:rPr>
              <w:t>會</w:t>
            </w:r>
            <w:del w:id="115" w:author="羅亦淞" w:date="2022-01-11T13:47:00Z">
              <w:r w:rsidR="004F4476" w:rsidRPr="007D7475" w:rsidDel="007A4006">
                <w:rPr>
                  <w:rFonts w:ascii="Times New Roman" w:eastAsia="標楷體" w:hAnsi="Times New Roman"/>
                </w:rPr>
                <w:delText>議</w:delText>
              </w:r>
            </w:del>
            <w:r w:rsidR="004F4476" w:rsidRPr="007D7475">
              <w:rPr>
                <w:rFonts w:ascii="Times New Roman" w:eastAsia="標楷體" w:hAnsi="Times New Roman"/>
              </w:rPr>
              <w:t>討論，編製完成後</w:t>
            </w:r>
            <w:r w:rsidR="00497943" w:rsidRPr="007D7475">
              <w:rPr>
                <w:rFonts w:ascii="Times New Roman" w:eastAsia="標楷體" w:hAnsi="Times New Roman"/>
              </w:rPr>
              <w:t>經</w:t>
            </w:r>
            <w:del w:id="116" w:author="羅亦淞" w:date="2022-01-11T13:48:00Z">
              <w:r w:rsidR="00497943" w:rsidRPr="007D7475" w:rsidDel="007A4006">
                <w:rPr>
                  <w:rFonts w:ascii="Times New Roman" w:eastAsia="標楷體" w:hAnsi="Times New Roman"/>
                </w:rPr>
                <w:delText>權責主管</w:delText>
              </w:r>
            </w:del>
            <w:ins w:id="117" w:author="羅亦淞" w:date="2022-01-11T13:48:00Z">
              <w:r w:rsidR="007A4006">
                <w:rPr>
                  <w:rFonts w:ascii="Times New Roman" w:eastAsia="標楷體" w:hAnsi="Times New Roman" w:hint="eastAsia"/>
                </w:rPr>
                <w:t>總經理</w:t>
              </w:r>
            </w:ins>
            <w:r w:rsidR="00497943" w:rsidRPr="007D7475">
              <w:rPr>
                <w:rFonts w:ascii="Times New Roman" w:eastAsia="標楷體" w:hAnsi="Times New Roman"/>
              </w:rPr>
              <w:t>核准</w:t>
            </w:r>
            <w:r w:rsidR="003D09B0" w:rsidRPr="007D7475">
              <w:rPr>
                <w:rFonts w:ascii="Times New Roman" w:eastAsia="標楷體" w:hAnsi="Times New Roman"/>
              </w:rPr>
              <w:t>及</w:t>
            </w:r>
            <w:r w:rsidR="004346BC" w:rsidRPr="007D7475">
              <w:rPr>
                <w:rFonts w:ascii="Times New Roman" w:eastAsia="標楷體" w:hAnsi="Times New Roman"/>
              </w:rPr>
              <w:t>財務單位</w:t>
            </w:r>
            <w:r w:rsidR="003D09B0" w:rsidRPr="007D7475">
              <w:rPr>
                <w:rFonts w:ascii="Times New Roman" w:eastAsia="標楷體" w:hAnsi="Times New Roman"/>
              </w:rPr>
              <w:t>會簽</w:t>
            </w:r>
            <w:r w:rsidR="00497943" w:rsidRPr="007D7475">
              <w:rPr>
                <w:rFonts w:ascii="Times New Roman" w:eastAsia="標楷體" w:hAnsi="Times New Roman"/>
              </w:rPr>
              <w:t>後</w:t>
            </w:r>
            <w:r w:rsidR="00B85F76" w:rsidRPr="007D7475">
              <w:rPr>
                <w:rFonts w:ascii="Times New Roman" w:eastAsia="標楷體" w:hAnsi="Times New Roman"/>
              </w:rPr>
              <w:t>公告</w:t>
            </w:r>
            <w:r w:rsidR="006C39BC" w:rsidRPr="007D7475">
              <w:rPr>
                <w:rFonts w:ascii="Times New Roman" w:eastAsia="標楷體" w:hAnsi="Times New Roman"/>
              </w:rPr>
              <w:t>適用</w:t>
            </w:r>
            <w:del w:id="118" w:author="羅亦淞" w:date="2022-02-22T15:55:00Z">
              <w:r w:rsidR="006C39BC" w:rsidRPr="00D444BC" w:rsidDel="006076AF">
                <w:rPr>
                  <w:rFonts w:ascii="Times New Roman" w:eastAsia="標楷體" w:hAnsi="Times New Roman" w:hint="eastAsia"/>
                </w:rPr>
                <w:delText>，</w:delText>
              </w:r>
              <w:r w:rsidR="00B85F76" w:rsidRPr="00D444BC" w:rsidDel="006076AF">
                <w:rPr>
                  <w:rFonts w:ascii="Times New Roman" w:eastAsia="標楷體" w:hAnsi="Times New Roman" w:hint="eastAsia"/>
                </w:rPr>
                <w:delText>並由權責人員</w:delText>
              </w:r>
              <w:r w:rsidR="004E29DF" w:rsidRPr="00D444BC" w:rsidDel="006076AF">
                <w:rPr>
                  <w:rFonts w:ascii="Times New Roman" w:eastAsia="標楷體" w:hAnsi="Times New Roman" w:hint="eastAsia"/>
                  <w:color w:val="FF0000"/>
                </w:rPr>
                <w:delText>鍵入</w:delText>
              </w:r>
              <w:r w:rsidR="003563DB" w:rsidRPr="00D444BC" w:rsidDel="006076AF">
                <w:rPr>
                  <w:rFonts w:ascii="Times New Roman" w:eastAsia="標楷體" w:hAnsi="Times New Roman" w:hint="eastAsia"/>
                </w:rPr>
                <w:delText>系統</w:delText>
              </w:r>
            </w:del>
            <w:r w:rsidR="00AA39F6" w:rsidRPr="007D7475">
              <w:rPr>
                <w:rFonts w:ascii="Times New Roman" w:eastAsia="標楷體" w:hAnsi="Times New Roman"/>
              </w:rPr>
              <w:t>。</w:t>
            </w:r>
          </w:p>
          <w:p w14:paraId="752FD1D1" w14:textId="175D1A59" w:rsidR="00D2348B" w:rsidRPr="007D7475" w:rsidRDefault="00415E7E"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營運業務部</w:t>
            </w:r>
            <w:r w:rsidR="006C39BC" w:rsidRPr="007D7475">
              <w:rPr>
                <w:rFonts w:ascii="Times New Roman" w:eastAsia="標楷體" w:hAnsi="Times New Roman"/>
              </w:rPr>
              <w:t>應依據</w:t>
            </w:r>
            <w:r w:rsidR="00B85F76" w:rsidRPr="007D7475">
              <w:rPr>
                <w:rFonts w:ascii="Times New Roman" w:eastAsia="標楷體" w:hAnsi="Times New Roman"/>
              </w:rPr>
              <w:t>「產品牌價表」</w:t>
            </w:r>
            <w:r w:rsidR="00A403BC" w:rsidRPr="007D7475">
              <w:rPr>
                <w:rFonts w:ascii="Times New Roman" w:eastAsia="標楷體" w:hAnsi="Times New Roman"/>
              </w:rPr>
              <w:t>計算結果</w:t>
            </w:r>
            <w:r w:rsidR="00332C6E" w:rsidRPr="007D7475">
              <w:rPr>
                <w:rFonts w:ascii="Times New Roman" w:eastAsia="標楷體" w:hAnsi="Times New Roman"/>
              </w:rPr>
              <w:t>填寫「報價單</w:t>
            </w:r>
            <w:r w:rsidR="00332C6E" w:rsidRPr="00142B32">
              <w:rPr>
                <w:rFonts w:ascii="Times New Roman" w:eastAsia="標楷體" w:hAnsi="Times New Roman"/>
              </w:rPr>
              <w:t>」</w:t>
            </w:r>
            <w:r w:rsidR="00D2348B" w:rsidRPr="00142B32">
              <w:rPr>
                <w:rFonts w:ascii="Times New Roman" w:eastAsia="標楷體" w:hAnsi="Times New Roman"/>
              </w:rPr>
              <w:t>經權責主管核</w:t>
            </w:r>
            <w:r w:rsidR="00D2348B" w:rsidRPr="007D7475">
              <w:rPr>
                <w:rFonts w:ascii="Times New Roman" w:eastAsia="標楷體" w:hAnsi="Times New Roman"/>
              </w:rPr>
              <w:t>准</w:t>
            </w:r>
            <w:r w:rsidR="00332C6E" w:rsidRPr="007D7475">
              <w:rPr>
                <w:rFonts w:ascii="Times New Roman" w:eastAsia="標楷體" w:hAnsi="Times New Roman"/>
              </w:rPr>
              <w:t>後</w:t>
            </w:r>
            <w:r w:rsidR="00D2348B" w:rsidRPr="007D7475">
              <w:rPr>
                <w:rFonts w:ascii="Times New Roman" w:eastAsia="標楷體" w:hAnsi="Times New Roman"/>
              </w:rPr>
              <w:t>向客戶報價，並由權責人員妥善維護歷史報價紀錄。</w:t>
            </w:r>
          </w:p>
          <w:p w14:paraId="01274836" w14:textId="63BEDB90" w:rsidR="00484831" w:rsidRPr="007D7475" w:rsidRDefault="00AA39F6"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產品價格經取得客戶回覆確認後始得生效，報價內容應包含項目如下：</w:t>
            </w:r>
          </w:p>
          <w:p w14:paraId="4ADA3222" w14:textId="63C61BDA" w:rsidR="007A4016" w:rsidRPr="007D7475" w:rsidRDefault="00AA39F6" w:rsidP="0068739E">
            <w:pPr>
              <w:pStyle w:val="af4"/>
              <w:numPr>
                <w:ilvl w:val="2"/>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客戶名稱</w:t>
            </w:r>
          </w:p>
          <w:p w14:paraId="2A0FD5CB" w14:textId="312FF91C" w:rsidR="007A4016" w:rsidRPr="007D7475" w:rsidRDefault="004F4476" w:rsidP="0068739E">
            <w:pPr>
              <w:pStyle w:val="af4"/>
              <w:numPr>
                <w:ilvl w:val="2"/>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產品料</w:t>
            </w:r>
            <w:r w:rsidR="00AA39F6" w:rsidRPr="007D7475">
              <w:rPr>
                <w:rFonts w:ascii="Times New Roman" w:eastAsia="標楷體" w:hAnsi="Times New Roman"/>
              </w:rPr>
              <w:t>號</w:t>
            </w:r>
          </w:p>
          <w:p w14:paraId="068FD3EB" w14:textId="0593800D" w:rsidR="007A4016" w:rsidRPr="007D7475" w:rsidRDefault="004F4476" w:rsidP="0068739E">
            <w:pPr>
              <w:pStyle w:val="af4"/>
              <w:numPr>
                <w:ilvl w:val="2"/>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產品品名及規格</w:t>
            </w:r>
          </w:p>
          <w:p w14:paraId="10D83926" w14:textId="77777777" w:rsidR="007A4016" w:rsidRPr="007D7475" w:rsidRDefault="00AA39F6" w:rsidP="0068739E">
            <w:pPr>
              <w:pStyle w:val="af4"/>
              <w:numPr>
                <w:ilvl w:val="2"/>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產品價格</w:t>
            </w:r>
          </w:p>
          <w:p w14:paraId="596C589E" w14:textId="77777777" w:rsidR="007A4016" w:rsidRPr="007D7475" w:rsidRDefault="00AA39F6" w:rsidP="0068739E">
            <w:pPr>
              <w:pStyle w:val="af4"/>
              <w:numPr>
                <w:ilvl w:val="2"/>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報價時效</w:t>
            </w:r>
          </w:p>
          <w:p w14:paraId="3915B940" w14:textId="5DCD2A08" w:rsidR="00AA39F6" w:rsidRPr="007D7475" w:rsidRDefault="00AA39F6" w:rsidP="0068739E">
            <w:pPr>
              <w:pStyle w:val="af4"/>
              <w:numPr>
                <w:ilvl w:val="2"/>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其他必要條件</w:t>
            </w:r>
          </w:p>
          <w:p w14:paraId="22D25BB6" w14:textId="1D638B05" w:rsidR="00332C6E" w:rsidRPr="007D7475" w:rsidRDefault="00332C6E"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若</w:t>
            </w:r>
            <w:r w:rsidR="006C39BC" w:rsidRPr="007D7475">
              <w:rPr>
                <w:rFonts w:ascii="Times New Roman" w:eastAsia="標楷體" w:hAnsi="Times New Roman"/>
              </w:rPr>
              <w:t>是報價低於「產品牌價表」單價，或是未在「產品牌價表」內之產品，</w:t>
            </w:r>
            <w:r w:rsidRPr="007D7475">
              <w:rPr>
                <w:rFonts w:ascii="Times New Roman" w:eastAsia="標楷體" w:hAnsi="Times New Roman"/>
              </w:rPr>
              <w:t>須於「報價單」後附上</w:t>
            </w:r>
            <w:r w:rsidR="00F9737C" w:rsidRPr="007D7475">
              <w:rPr>
                <w:rFonts w:ascii="Times New Roman" w:eastAsia="標楷體" w:hAnsi="Times New Roman"/>
              </w:rPr>
              <w:t>價格計算</w:t>
            </w:r>
            <w:r w:rsidRPr="007D7475">
              <w:rPr>
                <w:rFonts w:ascii="Times New Roman" w:eastAsia="標楷體" w:hAnsi="Times New Roman"/>
              </w:rPr>
              <w:t>說明</w:t>
            </w:r>
            <w:r w:rsidR="007C1C52" w:rsidRPr="00142B32">
              <w:rPr>
                <w:rFonts w:ascii="Times New Roman" w:eastAsia="標楷體" w:hAnsi="Times New Roman"/>
              </w:rPr>
              <w:t>，</w:t>
            </w:r>
            <w:r w:rsidRPr="00142B32">
              <w:rPr>
                <w:rFonts w:ascii="Times New Roman" w:eastAsia="標楷體" w:hAnsi="Times New Roman"/>
              </w:rPr>
              <w:t>經</w:t>
            </w:r>
            <w:r w:rsidR="00F9737C" w:rsidRPr="00142B32">
              <w:rPr>
                <w:rFonts w:ascii="Times New Roman" w:eastAsia="標楷體" w:hAnsi="Times New Roman"/>
              </w:rPr>
              <w:t>權</w:t>
            </w:r>
            <w:r w:rsidRPr="00142B32">
              <w:rPr>
                <w:rFonts w:ascii="Times New Roman" w:eastAsia="標楷體" w:hAnsi="Times New Roman"/>
              </w:rPr>
              <w:t>責主管核准</w:t>
            </w:r>
            <w:r w:rsidRPr="007D7475">
              <w:rPr>
                <w:rFonts w:ascii="Times New Roman" w:eastAsia="標楷體" w:hAnsi="Times New Roman"/>
              </w:rPr>
              <w:t>後始得向客戶報價</w:t>
            </w:r>
            <w:r w:rsidR="00F9737C" w:rsidRPr="007D7475">
              <w:rPr>
                <w:rFonts w:ascii="Times New Roman" w:eastAsia="標楷體" w:hAnsi="Times New Roman"/>
              </w:rPr>
              <w:t>。</w:t>
            </w:r>
          </w:p>
          <w:p w14:paraId="0ED90028" w14:textId="1997B1E6" w:rsidR="00912B97" w:rsidRPr="007D7475" w:rsidRDefault="00912B97" w:rsidP="0068739E">
            <w:pPr>
              <w:pStyle w:val="af4"/>
              <w:numPr>
                <w:ilvl w:val="1"/>
                <w:numId w:val="24"/>
              </w:numPr>
              <w:adjustRightInd/>
              <w:spacing w:line="240" w:lineRule="auto"/>
              <w:ind w:leftChars="0"/>
              <w:jc w:val="both"/>
              <w:textAlignment w:val="auto"/>
              <w:rPr>
                <w:rFonts w:ascii="Times New Roman" w:eastAsia="標楷體" w:hAnsi="Times New Roman"/>
                <w:color w:val="000000" w:themeColor="text1"/>
              </w:rPr>
            </w:pPr>
            <w:r w:rsidRPr="007D7475">
              <w:rPr>
                <w:rFonts w:ascii="Times New Roman" w:eastAsia="標楷體" w:hAnsi="Times New Roman"/>
              </w:rPr>
              <w:t>營運業務部及</w:t>
            </w:r>
            <w:r w:rsidR="004346BC" w:rsidRPr="007D7475">
              <w:rPr>
                <w:rFonts w:ascii="Times New Roman" w:eastAsia="標楷體" w:hAnsi="Times New Roman"/>
              </w:rPr>
              <w:t>財</w:t>
            </w:r>
            <w:r w:rsidR="004346BC" w:rsidRPr="007D7475">
              <w:rPr>
                <w:rFonts w:ascii="Times New Roman" w:eastAsia="標楷體" w:hAnsi="Times New Roman"/>
                <w:color w:val="000000" w:themeColor="text1"/>
              </w:rPr>
              <w:t>務單位</w:t>
            </w:r>
            <w:ins w:id="119" w:author="羅亦淞" w:date="2022-02-22T14:55:00Z">
              <w:r w:rsidR="00156A4C">
                <w:rPr>
                  <w:rFonts w:ascii="Times New Roman" w:eastAsia="標楷體" w:hAnsi="Times New Roman"/>
                  <w:color w:val="000000" w:themeColor="text1"/>
                </w:rPr>
                <w:t>部門主管</w:t>
              </w:r>
            </w:ins>
            <w:r w:rsidRPr="007D7475">
              <w:rPr>
                <w:rFonts w:ascii="Times New Roman" w:eastAsia="標楷體" w:hAnsi="Times New Roman"/>
                <w:color w:val="000000" w:themeColor="text1"/>
              </w:rPr>
              <w:t>應定期檢視業務實際報價及原物料成本波動等情形</w:t>
            </w:r>
            <w:r w:rsidR="00DE508F" w:rsidRPr="007D7475">
              <w:rPr>
                <w:rFonts w:ascii="Times New Roman" w:eastAsia="標楷體" w:hAnsi="Times New Roman"/>
                <w:color w:val="000000" w:themeColor="text1"/>
              </w:rPr>
              <w:t>，</w:t>
            </w:r>
            <w:r w:rsidRPr="007D7475">
              <w:rPr>
                <w:rFonts w:ascii="Times New Roman" w:eastAsia="標楷體" w:hAnsi="Times New Roman"/>
                <w:color w:val="000000" w:themeColor="text1"/>
              </w:rPr>
              <w:t>以</w:t>
            </w:r>
            <w:r w:rsidR="00DE508F" w:rsidRPr="007D7475">
              <w:rPr>
                <w:rFonts w:ascii="Times New Roman" w:eastAsia="標楷體" w:hAnsi="Times New Roman"/>
                <w:color w:val="000000" w:themeColor="text1"/>
              </w:rPr>
              <w:t>判斷</w:t>
            </w:r>
            <w:r w:rsidRPr="007D7475">
              <w:rPr>
                <w:rFonts w:ascii="Times New Roman" w:eastAsia="標楷體" w:hAnsi="Times New Roman"/>
                <w:color w:val="000000" w:themeColor="text1"/>
              </w:rPr>
              <w:t>是否需要重新調整牌價，如果有調整之必要，應由營運業務部呈新</w:t>
            </w:r>
            <w:r w:rsidR="00DE508F" w:rsidRPr="007D7475">
              <w:rPr>
                <w:rFonts w:ascii="Times New Roman" w:eastAsia="標楷體" w:hAnsi="Times New Roman"/>
                <w:color w:val="000000" w:themeColor="text1"/>
              </w:rPr>
              <w:t>一</w:t>
            </w:r>
            <w:r w:rsidRPr="007D7475">
              <w:rPr>
                <w:rFonts w:ascii="Times New Roman" w:eastAsia="標楷體" w:hAnsi="Times New Roman"/>
                <w:color w:val="000000" w:themeColor="text1"/>
              </w:rPr>
              <w:t>版的「產品牌價表」，經</w:t>
            </w:r>
            <w:ins w:id="120" w:author="羅亦淞" w:date="2022-01-11T16:19:00Z">
              <w:r w:rsidR="006A0ACD">
                <w:rPr>
                  <w:rFonts w:ascii="Times New Roman" w:eastAsia="標楷體" w:hAnsi="Times New Roman" w:hint="eastAsia"/>
                  <w:color w:val="000000" w:themeColor="text1"/>
                </w:rPr>
                <w:t>總經理</w:t>
              </w:r>
            </w:ins>
            <w:r w:rsidRPr="007D7475">
              <w:rPr>
                <w:rFonts w:ascii="Times New Roman" w:eastAsia="標楷體" w:hAnsi="Times New Roman"/>
                <w:color w:val="000000" w:themeColor="text1"/>
              </w:rPr>
              <w:t>核准後重新公告。</w:t>
            </w:r>
          </w:p>
          <w:p w14:paraId="2108D4C7" w14:textId="7FF5FA66" w:rsidR="00F9737C" w:rsidRPr="007D7475" w:rsidRDefault="00F9737C" w:rsidP="0068739E">
            <w:pPr>
              <w:pStyle w:val="af4"/>
              <w:numPr>
                <w:ilvl w:val="1"/>
                <w:numId w:val="24"/>
              </w:numPr>
              <w:adjustRightInd/>
              <w:spacing w:line="240" w:lineRule="auto"/>
              <w:ind w:leftChars="0"/>
              <w:jc w:val="both"/>
              <w:textAlignment w:val="auto"/>
              <w:rPr>
                <w:rFonts w:ascii="Times New Roman" w:eastAsia="標楷體" w:hAnsi="Times New Roman"/>
                <w:color w:val="000000" w:themeColor="text1"/>
              </w:rPr>
            </w:pPr>
            <w:r w:rsidRPr="007D7475">
              <w:rPr>
                <w:rFonts w:ascii="Times New Roman" w:eastAsia="標楷體" w:hAnsi="Times New Roman"/>
                <w:color w:val="000000" w:themeColor="text1"/>
              </w:rPr>
              <w:lastRenderedPageBreak/>
              <w:t>對代理商之報價及</w:t>
            </w:r>
            <w:r w:rsidR="009416CB" w:rsidRPr="007D7475">
              <w:rPr>
                <w:rFonts w:ascii="Times New Roman" w:eastAsia="標楷體" w:hAnsi="Times New Roman"/>
                <w:color w:val="000000" w:themeColor="text1"/>
              </w:rPr>
              <w:t>佣金</w:t>
            </w:r>
            <w:r w:rsidRPr="007D7475">
              <w:rPr>
                <w:rFonts w:ascii="Times New Roman" w:eastAsia="標楷體" w:hAnsi="Times New Roman"/>
                <w:color w:val="000000" w:themeColor="text1"/>
              </w:rPr>
              <w:t>之計算，應依據</w:t>
            </w:r>
            <w:r w:rsidR="004F4476" w:rsidRPr="001B4379">
              <w:rPr>
                <w:rFonts w:ascii="Times New Roman" w:eastAsia="標楷體" w:hAnsi="Times New Roman"/>
                <w:color w:val="000000" w:themeColor="text1"/>
              </w:rPr>
              <w:t>「</w:t>
            </w:r>
            <w:r w:rsidRPr="001B4379">
              <w:rPr>
                <w:rFonts w:ascii="Times New Roman" w:eastAsia="標楷體" w:hAnsi="Times New Roman"/>
                <w:color w:val="000000" w:themeColor="text1"/>
              </w:rPr>
              <w:t>代理商合約書</w:t>
            </w:r>
            <w:r w:rsidR="004F4476" w:rsidRPr="001B4379">
              <w:rPr>
                <w:rFonts w:ascii="Times New Roman" w:eastAsia="標楷體" w:hAnsi="Times New Roman"/>
                <w:color w:val="000000" w:themeColor="text1"/>
              </w:rPr>
              <w:t>」</w:t>
            </w:r>
            <w:r w:rsidR="009416CB" w:rsidRPr="001B4379">
              <w:rPr>
                <w:rFonts w:ascii="Times New Roman" w:eastAsia="標楷體" w:hAnsi="Times New Roman"/>
                <w:color w:val="000000" w:themeColor="text1"/>
              </w:rPr>
              <w:t>內約定內容，於進行簽核時視</w:t>
            </w:r>
            <w:r w:rsidR="009416CB" w:rsidRPr="007D7475">
              <w:rPr>
                <w:rFonts w:ascii="Times New Roman" w:eastAsia="標楷體" w:hAnsi="Times New Roman"/>
                <w:color w:val="000000" w:themeColor="text1"/>
              </w:rPr>
              <w:t>情況檢附上相關條文供權責主管參考。</w:t>
            </w:r>
          </w:p>
          <w:p w14:paraId="4B7BC6ED" w14:textId="77777777" w:rsidR="00AA39F6" w:rsidRPr="007D7475" w:rsidRDefault="00AA39F6" w:rsidP="0068739E">
            <w:pPr>
              <w:pStyle w:val="af4"/>
              <w:numPr>
                <w:ilvl w:val="0"/>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報價變更</w:t>
            </w:r>
          </w:p>
          <w:p w14:paraId="7A798AF8" w14:textId="2F95474E" w:rsidR="00AA39F6" w:rsidRPr="007D7475" w:rsidRDefault="00912B97"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如因客戶要求</w:t>
            </w:r>
            <w:r w:rsidR="00AA39F6" w:rsidRPr="007D7475">
              <w:rPr>
                <w:rFonts w:ascii="Times New Roman" w:eastAsia="標楷體" w:hAnsi="Times New Roman"/>
              </w:rPr>
              <w:t>或設計變更需變更報價時，由</w:t>
            </w:r>
            <w:r w:rsidR="007C1C52" w:rsidRPr="007D7475">
              <w:rPr>
                <w:rFonts w:ascii="Times New Roman" w:eastAsia="標楷體" w:hAnsi="Times New Roman"/>
              </w:rPr>
              <w:t>營運業務部</w:t>
            </w:r>
            <w:r w:rsidR="00AA39F6" w:rsidRPr="007D7475">
              <w:rPr>
                <w:rFonts w:ascii="Times New Roman" w:eastAsia="標楷體" w:hAnsi="Times New Roman"/>
              </w:rPr>
              <w:t>重新填具「</w:t>
            </w:r>
            <w:r w:rsidRPr="007D7475">
              <w:rPr>
                <w:rFonts w:ascii="Times New Roman" w:eastAsia="標楷體" w:hAnsi="Times New Roman"/>
              </w:rPr>
              <w:t>報價單</w:t>
            </w:r>
            <w:r w:rsidR="00AA39F6" w:rsidRPr="007D7475">
              <w:rPr>
                <w:rFonts w:ascii="Times New Roman" w:eastAsia="標楷體" w:hAnsi="Times New Roman"/>
              </w:rPr>
              <w:t>」核算產品新成本，</w:t>
            </w:r>
            <w:r w:rsidR="005C7415" w:rsidRPr="007D7475">
              <w:rPr>
                <w:rFonts w:ascii="Times New Roman" w:eastAsia="標楷體" w:hAnsi="Times New Roman"/>
              </w:rPr>
              <w:t>並檢附原「報價單」</w:t>
            </w:r>
            <w:r w:rsidR="00AA39F6" w:rsidRPr="00142B32">
              <w:rPr>
                <w:rFonts w:ascii="Times New Roman" w:eastAsia="標楷體" w:hAnsi="Times New Roman"/>
              </w:rPr>
              <w:t>經權責主管</w:t>
            </w:r>
            <w:r w:rsidR="00AA39F6" w:rsidRPr="007D7475">
              <w:rPr>
                <w:rFonts w:ascii="Times New Roman" w:eastAsia="標楷體" w:hAnsi="Times New Roman"/>
              </w:rPr>
              <w:t>核准後提供向客戶重新報價。</w:t>
            </w:r>
          </w:p>
          <w:p w14:paraId="2EFFE5D4" w14:textId="725F941E" w:rsidR="00AA39F6" w:rsidRPr="007D7475" w:rsidRDefault="00AA39F6" w:rsidP="0068739E">
            <w:pPr>
              <w:pStyle w:val="af4"/>
              <w:numPr>
                <w:ilvl w:val="0"/>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接單</w:t>
            </w:r>
          </w:p>
          <w:p w14:paraId="655D8BCB" w14:textId="4BA43AE6" w:rsidR="00AA39F6" w:rsidRPr="007D7475" w:rsidRDefault="00415E7E"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營運業務部</w:t>
            </w:r>
            <w:r w:rsidR="00AA39F6" w:rsidRPr="007D7475">
              <w:rPr>
                <w:rFonts w:ascii="Times New Roman" w:eastAsia="標楷體" w:hAnsi="Times New Roman"/>
              </w:rPr>
              <w:t>接單前，應確認下列事項：</w:t>
            </w:r>
          </w:p>
          <w:p w14:paraId="50C8E913" w14:textId="14E14F5E" w:rsidR="00AA39F6" w:rsidRPr="007D7475" w:rsidRDefault="00AA39F6" w:rsidP="0068739E">
            <w:pPr>
              <w:pStyle w:val="af4"/>
              <w:numPr>
                <w:ilvl w:val="2"/>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客戶付款方式須符合公司設定予該客戶之付款條件。</w:t>
            </w:r>
          </w:p>
          <w:p w14:paraId="5899A12A" w14:textId="77777777" w:rsidR="00AA39F6" w:rsidRPr="007D7475" w:rsidRDefault="00AA39F6" w:rsidP="0068739E">
            <w:pPr>
              <w:pStyle w:val="af4"/>
              <w:numPr>
                <w:ilvl w:val="2"/>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客戶授信額度餘額。</w:t>
            </w:r>
          </w:p>
          <w:p w14:paraId="1D6D52C8" w14:textId="096004F4" w:rsidR="00AA39F6" w:rsidRPr="007D7475" w:rsidRDefault="00415E7E"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營運業務部</w:t>
            </w:r>
            <w:r w:rsidR="00AA39F6" w:rsidRPr="007D7475">
              <w:rPr>
                <w:rFonts w:ascii="Times New Roman" w:eastAsia="標楷體" w:hAnsi="Times New Roman"/>
              </w:rPr>
              <w:t>確認訂單內容時，應檢視訂購產品項目、規格、</w:t>
            </w:r>
            <w:r w:rsidR="00F51178" w:rsidRPr="007D7475">
              <w:rPr>
                <w:rFonts w:ascii="Times New Roman" w:eastAsia="標楷體" w:hAnsi="Times New Roman"/>
              </w:rPr>
              <w:t>價格、</w:t>
            </w:r>
            <w:r w:rsidR="00AA39F6" w:rsidRPr="007D7475">
              <w:rPr>
                <w:rFonts w:ascii="Times New Roman" w:eastAsia="標楷體" w:hAnsi="Times New Roman"/>
              </w:rPr>
              <w:t>交期、數量</w:t>
            </w:r>
            <w:r w:rsidR="00F51178" w:rsidRPr="007D7475">
              <w:rPr>
                <w:rFonts w:ascii="Times New Roman" w:eastAsia="標楷體" w:hAnsi="Times New Roman"/>
              </w:rPr>
              <w:t>、訂購條件</w:t>
            </w:r>
            <w:r w:rsidR="007A4016" w:rsidRPr="007D7475">
              <w:rPr>
                <w:rFonts w:ascii="Times New Roman" w:eastAsia="標楷體" w:hAnsi="Times New Roman"/>
              </w:rPr>
              <w:t>及其他</w:t>
            </w:r>
            <w:r w:rsidR="00AA39F6" w:rsidRPr="007D7475">
              <w:rPr>
                <w:rFonts w:ascii="Times New Roman" w:eastAsia="標楷體" w:hAnsi="Times New Roman"/>
              </w:rPr>
              <w:t>項目與公司規定之交易條件相符</w:t>
            </w:r>
            <w:r w:rsidR="00A46B44" w:rsidRPr="007D7475">
              <w:rPr>
                <w:rFonts w:ascii="Times New Roman" w:eastAsia="標楷體" w:hAnsi="Times New Roman"/>
              </w:rPr>
              <w:t>後</w:t>
            </w:r>
            <w:r w:rsidR="00AA39F6" w:rsidRPr="007D7475">
              <w:rPr>
                <w:rFonts w:ascii="Times New Roman" w:eastAsia="標楷體" w:hAnsi="Times New Roman"/>
              </w:rPr>
              <w:t>，</w:t>
            </w:r>
            <w:r w:rsidR="00A46B44" w:rsidRPr="007D7475">
              <w:rPr>
                <w:rFonts w:ascii="Times New Roman" w:eastAsia="標楷體" w:hAnsi="Times New Roman"/>
              </w:rPr>
              <w:t>建立「</w:t>
            </w:r>
            <w:r w:rsidR="001F1769" w:rsidRPr="007D7475">
              <w:rPr>
                <w:rFonts w:ascii="Times New Roman" w:eastAsia="標楷體" w:hAnsi="Times New Roman"/>
              </w:rPr>
              <w:t>內部訂單</w:t>
            </w:r>
            <w:r w:rsidR="00A46B44" w:rsidRPr="007D7475">
              <w:rPr>
                <w:rFonts w:ascii="Times New Roman" w:eastAsia="標楷體" w:hAnsi="Times New Roman"/>
              </w:rPr>
              <w:t>」</w:t>
            </w:r>
            <w:r w:rsidR="00F51178" w:rsidRPr="007D7475">
              <w:rPr>
                <w:rFonts w:ascii="Times New Roman" w:eastAsia="標楷體" w:hAnsi="Times New Roman"/>
              </w:rPr>
              <w:t>經權責主管核准，</w:t>
            </w:r>
            <w:r w:rsidR="00D40CBC" w:rsidRPr="007D7475">
              <w:rPr>
                <w:rFonts w:ascii="Times New Roman" w:eastAsia="標楷體" w:hAnsi="Times New Roman"/>
              </w:rPr>
              <w:t>並</w:t>
            </w:r>
            <w:r w:rsidR="005C7415" w:rsidRPr="007D7475">
              <w:rPr>
                <w:rFonts w:ascii="Times New Roman" w:eastAsia="標楷體" w:hAnsi="Times New Roman"/>
              </w:rPr>
              <w:t>須</w:t>
            </w:r>
            <w:r w:rsidR="00D40CBC" w:rsidRPr="007D7475">
              <w:rPr>
                <w:rFonts w:ascii="Times New Roman" w:eastAsia="標楷體" w:hAnsi="Times New Roman"/>
              </w:rPr>
              <w:t>取得客戶</w:t>
            </w:r>
            <w:r w:rsidR="005C7415" w:rsidRPr="007D7475">
              <w:rPr>
                <w:rFonts w:ascii="Times New Roman" w:eastAsia="標楷體" w:hAnsi="Times New Roman"/>
              </w:rPr>
              <w:t>之外部</w:t>
            </w:r>
            <w:r w:rsidR="00A46B44" w:rsidRPr="007D7475">
              <w:rPr>
                <w:rFonts w:ascii="Times New Roman" w:eastAsia="標楷體" w:hAnsi="Times New Roman"/>
              </w:rPr>
              <w:t>訂單</w:t>
            </w:r>
            <w:r w:rsidR="00D269EB" w:rsidRPr="007D7475">
              <w:rPr>
                <w:rFonts w:ascii="Times New Roman" w:eastAsia="標楷體" w:hAnsi="Times New Roman"/>
              </w:rPr>
              <w:t>或其他佐證文件</w:t>
            </w:r>
            <w:r w:rsidR="00AA39F6" w:rsidRPr="007D7475">
              <w:rPr>
                <w:rFonts w:ascii="Times New Roman" w:eastAsia="標楷體" w:hAnsi="Times New Roman"/>
              </w:rPr>
              <w:t>。</w:t>
            </w:r>
          </w:p>
          <w:p w14:paraId="0B973E83" w14:textId="01130E64" w:rsidR="00AA19FD" w:rsidRPr="007D7475" w:rsidRDefault="00AA19FD"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營運業務部</w:t>
            </w:r>
            <w:r w:rsidR="00A46B44" w:rsidRPr="007D7475">
              <w:rPr>
                <w:rFonts w:ascii="Times New Roman" w:eastAsia="標楷體" w:hAnsi="Times New Roman"/>
              </w:rPr>
              <w:t>確認客戶需求</w:t>
            </w:r>
            <w:r w:rsidRPr="007D7475">
              <w:rPr>
                <w:rFonts w:ascii="Times New Roman" w:eastAsia="標楷體" w:hAnsi="Times New Roman"/>
              </w:rPr>
              <w:t>後，若銷售項目為機台，或有其他需要跨部門協調之需求，應聯繫相關單位召開產銷會議討論</w:t>
            </w:r>
            <w:r w:rsidR="00A46B44" w:rsidRPr="007D7475">
              <w:rPr>
                <w:rFonts w:ascii="Times New Roman" w:eastAsia="標楷體" w:hAnsi="Times New Roman"/>
              </w:rPr>
              <w:t>接單</w:t>
            </w:r>
            <w:r w:rsidR="005C7415" w:rsidRPr="007D7475">
              <w:rPr>
                <w:rFonts w:ascii="Times New Roman" w:eastAsia="標楷體" w:hAnsi="Times New Roman"/>
              </w:rPr>
              <w:t>可行性</w:t>
            </w:r>
            <w:r w:rsidR="00A46B44" w:rsidRPr="007D7475">
              <w:rPr>
                <w:rFonts w:ascii="Times New Roman" w:eastAsia="標楷體" w:hAnsi="Times New Roman"/>
              </w:rPr>
              <w:t>及後續出貨之規劃</w:t>
            </w:r>
            <w:r w:rsidRPr="007D7475">
              <w:rPr>
                <w:rFonts w:ascii="Times New Roman" w:eastAsia="標楷體" w:hAnsi="Times New Roman"/>
              </w:rPr>
              <w:t>，</w:t>
            </w:r>
            <w:r w:rsidR="00A46B44" w:rsidRPr="007D7475">
              <w:rPr>
                <w:rFonts w:ascii="Times New Roman" w:eastAsia="標楷體" w:hAnsi="Times New Roman"/>
              </w:rPr>
              <w:t>再根據產銷會議的結果建立「</w:t>
            </w:r>
            <w:r w:rsidR="00055DD2" w:rsidRPr="007D7475">
              <w:rPr>
                <w:rFonts w:ascii="Times New Roman" w:eastAsia="標楷體" w:hAnsi="Times New Roman"/>
              </w:rPr>
              <w:t>內部訂單</w:t>
            </w:r>
            <w:r w:rsidR="00A46B44" w:rsidRPr="007D7475">
              <w:rPr>
                <w:rFonts w:ascii="Times New Roman" w:eastAsia="標楷體" w:hAnsi="Times New Roman"/>
              </w:rPr>
              <w:t>」進行簽核，</w:t>
            </w:r>
            <w:r w:rsidRPr="007D7475">
              <w:rPr>
                <w:rFonts w:ascii="Times New Roman" w:eastAsia="標楷體" w:hAnsi="Times New Roman"/>
              </w:rPr>
              <w:t>並留下產銷會議之紀錄。</w:t>
            </w:r>
          </w:p>
          <w:p w14:paraId="7003B647" w14:textId="2BE4D17D" w:rsidR="00AA39F6" w:rsidRPr="007D7475" w:rsidRDefault="00415E7E"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營運業務部</w:t>
            </w:r>
            <w:r w:rsidR="00CA1E57" w:rsidRPr="007D7475">
              <w:rPr>
                <w:rFonts w:ascii="Times New Roman" w:eastAsia="標楷體" w:hAnsi="Times New Roman"/>
              </w:rPr>
              <w:t>應定期了解</w:t>
            </w:r>
            <w:r w:rsidR="00E50758" w:rsidRPr="007D7475">
              <w:rPr>
                <w:rFonts w:ascii="Times New Roman" w:eastAsia="標楷體" w:hAnsi="Times New Roman"/>
              </w:rPr>
              <w:t>訂單交期進度</w:t>
            </w:r>
            <w:r w:rsidR="00AA39F6" w:rsidRPr="007D7475">
              <w:rPr>
                <w:rFonts w:ascii="Times New Roman" w:eastAsia="標楷體" w:hAnsi="Times New Roman"/>
              </w:rPr>
              <w:t>，如察覺有延遲交貨可能，應及時採取應對措施。</w:t>
            </w:r>
          </w:p>
          <w:p w14:paraId="37CFC2AB" w14:textId="2F3F31B4" w:rsidR="005A2B9E" w:rsidRPr="007D7475" w:rsidRDefault="005A2B9E"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維修服務接單流程及相關規範，請參考</w:t>
            </w:r>
            <w:r w:rsidR="00B80631" w:rsidRPr="007D7475">
              <w:rPr>
                <w:rFonts w:ascii="Times New Roman" w:eastAsia="標楷體" w:hAnsi="Times New Roman"/>
              </w:rPr>
              <w:t>【</w:t>
            </w:r>
            <w:r w:rsidRPr="007D7475">
              <w:rPr>
                <w:rFonts w:ascii="Times New Roman" w:eastAsia="標楷體" w:hAnsi="Times New Roman"/>
              </w:rPr>
              <w:t>維修</w:t>
            </w:r>
            <w:r w:rsidRPr="007D7475">
              <w:rPr>
                <w:rFonts w:ascii="Times New Roman" w:eastAsia="標楷體" w:hAnsi="Times New Roman"/>
              </w:rPr>
              <w:lastRenderedPageBreak/>
              <w:t>服務管制辦法</w:t>
            </w:r>
            <w:r w:rsidR="00B80631" w:rsidRPr="007D7475">
              <w:rPr>
                <w:rFonts w:ascii="Times New Roman" w:eastAsia="標楷體" w:hAnsi="Times New Roman"/>
              </w:rPr>
              <w:t>】，由權責人員先至客戶端確認情形後填寫「</w:t>
            </w:r>
            <w:r w:rsidR="00C957FD" w:rsidRPr="007D7475">
              <w:rPr>
                <w:rFonts w:ascii="Times New Roman" w:eastAsia="標楷體" w:hAnsi="Times New Roman"/>
              </w:rPr>
              <w:t>維修服務單</w:t>
            </w:r>
            <w:r w:rsidR="00B80631" w:rsidRPr="007D7475">
              <w:rPr>
                <w:rFonts w:ascii="Times New Roman" w:eastAsia="標楷體" w:hAnsi="Times New Roman"/>
              </w:rPr>
              <w:t>」，並回傳給營運業務部研判是否要進行收費以做後續的對應處理。</w:t>
            </w:r>
          </w:p>
          <w:p w14:paraId="32B28F48" w14:textId="035C49D9" w:rsidR="00AA39F6" w:rsidRPr="007D7475" w:rsidRDefault="009002E8" w:rsidP="0068739E">
            <w:pPr>
              <w:pStyle w:val="af4"/>
              <w:numPr>
                <w:ilvl w:val="0"/>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訂單指定結案</w:t>
            </w:r>
            <w:r w:rsidR="00AA39F6" w:rsidRPr="007D7475">
              <w:rPr>
                <w:rFonts w:ascii="Times New Roman" w:eastAsia="標楷體" w:hAnsi="Times New Roman"/>
              </w:rPr>
              <w:t>或變更</w:t>
            </w:r>
          </w:p>
          <w:p w14:paraId="1EF3CB81" w14:textId="0D902CFA" w:rsidR="005430F8" w:rsidRPr="007D7475" w:rsidRDefault="005430F8"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客戶通知需修改訂單時，</w:t>
            </w:r>
            <w:r w:rsidR="00415E7E" w:rsidRPr="007D7475">
              <w:rPr>
                <w:rFonts w:ascii="Times New Roman" w:eastAsia="標楷體" w:hAnsi="Times New Roman"/>
              </w:rPr>
              <w:t>營運業務部</w:t>
            </w:r>
            <w:r w:rsidRPr="007D7475">
              <w:rPr>
                <w:rFonts w:ascii="Times New Roman" w:eastAsia="標楷體" w:hAnsi="Times New Roman"/>
              </w:rPr>
              <w:t>應先確認客戶變更原因，必要時應</w:t>
            </w:r>
            <w:r w:rsidR="005C7415" w:rsidRPr="007D7475">
              <w:rPr>
                <w:rFonts w:ascii="Times New Roman" w:eastAsia="標楷體" w:hAnsi="Times New Roman"/>
              </w:rPr>
              <w:t>聯繫相關單位</w:t>
            </w:r>
            <w:r w:rsidR="00CA1E57" w:rsidRPr="007D7475">
              <w:rPr>
                <w:rFonts w:ascii="Times New Roman" w:eastAsia="標楷體" w:hAnsi="Times New Roman"/>
              </w:rPr>
              <w:t>召開產銷會議</w:t>
            </w:r>
            <w:r w:rsidR="005C7415" w:rsidRPr="007D7475">
              <w:rPr>
                <w:rFonts w:ascii="Times New Roman" w:eastAsia="標楷體" w:hAnsi="Times New Roman"/>
              </w:rPr>
              <w:t>一同評估變更之可行性。如有變更</w:t>
            </w:r>
            <w:r w:rsidRPr="007D7475">
              <w:rPr>
                <w:rFonts w:ascii="Times New Roman" w:eastAsia="標楷體" w:hAnsi="Times New Roman"/>
              </w:rPr>
              <w:t>困難，</w:t>
            </w:r>
            <w:r w:rsidR="00CA1E57" w:rsidRPr="007D7475">
              <w:rPr>
                <w:rFonts w:ascii="Times New Roman" w:eastAsia="標楷體" w:hAnsi="Times New Roman"/>
              </w:rPr>
              <w:t>營運業務部</w:t>
            </w:r>
            <w:r w:rsidRPr="007D7475">
              <w:rPr>
                <w:rFonts w:ascii="Times New Roman" w:eastAsia="標楷體" w:hAnsi="Times New Roman"/>
              </w:rPr>
              <w:t>應與客戶協商其他處理方式。</w:t>
            </w:r>
          </w:p>
          <w:p w14:paraId="02B8519D" w14:textId="21DCA736" w:rsidR="009002E8" w:rsidRPr="007D7475" w:rsidRDefault="000B2B93" w:rsidP="0068739E">
            <w:pPr>
              <w:pStyle w:val="af4"/>
              <w:numPr>
                <w:ilvl w:val="1"/>
                <w:numId w:val="24"/>
              </w:numPr>
              <w:adjustRightInd/>
              <w:spacing w:line="240" w:lineRule="auto"/>
              <w:ind w:leftChars="0"/>
              <w:jc w:val="both"/>
              <w:textAlignment w:val="auto"/>
              <w:rPr>
                <w:rFonts w:ascii="Times New Roman" w:eastAsia="標楷體" w:hAnsi="Times New Roman"/>
              </w:rPr>
            </w:pPr>
            <w:r w:rsidRPr="007D7475">
              <w:rPr>
                <w:rFonts w:ascii="Times New Roman" w:eastAsia="標楷體" w:hAnsi="Times New Roman"/>
              </w:rPr>
              <w:t>如</w:t>
            </w:r>
            <w:r w:rsidR="009002E8" w:rsidRPr="007D7475">
              <w:rPr>
                <w:rFonts w:ascii="Times New Roman" w:eastAsia="標楷體" w:hAnsi="Times New Roman"/>
              </w:rPr>
              <w:t>評估可接收之</w:t>
            </w:r>
            <w:r w:rsidR="005430F8" w:rsidRPr="003F072B">
              <w:rPr>
                <w:rFonts w:ascii="Times New Roman" w:eastAsia="標楷體" w:hAnsi="Times New Roman"/>
              </w:rPr>
              <w:t>修改需求，應由</w:t>
            </w:r>
            <w:r w:rsidR="00415E7E" w:rsidRPr="003F072B">
              <w:rPr>
                <w:rFonts w:ascii="Times New Roman" w:eastAsia="標楷體" w:hAnsi="Times New Roman"/>
              </w:rPr>
              <w:t>營運業務部</w:t>
            </w:r>
            <w:r w:rsidR="005430F8" w:rsidRPr="003F072B">
              <w:rPr>
                <w:rFonts w:ascii="Times New Roman" w:eastAsia="標楷體" w:hAnsi="Times New Roman"/>
              </w:rPr>
              <w:t>建立「訂單變更單」，並經</w:t>
            </w:r>
            <w:r w:rsidR="005430F8" w:rsidRPr="003F072B">
              <w:rPr>
                <w:rFonts w:ascii="Times New Roman" w:eastAsia="標楷體" w:hAnsi="Times New Roman" w:hint="eastAsia"/>
              </w:rPr>
              <w:t>權責主管</w:t>
            </w:r>
            <w:r w:rsidR="005430F8" w:rsidRPr="003F072B">
              <w:rPr>
                <w:rFonts w:ascii="Times New Roman" w:eastAsia="標楷體" w:hAnsi="Times New Roman"/>
              </w:rPr>
              <w:t>核准後，</w:t>
            </w:r>
            <w:r w:rsidR="005430F8" w:rsidRPr="007D7475">
              <w:rPr>
                <w:rFonts w:ascii="Times New Roman" w:eastAsia="標楷體" w:hAnsi="Times New Roman"/>
              </w:rPr>
              <w:t>方可辦理後續相關作業。</w:t>
            </w:r>
          </w:p>
          <w:p w14:paraId="4D33EB5F" w14:textId="5A086818" w:rsidR="009002E8" w:rsidRPr="007D7475" w:rsidRDefault="009002E8" w:rsidP="003F072B">
            <w:pPr>
              <w:pStyle w:val="af4"/>
              <w:numPr>
                <w:ilvl w:val="1"/>
                <w:numId w:val="24"/>
              </w:numPr>
              <w:ind w:leftChars="0"/>
              <w:rPr>
                <w:rFonts w:ascii="Times New Roman" w:eastAsia="標楷體" w:hAnsi="Times New Roman"/>
              </w:rPr>
            </w:pPr>
            <w:r w:rsidRPr="003F072B">
              <w:rPr>
                <w:rFonts w:ascii="Times New Roman" w:eastAsia="標楷體" w:hAnsi="Times New Roman"/>
                <w:color w:val="000000" w:themeColor="text1"/>
              </w:rPr>
              <w:t>如果跟客戶協商或是內部討論後決定此訂單不繼續執行，</w:t>
            </w:r>
            <w:r w:rsidR="00EC3727" w:rsidRPr="003F072B">
              <w:rPr>
                <w:rFonts w:ascii="Times New Roman" w:eastAsia="標楷體" w:hAnsi="Times New Roman"/>
                <w:color w:val="000000" w:themeColor="text1"/>
              </w:rPr>
              <w:t>應由營運業務部建立「訂單變更單」申請指定結案，並經</w:t>
            </w:r>
            <w:r w:rsidR="00EC3727" w:rsidRPr="003F072B">
              <w:rPr>
                <w:rFonts w:ascii="Times New Roman" w:eastAsia="標楷體" w:hAnsi="Times New Roman" w:hint="eastAsia"/>
                <w:color w:val="000000" w:themeColor="text1"/>
              </w:rPr>
              <w:t>權責主管</w:t>
            </w:r>
            <w:r w:rsidR="00EC3727" w:rsidRPr="003F072B">
              <w:rPr>
                <w:rFonts w:ascii="Times New Roman" w:eastAsia="標楷體" w:hAnsi="Times New Roman"/>
                <w:color w:val="000000" w:themeColor="text1"/>
              </w:rPr>
              <w:t>核准後，方可辦理後續相關作業。</w:t>
            </w:r>
          </w:p>
        </w:tc>
        <w:tc>
          <w:tcPr>
            <w:tcW w:w="5160" w:type="dxa"/>
            <w:tcBorders>
              <w:top w:val="single" w:sz="6" w:space="0" w:color="auto"/>
              <w:left w:val="single" w:sz="6" w:space="0" w:color="auto"/>
              <w:bottom w:val="single" w:sz="6" w:space="0" w:color="auto"/>
              <w:right w:val="single" w:sz="6" w:space="0" w:color="auto"/>
            </w:tcBorders>
          </w:tcPr>
          <w:p w14:paraId="0BF494EB" w14:textId="28B6A68B" w:rsidR="009416CB" w:rsidRPr="001B4379" w:rsidRDefault="009416CB" w:rsidP="0068739E">
            <w:pPr>
              <w:pStyle w:val="af4"/>
              <w:numPr>
                <w:ilvl w:val="0"/>
                <w:numId w:val="25"/>
              </w:numPr>
              <w:adjustRightInd/>
              <w:spacing w:line="240" w:lineRule="auto"/>
              <w:ind w:leftChars="0"/>
              <w:jc w:val="both"/>
              <w:textAlignment w:val="auto"/>
              <w:rPr>
                <w:rFonts w:ascii="Times New Roman" w:eastAsia="標楷體" w:hAnsi="Times New Roman"/>
              </w:rPr>
            </w:pPr>
            <w:r w:rsidRPr="001B4379">
              <w:rPr>
                <w:rFonts w:ascii="Times New Roman" w:eastAsia="標楷體" w:hAnsi="Times New Roman"/>
              </w:rPr>
              <w:lastRenderedPageBreak/>
              <w:t>營運業務部應編制「產品牌價表」，</w:t>
            </w:r>
            <w:r w:rsidR="007F5F55" w:rsidRPr="001B4379">
              <w:rPr>
                <w:rFonts w:ascii="Times New Roman" w:eastAsia="標楷體" w:hAnsi="Times New Roman"/>
              </w:rPr>
              <w:t>經</w:t>
            </w:r>
            <w:r w:rsidR="004346BC" w:rsidRPr="001B4379">
              <w:rPr>
                <w:rFonts w:ascii="Times New Roman" w:eastAsia="標楷體" w:hAnsi="Times New Roman"/>
              </w:rPr>
              <w:t>財務單位</w:t>
            </w:r>
            <w:r w:rsidR="007F5F55" w:rsidRPr="001B4379">
              <w:rPr>
                <w:rFonts w:ascii="Times New Roman" w:eastAsia="標楷體" w:hAnsi="Times New Roman"/>
              </w:rPr>
              <w:t>會簽並</w:t>
            </w:r>
            <w:r w:rsidRPr="001B4379">
              <w:rPr>
                <w:rFonts w:ascii="Times New Roman" w:eastAsia="標楷體" w:hAnsi="Times New Roman"/>
              </w:rPr>
              <w:t>經</w:t>
            </w:r>
            <w:del w:id="121" w:author="羅亦淞" w:date="2022-01-11T16:27:00Z">
              <w:r w:rsidRPr="001B4379" w:rsidDel="0091353A">
                <w:rPr>
                  <w:rFonts w:ascii="Times New Roman" w:eastAsia="標楷體" w:hAnsi="Times New Roman" w:hint="eastAsia"/>
                </w:rPr>
                <w:delText>權責主管</w:delText>
              </w:r>
            </w:del>
            <w:ins w:id="122" w:author="羅亦淞" w:date="2022-01-11T16:27:00Z">
              <w:r w:rsidR="0091353A">
                <w:rPr>
                  <w:rFonts w:ascii="Times New Roman" w:eastAsia="標楷體" w:hAnsi="Times New Roman" w:hint="eastAsia"/>
                </w:rPr>
                <w:t>總經理</w:t>
              </w:r>
            </w:ins>
            <w:r w:rsidRPr="001B4379">
              <w:rPr>
                <w:rFonts w:ascii="Times New Roman" w:eastAsia="標楷體" w:hAnsi="Times New Roman"/>
              </w:rPr>
              <w:t>核准後公告適用。</w:t>
            </w:r>
          </w:p>
          <w:p w14:paraId="5BD98622" w14:textId="77A6387F" w:rsidR="00AA39F6" w:rsidRPr="001B4379" w:rsidRDefault="00AA39F6" w:rsidP="0068739E">
            <w:pPr>
              <w:pStyle w:val="af4"/>
              <w:numPr>
                <w:ilvl w:val="0"/>
                <w:numId w:val="25"/>
              </w:numPr>
              <w:adjustRightInd/>
              <w:spacing w:line="240" w:lineRule="auto"/>
              <w:ind w:leftChars="0"/>
              <w:jc w:val="both"/>
              <w:textAlignment w:val="auto"/>
              <w:rPr>
                <w:rFonts w:ascii="Times New Roman" w:eastAsia="標楷體" w:hAnsi="Times New Roman"/>
              </w:rPr>
            </w:pPr>
            <w:r w:rsidRPr="001B4379">
              <w:rPr>
                <w:rFonts w:ascii="Times New Roman" w:eastAsia="標楷體" w:hAnsi="Times New Roman"/>
              </w:rPr>
              <w:t>產品報價及報價變更應</w:t>
            </w:r>
            <w:r w:rsidR="009B4419" w:rsidRPr="001B4379">
              <w:rPr>
                <w:rFonts w:ascii="Times New Roman" w:eastAsia="標楷體" w:hAnsi="Times New Roman"/>
              </w:rPr>
              <w:t>提出「報價單」經權責主管核准，並取得客戶回覆確認後始得生效，並由權責人員應</w:t>
            </w:r>
            <w:r w:rsidR="00821D97" w:rsidRPr="001B4379">
              <w:rPr>
                <w:rFonts w:ascii="Times New Roman" w:eastAsia="標楷體" w:hAnsi="Times New Roman"/>
              </w:rPr>
              <w:t>妥善維護歷史報價紀錄。</w:t>
            </w:r>
          </w:p>
          <w:p w14:paraId="36AFDB79" w14:textId="4F1B29E9" w:rsidR="007F5F55" w:rsidRPr="001B4379" w:rsidRDefault="007F5F55" w:rsidP="0068739E">
            <w:pPr>
              <w:pStyle w:val="af4"/>
              <w:numPr>
                <w:ilvl w:val="0"/>
                <w:numId w:val="25"/>
              </w:numPr>
              <w:adjustRightInd/>
              <w:spacing w:line="240" w:lineRule="auto"/>
              <w:ind w:leftChars="0"/>
              <w:jc w:val="both"/>
              <w:textAlignment w:val="auto"/>
              <w:rPr>
                <w:rFonts w:ascii="Times New Roman" w:eastAsia="標楷體" w:hAnsi="Times New Roman"/>
              </w:rPr>
            </w:pPr>
            <w:r w:rsidRPr="001B4379">
              <w:rPr>
                <w:rFonts w:ascii="Times New Roman" w:eastAsia="標楷體" w:hAnsi="Times New Roman"/>
              </w:rPr>
              <w:t>營運業務部及</w:t>
            </w:r>
            <w:r w:rsidR="004346BC" w:rsidRPr="001B4379">
              <w:rPr>
                <w:rFonts w:ascii="Times New Roman" w:eastAsia="標楷體" w:hAnsi="Times New Roman"/>
              </w:rPr>
              <w:t>財務單位</w:t>
            </w:r>
            <w:ins w:id="123" w:author="Chan, Isabel T." w:date="2022-03-02T10:52:00Z">
              <w:r w:rsidR="00142B32">
                <w:rPr>
                  <w:rFonts w:ascii="Times New Roman" w:eastAsia="標楷體" w:hAnsi="Times New Roman" w:hint="eastAsia"/>
                </w:rPr>
                <w:t>部門</w:t>
              </w:r>
            </w:ins>
            <w:del w:id="124" w:author="Chan, Isabel T." w:date="2022-03-02T10:52:00Z">
              <w:r w:rsidRPr="001B4379" w:rsidDel="00142B32">
                <w:rPr>
                  <w:rFonts w:ascii="Times New Roman" w:eastAsia="標楷體" w:hAnsi="Times New Roman"/>
                </w:rPr>
                <w:delText>權責</w:delText>
              </w:r>
            </w:del>
            <w:r w:rsidRPr="001B4379">
              <w:rPr>
                <w:rFonts w:ascii="Times New Roman" w:eastAsia="標楷體" w:hAnsi="Times New Roman"/>
              </w:rPr>
              <w:t>主管應定期檢視是否需要重新調整牌價，如果有調整之必要，應由營運業務部呈新一版的「產品牌價表」，經</w:t>
            </w:r>
            <w:del w:id="125" w:author="Chan, Isabel T." w:date="2022-03-02T10:52:00Z">
              <w:r w:rsidRPr="001B4379" w:rsidDel="00142B32">
                <w:rPr>
                  <w:rFonts w:ascii="Times New Roman" w:eastAsia="標楷體" w:hAnsi="Times New Roman" w:hint="eastAsia"/>
                </w:rPr>
                <w:delText>權責主管</w:delText>
              </w:r>
            </w:del>
            <w:ins w:id="126" w:author="Chan, Isabel T." w:date="2022-03-02T10:52:00Z">
              <w:r w:rsidR="00142B32">
                <w:rPr>
                  <w:rFonts w:ascii="Times New Roman" w:eastAsia="標楷體" w:hAnsi="Times New Roman" w:hint="eastAsia"/>
                </w:rPr>
                <w:t>總經理</w:t>
              </w:r>
            </w:ins>
            <w:r w:rsidRPr="001B4379">
              <w:rPr>
                <w:rFonts w:ascii="Times New Roman" w:eastAsia="標楷體" w:hAnsi="Times New Roman"/>
              </w:rPr>
              <w:t>核准後重新公告。</w:t>
            </w:r>
          </w:p>
          <w:p w14:paraId="51AD236E" w14:textId="60B9B617" w:rsidR="004F4476" w:rsidRPr="001B4379" w:rsidRDefault="004F4476" w:rsidP="0068739E">
            <w:pPr>
              <w:pStyle w:val="af4"/>
              <w:numPr>
                <w:ilvl w:val="0"/>
                <w:numId w:val="25"/>
              </w:numPr>
              <w:adjustRightInd/>
              <w:spacing w:line="240" w:lineRule="auto"/>
              <w:ind w:leftChars="0"/>
              <w:jc w:val="both"/>
              <w:textAlignment w:val="auto"/>
              <w:rPr>
                <w:rFonts w:ascii="Times New Roman" w:eastAsia="標楷體" w:hAnsi="Times New Roman"/>
              </w:rPr>
            </w:pPr>
            <w:r w:rsidRPr="001B4379">
              <w:rPr>
                <w:rFonts w:ascii="Times New Roman" w:eastAsia="標楷體" w:hAnsi="Times New Roman"/>
              </w:rPr>
              <w:t>對代理商之報價及佣金之計算，應依據「代理商合約書」內約定內容。</w:t>
            </w:r>
          </w:p>
          <w:p w14:paraId="45E75A1F" w14:textId="1854F2A0" w:rsidR="00AA39F6" w:rsidRPr="001B4379" w:rsidRDefault="00415E7E" w:rsidP="0068739E">
            <w:pPr>
              <w:pStyle w:val="af4"/>
              <w:numPr>
                <w:ilvl w:val="0"/>
                <w:numId w:val="25"/>
              </w:numPr>
              <w:adjustRightInd/>
              <w:spacing w:line="240" w:lineRule="auto"/>
              <w:ind w:leftChars="0"/>
              <w:jc w:val="both"/>
              <w:textAlignment w:val="auto"/>
              <w:rPr>
                <w:rFonts w:ascii="Times New Roman" w:eastAsia="標楷體" w:hAnsi="Times New Roman"/>
              </w:rPr>
            </w:pPr>
            <w:r w:rsidRPr="001B4379">
              <w:rPr>
                <w:rFonts w:ascii="Times New Roman" w:eastAsia="標楷體" w:hAnsi="Times New Roman"/>
              </w:rPr>
              <w:t>營運業務部</w:t>
            </w:r>
            <w:r w:rsidR="00AA39F6" w:rsidRPr="001B4379">
              <w:rPr>
                <w:rFonts w:ascii="Times New Roman" w:eastAsia="標楷體" w:hAnsi="Times New Roman"/>
              </w:rPr>
              <w:t>確認「</w:t>
            </w:r>
            <w:r w:rsidR="00055DD2" w:rsidRPr="001B4379">
              <w:rPr>
                <w:rFonts w:ascii="Times New Roman" w:eastAsia="標楷體" w:hAnsi="Times New Roman"/>
              </w:rPr>
              <w:t>內部</w:t>
            </w:r>
            <w:r w:rsidR="00AA39F6" w:rsidRPr="001B4379">
              <w:rPr>
                <w:rFonts w:ascii="Times New Roman" w:eastAsia="標楷體" w:hAnsi="Times New Roman"/>
              </w:rPr>
              <w:t>訂單」內容時，應注意產品項目、規格、價格、交期、數量、付款條件及</w:t>
            </w:r>
            <w:r w:rsidR="007A4016" w:rsidRPr="001B4379">
              <w:rPr>
                <w:rFonts w:ascii="Times New Roman" w:eastAsia="標楷體" w:hAnsi="Times New Roman"/>
              </w:rPr>
              <w:t>其他項目與公司規定之交易條件相符</w:t>
            </w:r>
            <w:r w:rsidR="00AA39F6" w:rsidRPr="001B4379">
              <w:rPr>
                <w:rFonts w:ascii="Times New Roman" w:eastAsia="標楷體" w:hAnsi="Times New Roman"/>
              </w:rPr>
              <w:t>，</w:t>
            </w:r>
            <w:r w:rsidR="00F51178" w:rsidRPr="001B4379">
              <w:rPr>
                <w:rFonts w:ascii="Times New Roman" w:eastAsia="標楷體" w:hAnsi="Times New Roman"/>
              </w:rPr>
              <w:t>經權責主管核准，並</w:t>
            </w:r>
            <w:r w:rsidR="00F034CE" w:rsidRPr="001B4379">
              <w:rPr>
                <w:rFonts w:ascii="Times New Roman" w:eastAsia="標楷體" w:hAnsi="Times New Roman"/>
              </w:rPr>
              <w:t>取得</w:t>
            </w:r>
            <w:r w:rsidR="005C7415" w:rsidRPr="001B4379">
              <w:rPr>
                <w:rFonts w:ascii="Times New Roman" w:eastAsia="標楷體" w:hAnsi="Times New Roman"/>
              </w:rPr>
              <w:t>客戶之外部訂單</w:t>
            </w:r>
            <w:r w:rsidR="00F51178" w:rsidRPr="001B4379">
              <w:rPr>
                <w:rFonts w:ascii="Times New Roman" w:eastAsia="標楷體" w:hAnsi="Times New Roman"/>
              </w:rPr>
              <w:t>。</w:t>
            </w:r>
          </w:p>
          <w:p w14:paraId="3C4C4313" w14:textId="1C19B6EB" w:rsidR="00656BA4" w:rsidRPr="001B4379" w:rsidRDefault="00656BA4" w:rsidP="0068739E">
            <w:pPr>
              <w:pStyle w:val="af4"/>
              <w:numPr>
                <w:ilvl w:val="0"/>
                <w:numId w:val="25"/>
              </w:numPr>
              <w:ind w:leftChars="0"/>
              <w:rPr>
                <w:rFonts w:ascii="Times New Roman" w:eastAsia="標楷體" w:hAnsi="Times New Roman"/>
              </w:rPr>
            </w:pPr>
            <w:r w:rsidRPr="001B4379">
              <w:rPr>
                <w:rFonts w:ascii="Times New Roman" w:eastAsia="標楷體" w:hAnsi="Times New Roman"/>
              </w:rPr>
              <w:t>客戶通知需修改訂單時，營運業務部應先確認客戶變更原因，如有變更困難，營運業務部應與客戶協商其他處理方式。</w:t>
            </w:r>
          </w:p>
          <w:p w14:paraId="3552C0A2" w14:textId="53D2FB4D" w:rsidR="00A46B44" w:rsidRPr="001B4379" w:rsidRDefault="00A46B44" w:rsidP="003F072B">
            <w:pPr>
              <w:pStyle w:val="af4"/>
              <w:numPr>
                <w:ilvl w:val="0"/>
                <w:numId w:val="25"/>
              </w:numPr>
              <w:ind w:leftChars="0"/>
              <w:rPr>
                <w:rFonts w:ascii="Times New Roman" w:eastAsia="標楷體" w:hAnsi="Times New Roman"/>
              </w:rPr>
            </w:pPr>
            <w:r w:rsidRPr="001B4379">
              <w:rPr>
                <w:rFonts w:ascii="Times New Roman" w:eastAsia="標楷體" w:hAnsi="Times New Roman"/>
              </w:rPr>
              <w:t>如</w:t>
            </w:r>
            <w:r w:rsidR="001F1769" w:rsidRPr="001B4379">
              <w:rPr>
                <w:rFonts w:ascii="Times New Roman" w:eastAsia="標楷體" w:hAnsi="Times New Roman"/>
              </w:rPr>
              <w:t>評估可以接受</w:t>
            </w:r>
            <w:r w:rsidRPr="001B4379">
              <w:rPr>
                <w:rFonts w:ascii="Times New Roman" w:eastAsia="標楷體" w:hAnsi="Times New Roman"/>
              </w:rPr>
              <w:t>訂單修改需求</w:t>
            </w:r>
            <w:ins w:id="127" w:author="Chan, Isabel T." w:date="2022-03-02T10:56:00Z">
              <w:r w:rsidR="00791A7B">
                <w:rPr>
                  <w:rFonts w:ascii="Times New Roman" w:eastAsia="標楷體" w:hAnsi="Times New Roman" w:hint="eastAsia"/>
                </w:rPr>
                <w:t>或是不再執行該筆</w:t>
              </w:r>
            </w:ins>
            <w:ins w:id="128" w:author="Chan, Isabel T." w:date="2022-03-02T10:57:00Z">
              <w:r w:rsidR="00791A7B">
                <w:rPr>
                  <w:rFonts w:ascii="Times New Roman" w:eastAsia="標楷體" w:hAnsi="Times New Roman" w:hint="eastAsia"/>
                </w:rPr>
                <w:t>交易</w:t>
              </w:r>
            </w:ins>
            <w:r w:rsidRPr="001B4379">
              <w:rPr>
                <w:rFonts w:ascii="Times New Roman" w:eastAsia="標楷體" w:hAnsi="Times New Roman"/>
              </w:rPr>
              <w:t>，應由營運業務部建立「訂單變更單」，並經</w:t>
            </w:r>
            <w:r w:rsidRPr="001B4379">
              <w:rPr>
                <w:rFonts w:ascii="Times New Roman" w:eastAsia="標楷體" w:hAnsi="Times New Roman" w:hint="eastAsia"/>
              </w:rPr>
              <w:t>權責主管</w:t>
            </w:r>
            <w:r w:rsidRPr="001B4379">
              <w:rPr>
                <w:rFonts w:ascii="Times New Roman" w:eastAsia="標楷體" w:hAnsi="Times New Roman"/>
              </w:rPr>
              <w:t>核准後，方可辦理後續</w:t>
            </w:r>
            <w:r w:rsidRPr="001B4379">
              <w:rPr>
                <w:rFonts w:ascii="Times New Roman" w:eastAsia="標楷體" w:hAnsi="Times New Roman"/>
              </w:rPr>
              <w:lastRenderedPageBreak/>
              <w:t>相關作業。</w:t>
            </w:r>
          </w:p>
        </w:tc>
        <w:tc>
          <w:tcPr>
            <w:tcW w:w="3912" w:type="dxa"/>
            <w:tcBorders>
              <w:top w:val="single" w:sz="6" w:space="0" w:color="auto"/>
              <w:left w:val="single" w:sz="6" w:space="0" w:color="auto"/>
              <w:bottom w:val="single" w:sz="6" w:space="0" w:color="auto"/>
              <w:right w:val="single" w:sz="6" w:space="0" w:color="auto"/>
            </w:tcBorders>
          </w:tcPr>
          <w:p w14:paraId="42B4E290" w14:textId="77777777" w:rsidR="00AA39F6" w:rsidRPr="001B4379" w:rsidRDefault="00AA39F6" w:rsidP="0068739E">
            <w:pPr>
              <w:pStyle w:val="af4"/>
              <w:numPr>
                <w:ilvl w:val="0"/>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sz w:val="23"/>
                <w:szCs w:val="23"/>
              </w:rPr>
              <w:lastRenderedPageBreak/>
              <w:t>依據資料：</w:t>
            </w:r>
          </w:p>
          <w:p w14:paraId="306494BE" w14:textId="7D1502B7" w:rsidR="00AA39F6" w:rsidRPr="001B4379" w:rsidRDefault="00AA39F6" w:rsidP="0068739E">
            <w:pPr>
              <w:pStyle w:val="af4"/>
              <w:numPr>
                <w:ilvl w:val="1"/>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sz w:val="23"/>
                <w:szCs w:val="23"/>
              </w:rPr>
              <w:t>核決權限表</w:t>
            </w:r>
          </w:p>
          <w:p w14:paraId="2A1620FD" w14:textId="547DC4F7" w:rsidR="00B80631" w:rsidRPr="001B4379" w:rsidRDefault="00B80631" w:rsidP="0068739E">
            <w:pPr>
              <w:pStyle w:val="af4"/>
              <w:numPr>
                <w:ilvl w:val="1"/>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sz w:val="23"/>
                <w:szCs w:val="23"/>
              </w:rPr>
              <w:t>維修服務管制辦法</w:t>
            </w:r>
          </w:p>
          <w:p w14:paraId="1DAAFC1E" w14:textId="77777777" w:rsidR="00AA39F6" w:rsidRPr="001B4379" w:rsidRDefault="00AA39F6" w:rsidP="00AA39F6">
            <w:pPr>
              <w:adjustRightInd/>
              <w:spacing w:line="240" w:lineRule="auto"/>
              <w:jc w:val="both"/>
              <w:textAlignment w:val="auto"/>
              <w:rPr>
                <w:rFonts w:ascii="Times New Roman" w:eastAsia="標楷體" w:hAnsi="Times New Roman"/>
                <w:sz w:val="23"/>
                <w:szCs w:val="23"/>
              </w:rPr>
            </w:pPr>
          </w:p>
          <w:p w14:paraId="4396BC20" w14:textId="77777777" w:rsidR="00AA39F6" w:rsidRPr="001B4379" w:rsidRDefault="00AA39F6" w:rsidP="0068739E">
            <w:pPr>
              <w:pStyle w:val="af4"/>
              <w:numPr>
                <w:ilvl w:val="0"/>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sz w:val="23"/>
                <w:szCs w:val="23"/>
              </w:rPr>
              <w:t>使用表單：</w:t>
            </w:r>
          </w:p>
          <w:p w14:paraId="2F1C7D88" w14:textId="34AB8A49" w:rsidR="00AA39F6" w:rsidRPr="001B4379" w:rsidRDefault="009B4419" w:rsidP="0068739E">
            <w:pPr>
              <w:pStyle w:val="af4"/>
              <w:numPr>
                <w:ilvl w:val="1"/>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sz w:val="23"/>
                <w:szCs w:val="23"/>
              </w:rPr>
              <w:t>產品牌價表</w:t>
            </w:r>
          </w:p>
          <w:p w14:paraId="2CB4A121" w14:textId="08E3C744" w:rsidR="00AA39F6" w:rsidRPr="001B4379" w:rsidRDefault="007F5F55" w:rsidP="0068739E">
            <w:pPr>
              <w:pStyle w:val="af4"/>
              <w:numPr>
                <w:ilvl w:val="1"/>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sz w:val="23"/>
                <w:szCs w:val="23"/>
              </w:rPr>
              <w:t>報價單</w:t>
            </w:r>
          </w:p>
          <w:p w14:paraId="256031E1" w14:textId="3F1CD1FC" w:rsidR="00565459" w:rsidRPr="001B4379" w:rsidRDefault="00565459" w:rsidP="0068739E">
            <w:pPr>
              <w:pStyle w:val="af4"/>
              <w:numPr>
                <w:ilvl w:val="1"/>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hint="eastAsia"/>
                <w:sz w:val="23"/>
                <w:szCs w:val="23"/>
              </w:rPr>
              <w:t>代理商合約書</w:t>
            </w:r>
          </w:p>
          <w:p w14:paraId="6981663F" w14:textId="7A2D1134" w:rsidR="00AA39F6" w:rsidRPr="001B4379" w:rsidRDefault="00055DD2" w:rsidP="0068739E">
            <w:pPr>
              <w:pStyle w:val="af4"/>
              <w:numPr>
                <w:ilvl w:val="1"/>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sz w:val="23"/>
                <w:szCs w:val="23"/>
              </w:rPr>
              <w:t>內部訂單</w:t>
            </w:r>
          </w:p>
          <w:p w14:paraId="24ADF24C" w14:textId="472E9F60" w:rsidR="00B80631" w:rsidRPr="001B4379" w:rsidRDefault="00B80631" w:rsidP="0068739E">
            <w:pPr>
              <w:pStyle w:val="af4"/>
              <w:numPr>
                <w:ilvl w:val="1"/>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sz w:val="23"/>
                <w:szCs w:val="23"/>
              </w:rPr>
              <w:t>維修服務單</w:t>
            </w:r>
          </w:p>
          <w:p w14:paraId="05B9E6F0" w14:textId="346758A3" w:rsidR="005430F8" w:rsidRPr="001B4379" w:rsidRDefault="005430F8" w:rsidP="0068739E">
            <w:pPr>
              <w:pStyle w:val="af4"/>
              <w:numPr>
                <w:ilvl w:val="1"/>
                <w:numId w:val="26"/>
              </w:numPr>
              <w:adjustRightInd/>
              <w:spacing w:line="240" w:lineRule="auto"/>
              <w:ind w:leftChars="0"/>
              <w:jc w:val="both"/>
              <w:textAlignment w:val="auto"/>
              <w:rPr>
                <w:rFonts w:ascii="Times New Roman" w:eastAsia="標楷體" w:hAnsi="Times New Roman"/>
                <w:sz w:val="23"/>
                <w:szCs w:val="23"/>
              </w:rPr>
            </w:pPr>
            <w:r w:rsidRPr="001B4379">
              <w:rPr>
                <w:rFonts w:ascii="Times New Roman" w:eastAsia="標楷體" w:hAnsi="Times New Roman"/>
                <w:sz w:val="23"/>
                <w:szCs w:val="23"/>
              </w:rPr>
              <w:t>訂單變更單</w:t>
            </w:r>
          </w:p>
          <w:p w14:paraId="0E8C47B2" w14:textId="27A903D1" w:rsidR="00AA39F6" w:rsidRPr="001B4379" w:rsidRDefault="00AA39F6" w:rsidP="00AA39F6">
            <w:pPr>
              <w:pStyle w:val="af4"/>
              <w:adjustRightInd/>
              <w:spacing w:line="240" w:lineRule="auto"/>
              <w:ind w:leftChars="0" w:left="960"/>
              <w:jc w:val="both"/>
              <w:textAlignment w:val="auto"/>
              <w:rPr>
                <w:rFonts w:ascii="Times New Roman" w:eastAsia="標楷體" w:hAnsi="Times New Roman"/>
                <w:sz w:val="23"/>
                <w:szCs w:val="23"/>
              </w:rPr>
            </w:pPr>
          </w:p>
          <w:p w14:paraId="3BADFADC" w14:textId="77777777" w:rsidR="00AA39F6" w:rsidRPr="001B4379" w:rsidRDefault="00AA39F6" w:rsidP="00AA39F6">
            <w:pPr>
              <w:ind w:left="480"/>
              <w:rPr>
                <w:rFonts w:ascii="Times New Roman" w:hAnsi="Times New Roman"/>
                <w:sz w:val="23"/>
                <w:szCs w:val="23"/>
              </w:rPr>
            </w:pPr>
          </w:p>
        </w:tc>
      </w:tr>
    </w:tbl>
    <w:p w14:paraId="5A96530D" w14:textId="24DAFFF0" w:rsidR="001F1769" w:rsidRDefault="001F1769" w:rsidP="00D23654">
      <w:pPr>
        <w:widowControl/>
        <w:adjustRightInd/>
        <w:spacing w:line="240" w:lineRule="auto"/>
        <w:textAlignment w:val="auto"/>
        <w:rPr>
          <w:rFonts w:eastAsia="標楷體"/>
          <w:spacing w:val="20"/>
          <w:szCs w:val="24"/>
        </w:rPr>
      </w:pPr>
    </w:p>
    <w:p w14:paraId="76F73F4E" w14:textId="77777777" w:rsidR="00667F56" w:rsidRDefault="00667F56">
      <w:pPr>
        <w:widowControl/>
        <w:adjustRightInd/>
        <w:spacing w:line="240" w:lineRule="auto"/>
        <w:textAlignment w:val="auto"/>
        <w:rPr>
          <w:rFonts w:eastAsia="標楷體"/>
          <w:spacing w:val="20"/>
          <w:szCs w:val="24"/>
        </w:rPr>
      </w:pPr>
    </w:p>
    <w:p w14:paraId="113B971B" w14:textId="77777777" w:rsidR="00667F56" w:rsidRDefault="00667F56">
      <w:pPr>
        <w:widowControl/>
        <w:adjustRightInd/>
        <w:spacing w:line="240" w:lineRule="auto"/>
        <w:textAlignment w:val="auto"/>
        <w:rPr>
          <w:rFonts w:eastAsia="標楷體"/>
          <w:spacing w:val="20"/>
          <w:szCs w:val="24"/>
        </w:rPr>
      </w:pPr>
      <w:r>
        <w:rPr>
          <w:rFonts w:eastAsia="標楷體"/>
          <w:spacing w:val="20"/>
          <w:szCs w:val="24"/>
        </w:rPr>
        <w:br w:type="page"/>
      </w:r>
    </w:p>
    <w:p w14:paraId="009953A9" w14:textId="51BB0936" w:rsidR="001F1769" w:rsidRDefault="00667F56">
      <w:pPr>
        <w:widowControl/>
        <w:adjustRightInd/>
        <w:spacing w:line="240" w:lineRule="auto"/>
        <w:textAlignment w:val="auto"/>
        <w:rPr>
          <w:rFonts w:eastAsia="標楷體"/>
          <w:spacing w:val="20"/>
          <w:szCs w:val="24"/>
        </w:rPr>
      </w:pPr>
      <w:r w:rsidRPr="00667F56">
        <w:rPr>
          <w:rFonts w:ascii="Calibri" w:eastAsia="新細明體" w:hAnsi="Calibri"/>
          <w:noProof/>
          <w:kern w:val="2"/>
          <w:szCs w:val="22"/>
        </w:rPr>
        <w:lastRenderedPageBreak/>
        <mc:AlternateContent>
          <mc:Choice Requires="wpc">
            <w:drawing>
              <wp:inline distT="0" distB="0" distL="0" distR="0" wp14:anchorId="0F5D2AFF" wp14:editId="159A5806">
                <wp:extent cx="9450705" cy="5669037"/>
                <wp:effectExtent l="0" t="0" r="17145" b="27305"/>
                <wp:docPr id="174" name="畫布 17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dk1"/>
                          </a:solidFill>
                        </a:ln>
                      </wpc:whole>
                      <wps:wsp>
                        <wps:cNvPr id="107" name="矩形 107"/>
                        <wps:cNvSpPr/>
                        <wps:spPr>
                          <a:xfrm>
                            <a:off x="1161" y="2"/>
                            <a:ext cx="9449544" cy="34403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2BB0163" w14:textId="77777777" w:rsidR="008A4CD7" w:rsidRDefault="008A4CD7" w:rsidP="00667F56">
                              <w:pPr>
                                <w:pStyle w:val="Web"/>
                                <w:spacing w:before="0" w:beforeAutospacing="0" w:after="0" w:afterAutospacing="0"/>
                              </w:pPr>
                              <w:r>
                                <w:rPr>
                                  <w:rFonts w:ascii="Times New Roman" w:eastAsia="標楷體" w:hAnsi="Times New Roman"/>
                                </w:rPr>
                                <w:t>CS-105</w:t>
                              </w:r>
                              <w:r>
                                <w:rPr>
                                  <w:rFonts w:eastAsia="標楷體" w:hAnsi="標楷體" w:cs="Times New Roman" w:hint="eastAsia"/>
                                </w:rPr>
                                <w:t>訂單出貨作業</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8" name="矩形 108"/>
                        <wps:cNvSpPr/>
                        <wps:spPr>
                          <a:xfrm>
                            <a:off x="0" y="329802"/>
                            <a:ext cx="337646" cy="5338843"/>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2A59971" w14:textId="77777777" w:rsidR="008A4CD7" w:rsidRDefault="008A4CD7" w:rsidP="00667F56">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9" name="矩形 109"/>
                        <wps:cNvSpPr/>
                        <wps:spPr>
                          <a:xfrm>
                            <a:off x="337646" y="329899"/>
                            <a:ext cx="5164658" cy="32893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7C23D716" w14:textId="77777777" w:rsidR="008A4CD7" w:rsidRDefault="008A4CD7" w:rsidP="00667F56">
                              <w:pPr>
                                <w:pStyle w:val="Web"/>
                                <w:spacing w:before="0" w:beforeAutospacing="0" w:after="0" w:afterAutospacing="0"/>
                                <w:jc w:val="center"/>
                              </w:pPr>
                              <w:r>
                                <w:rPr>
                                  <w:rFonts w:eastAsia="標楷體" w:hAnsi="標楷體" w:cs="Times New Roman" w:hint="eastAsia"/>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 name="矩形 110"/>
                        <wps:cNvSpPr/>
                        <wps:spPr>
                          <a:xfrm>
                            <a:off x="1083499" y="4778148"/>
                            <a:ext cx="455295" cy="312420"/>
                          </a:xfrm>
                          <a:prstGeom prst="rect">
                            <a:avLst/>
                          </a:prstGeom>
                          <a:noFill/>
                          <a:ln w="12700" cap="flat" cmpd="sng" algn="ctr">
                            <a:noFill/>
                            <a:prstDash val="solid"/>
                            <a:miter lim="800000"/>
                          </a:ln>
                          <a:effectLst/>
                        </wps:spPr>
                        <wps:txbx>
                          <w:txbxContent>
                            <w:p w14:paraId="2FD6958E" w14:textId="77777777" w:rsidR="008A4CD7" w:rsidRDefault="008A4CD7" w:rsidP="00667F56">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3" name="流程圖: 決策 113"/>
                        <wps:cNvSpPr/>
                        <wps:spPr>
                          <a:xfrm>
                            <a:off x="892495" y="4057475"/>
                            <a:ext cx="1156970" cy="688975"/>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29DD2FB3"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4" name="矩形 114"/>
                        <wps:cNvSpPr/>
                        <wps:spPr>
                          <a:xfrm>
                            <a:off x="898284" y="1479731"/>
                            <a:ext cx="1156970" cy="43243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4EA36F0"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定期檢視產品交期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15" name="矩形 115"/>
                        <wps:cNvSpPr/>
                        <wps:spPr>
                          <a:xfrm>
                            <a:off x="898919" y="2871467"/>
                            <a:ext cx="1156970" cy="51183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833AC80" w14:textId="25D57C0D" w:rsidR="008A4CD7" w:rsidRDefault="008A4CD7" w:rsidP="00667F56">
                              <w:pPr>
                                <w:pStyle w:val="Web"/>
                                <w:spacing w:before="0" w:beforeAutospacing="0" w:after="0" w:afterAutospacing="0"/>
                                <w:jc w:val="center"/>
                              </w:pPr>
                              <w:del w:id="129" w:author="Chan, Isabel T." w:date="2022-03-02T11:08:00Z">
                                <w:r w:rsidDel="00791B15">
                                  <w:rPr>
                                    <w:rFonts w:eastAsia="標楷體" w:hAnsi="標楷體" w:cs="Times New Roman" w:hint="eastAsia"/>
                                    <w:sz w:val="20"/>
                                    <w:szCs w:val="20"/>
                                  </w:rPr>
                                  <w:delText>填寫內部聯絡單並</w:delText>
                                </w:r>
                              </w:del>
                              <w:r>
                                <w:rPr>
                                  <w:rFonts w:eastAsia="標楷體" w:hAnsi="標楷體" w:cs="Times New Roman" w:hint="eastAsia"/>
                                  <w:sz w:val="20"/>
                                  <w:szCs w:val="20"/>
                                </w:rPr>
                                <w:t>準備</w:t>
                              </w:r>
                              <w:del w:id="130" w:author="Chan, Isabel T." w:date="2022-03-02T11:09:00Z">
                                <w:r w:rsidDel="00791B15">
                                  <w:rPr>
                                    <w:rFonts w:eastAsia="標楷體" w:hAnsi="標楷體" w:cs="Times New Roman" w:hint="eastAsia"/>
                                    <w:sz w:val="20"/>
                                    <w:szCs w:val="20"/>
                                  </w:rPr>
                                  <w:delText>其他</w:delText>
                                </w:r>
                              </w:del>
                              <w:ins w:id="131" w:author="Chan, Isabel T." w:date="2022-03-02T11:09:00Z">
                                <w:r>
                                  <w:rPr>
                                    <w:rFonts w:eastAsia="標楷體" w:hAnsi="標楷體" w:cs="Times New Roman" w:hint="eastAsia"/>
                                    <w:sz w:val="20"/>
                                    <w:szCs w:val="20"/>
                                  </w:rPr>
                                  <w:t>報關</w:t>
                                </w:r>
                              </w:ins>
                              <w:r>
                                <w:rPr>
                                  <w:rFonts w:eastAsia="標楷體" w:hAnsi="標楷體" w:cs="Times New Roman" w:hint="eastAsia"/>
                                  <w:sz w:val="20"/>
                                  <w:szCs w:val="20"/>
                                </w:rPr>
                                <w:t>相關文件</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16" name="流程圖: 結束點 116"/>
                        <wps:cNvSpPr/>
                        <wps:spPr>
                          <a:xfrm>
                            <a:off x="875424" y="823911"/>
                            <a:ext cx="1203960" cy="43053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7540A3D2"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17" name="流程圖: 結束點 117"/>
                        <wps:cNvSpPr/>
                        <wps:spPr>
                          <a:xfrm>
                            <a:off x="5828672" y="4385284"/>
                            <a:ext cx="1203325" cy="43053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78930D80"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18" name="直線單箭頭接點 118"/>
                        <wps:cNvCnPr/>
                        <wps:spPr>
                          <a:xfrm flipH="1">
                            <a:off x="1470451" y="4746450"/>
                            <a:ext cx="529" cy="523100"/>
                          </a:xfrm>
                          <a:prstGeom prst="straightConnector1">
                            <a:avLst/>
                          </a:prstGeom>
                          <a:noFill/>
                          <a:ln w="12700" cap="flat" cmpd="sng" algn="ctr">
                            <a:solidFill>
                              <a:sysClr val="windowText" lastClr="000000"/>
                            </a:solidFill>
                            <a:prstDash val="solid"/>
                            <a:miter lim="800000"/>
                            <a:tailEnd type="triangle"/>
                          </a:ln>
                          <a:effectLst/>
                        </wps:spPr>
                        <wps:bodyPr/>
                      </wps:wsp>
                      <wps:wsp>
                        <wps:cNvPr id="120" name="肘形接點 120"/>
                        <wps:cNvCnPr/>
                        <wps:spPr>
                          <a:xfrm rot="10800000" flipH="1">
                            <a:off x="892495" y="3127385"/>
                            <a:ext cx="6424" cy="1274578"/>
                          </a:xfrm>
                          <a:prstGeom prst="bentConnector3">
                            <a:avLst>
                              <a:gd name="adj1" fmla="val -3558531"/>
                            </a:avLst>
                          </a:prstGeom>
                          <a:noFill/>
                          <a:ln w="12700" cap="flat" cmpd="sng" algn="ctr">
                            <a:solidFill>
                              <a:sysClr val="windowText" lastClr="000000"/>
                            </a:solidFill>
                            <a:prstDash val="solid"/>
                            <a:miter lim="800000"/>
                            <a:tailEnd type="triangle"/>
                          </a:ln>
                          <a:effectLst/>
                        </wps:spPr>
                        <wps:bodyPr/>
                      </wps:wsp>
                      <wps:wsp>
                        <wps:cNvPr id="121" name="矩形 121"/>
                        <wps:cNvSpPr/>
                        <wps:spPr>
                          <a:xfrm>
                            <a:off x="2386612" y="1288563"/>
                            <a:ext cx="1156970" cy="4318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976AF12" w14:textId="4AB1CA77" w:rsidR="008A4CD7" w:rsidRPr="00037E4F" w:rsidRDefault="008A4CD7" w:rsidP="00667F56">
                              <w:pPr>
                                <w:pStyle w:val="Web"/>
                                <w:spacing w:before="0" w:beforeAutospacing="0" w:after="0" w:afterAutospacing="0"/>
                                <w:jc w:val="center"/>
                              </w:pPr>
                              <w:r>
                                <w:rPr>
                                  <w:rFonts w:eastAsia="標楷體" w:hAnsi="標楷體" w:cs="Times New Roman" w:hint="eastAsia"/>
                                  <w:sz w:val="20"/>
                                  <w:szCs w:val="20"/>
                                </w:rPr>
                                <w:t>建立</w:t>
                              </w:r>
                              <w:ins w:id="132" w:author="Chan, Isabel T." w:date="2022-03-02T10:58:00Z">
                                <w:r>
                                  <w:rPr>
                                    <w:rFonts w:eastAsia="標楷體" w:hAnsi="標楷體" w:cs="Times New Roman" w:hint="eastAsia"/>
                                    <w:sz w:val="20"/>
                                    <w:szCs w:val="20"/>
                                  </w:rPr>
                                  <w:t>交貨</w:t>
                                </w:r>
                              </w:ins>
                              <w:del w:id="133" w:author="Chan, Isabel T." w:date="2022-03-02T10:58:00Z">
                                <w:r w:rsidDel="00507E6E">
                                  <w:rPr>
                                    <w:rFonts w:eastAsia="標楷體" w:hAnsi="標楷體" w:cs="Times New Roman" w:hint="eastAsia"/>
                                    <w:sz w:val="20"/>
                                    <w:szCs w:val="20"/>
                                  </w:rPr>
                                  <w:delText>待銷</w:delText>
                                </w:r>
                              </w:del>
                              <w:r>
                                <w:rPr>
                                  <w:rFonts w:eastAsia="標楷體" w:hAnsi="標楷體" w:cs="Times New Roman" w:hint="eastAsia"/>
                                  <w:sz w:val="20"/>
                                  <w:szCs w:val="20"/>
                                </w:rPr>
                                <w:t>單</w:t>
                              </w:r>
                              <w:r>
                                <w:rPr>
                                  <w:rFonts w:eastAsia="標楷體" w:hAnsi="標楷體" w:cs="Times New Roman" w:hint="eastAsia"/>
                                  <w:sz w:val="20"/>
                                  <w:szCs w:val="20"/>
                                </w:rPr>
                                <w:t>/</w:t>
                              </w:r>
                              <w:r>
                                <w:rPr>
                                  <w:rFonts w:eastAsia="標楷體" w:hAnsi="標楷體" w:cs="Times New Roman" w:hint="eastAsia"/>
                                  <w:sz w:val="20"/>
                                  <w:szCs w:val="20"/>
                                </w:rPr>
                                <w:t>銷貨單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22" name="矩形 122"/>
                        <wps:cNvSpPr/>
                        <wps:spPr>
                          <a:xfrm>
                            <a:off x="3199412" y="2926761"/>
                            <a:ext cx="1156970" cy="4311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2B9BB0C" w14:textId="42560CBB" w:rsidR="008A4CD7" w:rsidRDefault="008A4CD7" w:rsidP="00667F56">
                              <w:pPr>
                                <w:pStyle w:val="Web"/>
                                <w:spacing w:before="0" w:beforeAutospacing="0" w:after="0" w:afterAutospacing="0"/>
                                <w:jc w:val="center"/>
                              </w:pPr>
                              <w:r>
                                <w:rPr>
                                  <w:rFonts w:eastAsia="標楷體" w:hAnsi="標楷體" w:cs="Times New Roman" w:hint="eastAsia"/>
                                  <w:sz w:val="20"/>
                                  <w:szCs w:val="20"/>
                                </w:rPr>
                                <w:t>建立及申請用印</w:t>
                              </w:r>
                              <w:r w:rsidRPr="00420754">
                                <w:rPr>
                                  <w:rFonts w:ascii="Times New Roman" w:eastAsia="標楷體" w:hAnsi="Times New Roman" w:cs="Times New Roman"/>
                                  <w:sz w:val="20"/>
                                  <w:szCs w:val="20"/>
                                </w:rPr>
                                <w:t>INVOICE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23" name="矩形 123"/>
                        <wps:cNvSpPr/>
                        <wps:spPr>
                          <a:xfrm>
                            <a:off x="2749906" y="4253003"/>
                            <a:ext cx="1156335" cy="693647"/>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12D2D90" w14:textId="3C38BB78" w:rsidR="008A4CD7" w:rsidRPr="001639B6" w:rsidRDefault="008A4CD7" w:rsidP="001639B6">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協助產品</w:t>
                              </w:r>
                              <w:ins w:id="134" w:author="Chan, Isabel T." w:date="2022-03-02T11:44:00Z">
                                <w:r>
                                  <w:rPr>
                                    <w:rFonts w:eastAsia="標楷體" w:hAnsi="標楷體" w:cs="Times New Roman" w:hint="eastAsia"/>
                                    <w:sz w:val="20"/>
                                    <w:szCs w:val="20"/>
                                  </w:rPr>
                                  <w:t>裝機完成</w:t>
                                </w:r>
                              </w:ins>
                              <w:del w:id="135" w:author="Chan, Isabel T." w:date="2022-03-02T11:44:00Z">
                                <w:r w:rsidDel="007C4BA4">
                                  <w:rPr>
                                    <w:rFonts w:eastAsia="標楷體" w:hAnsi="標楷體" w:cs="Times New Roman" w:hint="eastAsia"/>
                                    <w:sz w:val="20"/>
                                    <w:szCs w:val="20"/>
                                  </w:rPr>
                                  <w:delText>入庫</w:delText>
                                </w:r>
                              </w:del>
                              <w:r>
                                <w:rPr>
                                  <w:rFonts w:eastAsia="標楷體" w:hAnsi="標楷體" w:cs="Times New Roman" w:hint="eastAsia"/>
                                  <w:sz w:val="20"/>
                                  <w:szCs w:val="20"/>
                                </w:rPr>
                                <w:t>後請客戶簽回</w:t>
                              </w:r>
                              <w:ins w:id="136" w:author="Chan, Isabel T." w:date="2022-03-02T11:42:00Z">
                                <w:r>
                                  <w:rPr>
                                    <w:rFonts w:eastAsia="標楷體" w:hAnsi="標楷體" w:cs="Times New Roman" w:hint="eastAsia"/>
                                    <w:sz w:val="20"/>
                                    <w:szCs w:val="20"/>
                                  </w:rPr>
                                  <w:t>裝</w:t>
                                </w:r>
                              </w:ins>
                              <w:del w:id="137" w:author="Chan, Isabel T." w:date="2022-03-02T11:42:00Z">
                                <w:r w:rsidDel="007C4BA4">
                                  <w:rPr>
                                    <w:rFonts w:eastAsia="標楷體" w:hAnsi="標楷體" w:cs="Times New Roman" w:hint="eastAsia"/>
                                    <w:sz w:val="20"/>
                                    <w:szCs w:val="20"/>
                                  </w:rPr>
                                  <w:delText>交</w:delText>
                                </w:r>
                              </w:del>
                              <w:r>
                                <w:rPr>
                                  <w:rFonts w:eastAsia="標楷體" w:hAnsi="標楷體" w:cs="Times New Roman" w:hint="eastAsia"/>
                                  <w:sz w:val="20"/>
                                  <w:szCs w:val="20"/>
                                </w:rPr>
                                <w:t>機證明或銷貨單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27" name="矩形 127"/>
                        <wps:cNvSpPr/>
                        <wps:spPr>
                          <a:xfrm>
                            <a:off x="3199412" y="2173448"/>
                            <a:ext cx="1156970" cy="43053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D125C6F"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核對訂單明細及出貨內容</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29" name="矩形 129"/>
                        <wps:cNvSpPr/>
                        <wps:spPr>
                          <a:xfrm>
                            <a:off x="5811825" y="1266868"/>
                            <a:ext cx="1156970" cy="4311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CFCE89C" w14:textId="3F42FA19" w:rsidR="008A4CD7" w:rsidRDefault="008A4CD7" w:rsidP="00667F56">
                              <w:pPr>
                                <w:pStyle w:val="Web"/>
                                <w:spacing w:before="0" w:beforeAutospacing="0" w:after="0" w:afterAutospacing="0"/>
                                <w:jc w:val="center"/>
                              </w:pPr>
                              <w:r>
                                <w:rPr>
                                  <w:rFonts w:eastAsia="標楷體" w:hAnsi="標楷體" w:cs="Times New Roman" w:hint="eastAsia"/>
                                  <w:sz w:val="20"/>
                                  <w:szCs w:val="20"/>
                                </w:rPr>
                                <w:t>確認</w:t>
                              </w:r>
                              <w:ins w:id="138" w:author="Chan, Isabel T." w:date="2022-03-02T10:58:00Z">
                                <w:r>
                                  <w:rPr>
                                    <w:rFonts w:eastAsia="標楷體" w:hAnsi="標楷體" w:cs="Times New Roman" w:hint="eastAsia"/>
                                    <w:sz w:val="20"/>
                                    <w:szCs w:val="20"/>
                                  </w:rPr>
                                  <w:t>交貨</w:t>
                                </w:r>
                              </w:ins>
                              <w:del w:id="139" w:author="Chan, Isabel T." w:date="2022-03-02T10:58:00Z">
                                <w:r w:rsidDel="00507E6E">
                                  <w:rPr>
                                    <w:rFonts w:eastAsia="標楷體" w:hAnsi="標楷體" w:cs="Times New Roman" w:hint="eastAsia"/>
                                    <w:sz w:val="20"/>
                                    <w:szCs w:val="20"/>
                                  </w:rPr>
                                  <w:delText>待銷</w:delText>
                                </w:r>
                              </w:del>
                              <w:r>
                                <w:rPr>
                                  <w:rFonts w:eastAsia="標楷體" w:hAnsi="標楷體" w:cs="Times New Roman" w:hint="eastAsia"/>
                                  <w:sz w:val="20"/>
                                  <w:szCs w:val="20"/>
                                </w:rPr>
                                <w:t>單</w:t>
                              </w:r>
                              <w:r>
                                <w:rPr>
                                  <w:rFonts w:eastAsia="標楷體" w:hAnsi="標楷體" w:cs="Times New Roman" w:hint="eastAsia"/>
                                  <w:sz w:val="20"/>
                                  <w:szCs w:val="20"/>
                                </w:rPr>
                                <w:t>/</w:t>
                              </w:r>
                              <w:r>
                                <w:rPr>
                                  <w:rFonts w:eastAsia="標楷體" w:hAnsi="標楷體" w:cs="Times New Roman" w:hint="eastAsia"/>
                                  <w:sz w:val="20"/>
                                  <w:szCs w:val="20"/>
                                </w:rPr>
                                <w:t>銷貨單及出貨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31" name="矩形 131"/>
                        <wps:cNvSpPr/>
                        <wps:spPr>
                          <a:xfrm>
                            <a:off x="7639093" y="2089743"/>
                            <a:ext cx="1156970" cy="582074"/>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6A930D3" w14:textId="77777777" w:rsidR="008A4CD7" w:rsidRDefault="008A4CD7" w:rsidP="00667F56">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開立發票</w:t>
                              </w:r>
                            </w:p>
                            <w:p w14:paraId="33C2FCCC"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用印</w:t>
                              </w:r>
                              <w:r>
                                <w:rPr>
                                  <w:rFonts w:ascii="Times New Roman" w:eastAsia="標楷體" w:hAnsi="Times New Roman"/>
                                  <w:sz w:val="20"/>
                                  <w:szCs w:val="20"/>
                                </w:rPr>
                                <w:t>INVOICE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32" name="流程圖: 文件 132"/>
                        <wps:cNvSpPr/>
                        <wps:spPr>
                          <a:xfrm>
                            <a:off x="3105234" y="1612419"/>
                            <a:ext cx="824770" cy="339010"/>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080E362D" w14:textId="4DB5327C" w:rsidR="008A4CD7" w:rsidRDefault="008A4CD7" w:rsidP="00667F56">
                              <w:pPr>
                                <w:pStyle w:val="Web"/>
                                <w:spacing w:before="0" w:beforeAutospacing="0" w:after="0" w:afterAutospacing="0"/>
                                <w:jc w:val="center"/>
                              </w:pPr>
                              <w:ins w:id="140" w:author="Chan, Isabel T." w:date="2022-03-02T10:58:00Z">
                                <w:r>
                                  <w:rPr>
                                    <w:rFonts w:ascii="Times New Roman" w:eastAsia="標楷體" w:hAnsi="Times New Roman" w:hint="eastAsia"/>
                                    <w:sz w:val="20"/>
                                    <w:szCs w:val="20"/>
                                  </w:rPr>
                                  <w:t>交貨</w:t>
                                </w:r>
                              </w:ins>
                              <w:del w:id="141" w:author="Chan, Isabel T." w:date="2022-03-02T10:58:00Z">
                                <w:r w:rsidDel="00507E6E">
                                  <w:rPr>
                                    <w:rFonts w:ascii="Times New Roman" w:eastAsia="標楷體" w:hAnsi="Times New Roman" w:hint="eastAsia"/>
                                    <w:sz w:val="20"/>
                                    <w:szCs w:val="20"/>
                                  </w:rPr>
                                  <w:delText>待銷</w:delText>
                                </w:r>
                              </w:del>
                              <w:r>
                                <w:rPr>
                                  <w:rFonts w:ascii="Times New Roman" w:eastAsia="標楷體" w:hAnsi="Times New Roman" w:hint="eastAsia"/>
                                  <w:sz w:val="20"/>
                                  <w:szCs w:val="20"/>
                                </w:rPr>
                                <w:t>單</w:t>
                              </w:r>
                              <w:r>
                                <w:rPr>
                                  <w:rFonts w:ascii="Times New Roman" w:eastAsia="標楷體" w:hAnsi="Times New Roman" w:hint="eastAsia"/>
                                  <w:sz w:val="20"/>
                                  <w:szCs w:val="20"/>
                                </w:rPr>
                                <w:t>/</w:t>
                              </w:r>
                              <w:r>
                                <w:rPr>
                                  <w:rFonts w:ascii="Times New Roman" w:eastAsia="標楷體" w:hAnsi="Times New Roman" w:hint="eastAsia"/>
                                  <w:sz w:val="20"/>
                                  <w:szCs w:val="20"/>
                                </w:rPr>
                                <w:t>銷貨</w:t>
                              </w:r>
                              <w:r>
                                <w:rPr>
                                  <w:rFonts w:eastAsia="標楷體" w:hAnsi="標楷體" w:hint="eastAsia"/>
                                  <w:sz w:val="20"/>
                                  <w:szCs w:val="20"/>
                                </w:rPr>
                                <w:t>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33" name="直線單箭頭接點 133"/>
                        <wps:cNvCnPr>
                          <a:endCxn id="121" idx="0"/>
                        </wps:cNvCnPr>
                        <wps:spPr>
                          <a:xfrm flipH="1">
                            <a:off x="2965097" y="1069925"/>
                            <a:ext cx="2342" cy="218638"/>
                          </a:xfrm>
                          <a:prstGeom prst="straightConnector1">
                            <a:avLst/>
                          </a:prstGeom>
                          <a:noFill/>
                          <a:ln w="12700" cap="flat" cmpd="sng" algn="ctr">
                            <a:solidFill>
                              <a:sysClr val="windowText" lastClr="000000"/>
                            </a:solidFill>
                            <a:prstDash val="solid"/>
                            <a:miter lim="800000"/>
                            <a:tailEnd type="triangle"/>
                          </a:ln>
                          <a:effectLst/>
                        </wps:spPr>
                        <wps:bodyPr/>
                      </wps:wsp>
                      <wps:wsp>
                        <wps:cNvPr id="136" name="直線單箭頭接點 136"/>
                        <wps:cNvCnPr/>
                        <wps:spPr>
                          <a:xfrm>
                            <a:off x="3777897" y="2603830"/>
                            <a:ext cx="0" cy="322770"/>
                          </a:xfrm>
                          <a:prstGeom prst="straightConnector1">
                            <a:avLst/>
                          </a:prstGeom>
                          <a:noFill/>
                          <a:ln w="12700" cap="flat" cmpd="sng" algn="ctr">
                            <a:solidFill>
                              <a:sysClr val="windowText" lastClr="000000"/>
                            </a:solidFill>
                            <a:prstDash val="solid"/>
                            <a:miter lim="800000"/>
                            <a:tailEnd type="triangle"/>
                          </a:ln>
                          <a:effectLst/>
                        </wps:spPr>
                        <wps:bodyPr/>
                      </wps:wsp>
                      <wps:wsp>
                        <wps:cNvPr id="140" name="矩形 140"/>
                        <wps:cNvSpPr/>
                        <wps:spPr>
                          <a:xfrm>
                            <a:off x="294159" y="3598388"/>
                            <a:ext cx="455295" cy="311785"/>
                          </a:xfrm>
                          <a:prstGeom prst="rect">
                            <a:avLst/>
                          </a:prstGeom>
                          <a:noFill/>
                          <a:ln w="12700" cap="flat" cmpd="sng" algn="ctr">
                            <a:noFill/>
                            <a:prstDash val="solid"/>
                            <a:miter lim="800000"/>
                          </a:ln>
                          <a:effectLst/>
                        </wps:spPr>
                        <wps:txbx>
                          <w:txbxContent>
                            <w:p w14:paraId="7102CC8F" w14:textId="77777777" w:rsidR="008A4CD7" w:rsidRDefault="008A4CD7" w:rsidP="00667F56">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1" name="矩形 141"/>
                        <wps:cNvSpPr/>
                        <wps:spPr>
                          <a:xfrm>
                            <a:off x="4261921" y="2089742"/>
                            <a:ext cx="996260" cy="311150"/>
                          </a:xfrm>
                          <a:prstGeom prst="rect">
                            <a:avLst/>
                          </a:prstGeom>
                          <a:noFill/>
                          <a:ln w="12700" cap="flat" cmpd="sng" algn="ctr">
                            <a:noFill/>
                            <a:prstDash val="solid"/>
                            <a:miter lim="800000"/>
                          </a:ln>
                          <a:effectLst/>
                        </wps:spPr>
                        <wps:txbx>
                          <w:txbxContent>
                            <w:p w14:paraId="132F867C" w14:textId="77777777" w:rsidR="008A4CD7" w:rsidRPr="003504A3" w:rsidRDefault="008A4CD7" w:rsidP="00667F56">
                              <w:pPr>
                                <w:pStyle w:val="Web"/>
                                <w:spacing w:before="0" w:beforeAutospacing="0" w:after="0" w:afterAutospacing="0"/>
                                <w:jc w:val="center"/>
                                <w:rPr>
                                  <w:rFonts w:ascii="標楷體" w:eastAsia="標楷體" w:hAnsi="標楷體"/>
                                </w:rPr>
                              </w:pPr>
                              <w:r w:rsidRPr="003504A3">
                                <w:rPr>
                                  <w:rFonts w:ascii="標楷體" w:eastAsia="標楷體" w:hAnsi="標楷體" w:hint="eastAsia"/>
                                  <w:sz w:val="20"/>
                                  <w:szCs w:val="20"/>
                                </w:rPr>
                                <w:t>國內銷貨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2" name="矩形 142"/>
                        <wps:cNvSpPr/>
                        <wps:spPr>
                          <a:xfrm>
                            <a:off x="3596977" y="2573205"/>
                            <a:ext cx="995680" cy="310515"/>
                          </a:xfrm>
                          <a:prstGeom prst="rect">
                            <a:avLst/>
                          </a:prstGeom>
                          <a:noFill/>
                          <a:ln w="12700" cap="flat" cmpd="sng" algn="ctr">
                            <a:noFill/>
                            <a:prstDash val="solid"/>
                            <a:miter lim="800000"/>
                          </a:ln>
                          <a:effectLst/>
                        </wps:spPr>
                        <wps:txbx>
                          <w:txbxContent>
                            <w:p w14:paraId="3E34F8C5" w14:textId="77777777" w:rsidR="008A4CD7" w:rsidRDefault="008A4CD7" w:rsidP="00667F56">
                              <w:pPr>
                                <w:pStyle w:val="Web"/>
                                <w:spacing w:before="0" w:beforeAutospacing="0" w:after="0" w:afterAutospacing="0"/>
                                <w:jc w:val="center"/>
                              </w:pPr>
                              <w:r>
                                <w:rPr>
                                  <w:rFonts w:eastAsia="標楷體" w:hAnsi="標楷體" w:hint="eastAsia"/>
                                  <w:sz w:val="20"/>
                                  <w:szCs w:val="20"/>
                                </w:rPr>
                                <w:t>國外銷貨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4" name="矩形 144"/>
                        <wps:cNvSpPr/>
                        <wps:spPr>
                          <a:xfrm>
                            <a:off x="5498517" y="330487"/>
                            <a:ext cx="1898165" cy="328287"/>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D10508D" w14:textId="77777777" w:rsidR="008A4CD7" w:rsidRDefault="008A4CD7" w:rsidP="00667F56">
                              <w:pPr>
                                <w:pStyle w:val="Web"/>
                                <w:spacing w:before="0" w:beforeAutospacing="0" w:after="0" w:afterAutospacing="0"/>
                                <w:jc w:val="center"/>
                              </w:pPr>
                              <w:r>
                                <w:rPr>
                                  <w:rFonts w:eastAsia="標楷體" w:hAnsi="標楷體" w:cs="Times New Roman" w:hint="eastAsia"/>
                                </w:rPr>
                                <w:t>倉庫單位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5" name="矩形 145"/>
                        <wps:cNvSpPr/>
                        <wps:spPr>
                          <a:xfrm>
                            <a:off x="7396682" y="331123"/>
                            <a:ext cx="2054023" cy="32766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CCAAA88" w14:textId="77777777" w:rsidR="008A4CD7" w:rsidRDefault="008A4CD7" w:rsidP="00667F56">
                              <w:pPr>
                                <w:pStyle w:val="Web"/>
                                <w:spacing w:before="0" w:beforeAutospacing="0" w:after="0" w:afterAutospacing="0"/>
                                <w:jc w:val="center"/>
                              </w:pPr>
                              <w:r>
                                <w:rPr>
                                  <w:rFonts w:eastAsia="標楷體" w:hAnsi="標楷體" w:cs="Times New Roman" w:hint="eastAsia"/>
                                </w:rPr>
                                <w:t>財務單位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6" name="直線接點 146"/>
                        <wps:cNvCnPr/>
                        <wps:spPr>
                          <a:xfrm>
                            <a:off x="5498518" y="658682"/>
                            <a:ext cx="13282" cy="4999168"/>
                          </a:xfrm>
                          <a:prstGeom prst="line">
                            <a:avLst/>
                          </a:prstGeom>
                          <a:noFill/>
                          <a:ln w="6350" cap="flat" cmpd="sng" algn="ctr">
                            <a:solidFill>
                              <a:sysClr val="windowText" lastClr="000000">
                                <a:lumMod val="50000"/>
                                <a:lumOff val="50000"/>
                              </a:sysClr>
                            </a:solidFill>
                            <a:prstDash val="solid"/>
                            <a:miter lim="800000"/>
                          </a:ln>
                          <a:effectLst/>
                        </wps:spPr>
                        <wps:bodyPr/>
                      </wps:wsp>
                      <wps:wsp>
                        <wps:cNvPr id="147" name="直線接點 147"/>
                        <wps:cNvCnPr/>
                        <wps:spPr>
                          <a:xfrm flipH="1">
                            <a:off x="7354118" y="644468"/>
                            <a:ext cx="35996" cy="5024177"/>
                          </a:xfrm>
                          <a:prstGeom prst="line">
                            <a:avLst/>
                          </a:prstGeom>
                          <a:noFill/>
                          <a:ln w="6350" cap="flat" cmpd="sng" algn="ctr">
                            <a:solidFill>
                              <a:sysClr val="windowText" lastClr="000000">
                                <a:lumMod val="50000"/>
                                <a:lumOff val="50000"/>
                              </a:sysClr>
                            </a:solidFill>
                            <a:prstDash val="solid"/>
                            <a:miter lim="800000"/>
                          </a:ln>
                          <a:effectLst/>
                        </wps:spPr>
                        <wps:bodyPr/>
                      </wps:wsp>
                      <wps:wsp>
                        <wps:cNvPr id="148" name="直線單箭頭接點 148"/>
                        <wps:cNvCnPr/>
                        <wps:spPr>
                          <a:xfrm flipH="1">
                            <a:off x="1476769" y="1254366"/>
                            <a:ext cx="635" cy="225276"/>
                          </a:xfrm>
                          <a:prstGeom prst="straightConnector1">
                            <a:avLst/>
                          </a:prstGeom>
                          <a:noFill/>
                          <a:ln w="12700" cap="flat" cmpd="sng" algn="ctr">
                            <a:solidFill>
                              <a:sysClr val="windowText" lastClr="000000"/>
                            </a:solidFill>
                            <a:prstDash val="solid"/>
                            <a:miter lim="800000"/>
                            <a:tailEnd type="triangle"/>
                          </a:ln>
                          <a:effectLst/>
                        </wps:spPr>
                        <wps:bodyPr/>
                      </wps:wsp>
                      <wps:wsp>
                        <wps:cNvPr id="149" name="直線單箭頭接點 149"/>
                        <wps:cNvCnPr>
                          <a:endCxn id="115" idx="0"/>
                        </wps:cNvCnPr>
                        <wps:spPr>
                          <a:xfrm>
                            <a:off x="1476769" y="1911919"/>
                            <a:ext cx="635" cy="959349"/>
                          </a:xfrm>
                          <a:prstGeom prst="straightConnector1">
                            <a:avLst/>
                          </a:prstGeom>
                          <a:noFill/>
                          <a:ln w="12700" cap="flat" cmpd="sng" algn="ctr">
                            <a:solidFill>
                              <a:sysClr val="windowText" lastClr="000000"/>
                            </a:solidFill>
                            <a:prstDash val="solid"/>
                            <a:miter lim="800000"/>
                            <a:tailEnd type="triangle"/>
                          </a:ln>
                          <a:effectLst/>
                        </wps:spPr>
                        <wps:bodyPr/>
                      </wps:wsp>
                      <wps:wsp>
                        <wps:cNvPr id="156" name="直線單箭頭接點 156"/>
                        <wps:cNvCnPr/>
                        <wps:spPr>
                          <a:xfrm flipH="1">
                            <a:off x="1470980" y="3383302"/>
                            <a:ext cx="6424" cy="674173"/>
                          </a:xfrm>
                          <a:prstGeom prst="straightConnector1">
                            <a:avLst/>
                          </a:prstGeom>
                          <a:noFill/>
                          <a:ln w="12700" cap="flat" cmpd="sng" algn="ctr">
                            <a:solidFill>
                              <a:sysClr val="windowText" lastClr="000000"/>
                            </a:solidFill>
                            <a:prstDash val="solid"/>
                            <a:miter lim="800000"/>
                            <a:tailEnd type="triangle"/>
                          </a:ln>
                          <a:effectLst/>
                        </wps:spPr>
                        <wps:bodyPr/>
                      </wps:wsp>
                      <wps:wsp>
                        <wps:cNvPr id="157" name="流程圖: 接點 157"/>
                        <wps:cNvSpPr/>
                        <wps:spPr>
                          <a:xfrm>
                            <a:off x="1288206" y="5269187"/>
                            <a:ext cx="364490" cy="280714"/>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0378637D" w14:textId="77777777" w:rsidR="008A4CD7" w:rsidRDefault="008A4CD7" w:rsidP="00667F56">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164" name="流程圖: 接點 164"/>
                        <wps:cNvSpPr/>
                        <wps:spPr>
                          <a:xfrm>
                            <a:off x="2785194" y="753593"/>
                            <a:ext cx="364490" cy="316328"/>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16C15031" w14:textId="77777777" w:rsidR="008A4CD7" w:rsidRDefault="008A4CD7" w:rsidP="00667F56">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165" name="流程圖: 多重文件 165"/>
                        <wps:cNvSpPr/>
                        <wps:spPr>
                          <a:xfrm>
                            <a:off x="1605168" y="3293370"/>
                            <a:ext cx="1180026" cy="842001"/>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33C4A2D7" w14:textId="0C3E82C7" w:rsidR="008A4CD7" w:rsidRPr="00420754" w:rsidDel="00791B15" w:rsidRDefault="008A4CD7">
                              <w:pPr>
                                <w:pStyle w:val="New1"/>
                                <w:numPr>
                                  <w:ilvl w:val="0"/>
                                  <w:numId w:val="5"/>
                                </w:numPr>
                                <w:rPr>
                                  <w:del w:id="142" w:author="Chan, Isabel T." w:date="2022-03-02T11:08:00Z"/>
                                  <w:rFonts w:ascii="Times New Roman" w:eastAsia="標楷體" w:hAnsi="Times New Roman"/>
                                  <w:sz w:val="20"/>
                                  <w:szCs w:val="20"/>
                                </w:rPr>
                              </w:pPr>
                              <w:del w:id="143" w:author="Chan, Isabel T." w:date="2022-03-02T11:08:00Z">
                                <w:r w:rsidRPr="00791B15" w:rsidDel="00791B15">
                                  <w:rPr>
                                    <w:rFonts w:ascii="Times New Roman" w:eastAsia="標楷體" w:hAnsi="Times New Roman" w:hint="eastAsia"/>
                                    <w:sz w:val="20"/>
                                    <w:szCs w:val="20"/>
                                  </w:rPr>
                                  <w:delText>內部聯絡</w:delText>
                                </w:r>
                                <w:r w:rsidRPr="00791B15" w:rsidDel="00791B15">
                                  <w:rPr>
                                    <w:rFonts w:ascii="Times New Roman" w:eastAsia="標楷體" w:hAnsi="Times New Roman"/>
                                    <w:sz w:val="20"/>
                                    <w:szCs w:val="20"/>
                                  </w:rPr>
                                  <w:delText>單</w:delText>
                                </w:r>
                              </w:del>
                            </w:p>
                            <w:p w14:paraId="19A7EE32" w14:textId="77777777" w:rsidR="008A4CD7" w:rsidRPr="00791B15" w:rsidRDefault="008A4CD7" w:rsidP="00791B15">
                              <w:pPr>
                                <w:pStyle w:val="New1"/>
                                <w:numPr>
                                  <w:ilvl w:val="0"/>
                                  <w:numId w:val="5"/>
                                </w:numPr>
                                <w:rPr>
                                  <w:rFonts w:ascii="Times New Roman" w:eastAsia="標楷體" w:hAnsi="Times New Roman"/>
                                  <w:sz w:val="20"/>
                                  <w:szCs w:val="20"/>
                                </w:rPr>
                              </w:pPr>
                              <w:r w:rsidRPr="00791B15">
                                <w:rPr>
                                  <w:rFonts w:ascii="Times New Roman" w:eastAsia="標楷體" w:hAnsi="Times New Roman"/>
                                  <w:sz w:val="20"/>
                                  <w:szCs w:val="20"/>
                                </w:rPr>
                                <w:t>INVOICE</w:t>
                              </w:r>
                            </w:p>
                            <w:p w14:paraId="5A69B0B4" w14:textId="77777777" w:rsidR="008A4CD7" w:rsidRPr="00420754" w:rsidRDefault="008A4CD7" w:rsidP="0068739E">
                              <w:pPr>
                                <w:pStyle w:val="New1"/>
                                <w:numPr>
                                  <w:ilvl w:val="0"/>
                                  <w:numId w:val="5"/>
                                </w:numPr>
                                <w:rPr>
                                  <w:rFonts w:ascii="Times New Roman" w:eastAsia="標楷體" w:hAnsi="Times New Roman"/>
                                  <w:sz w:val="20"/>
                                  <w:szCs w:val="20"/>
                                </w:rPr>
                              </w:pPr>
                              <w:r>
                                <w:rPr>
                                  <w:rFonts w:ascii="Times New Roman" w:eastAsia="標楷體" w:hAnsi="Times New Roman" w:hint="eastAsia"/>
                                  <w:sz w:val="20"/>
                                  <w:szCs w:val="20"/>
                                </w:rPr>
                                <w:t>報關文件</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66" name="流程圖: 多重文件 166"/>
                        <wps:cNvSpPr/>
                        <wps:spPr>
                          <a:xfrm>
                            <a:off x="4078352" y="3200758"/>
                            <a:ext cx="1160398" cy="587466"/>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3A314D69" w14:textId="77777777" w:rsidR="008A4CD7" w:rsidRPr="00420754" w:rsidRDefault="008A4CD7" w:rsidP="0068739E">
                              <w:pPr>
                                <w:pStyle w:val="New1"/>
                                <w:numPr>
                                  <w:ilvl w:val="0"/>
                                  <w:numId w:val="6"/>
                                </w:numPr>
                                <w:rPr>
                                  <w:rFonts w:ascii="Times New Roman" w:eastAsia="標楷體" w:hAnsi="Times New Roman"/>
                                  <w:sz w:val="20"/>
                                  <w:szCs w:val="20"/>
                                </w:rPr>
                              </w:pPr>
                              <w:r>
                                <w:rPr>
                                  <w:rFonts w:ascii="Times New Roman" w:eastAsia="標楷體" w:hAnsi="Times New Roman" w:hint="eastAsia"/>
                                  <w:sz w:val="20"/>
                                  <w:szCs w:val="20"/>
                                </w:rPr>
                                <w:t>用印申請單</w:t>
                              </w:r>
                            </w:p>
                            <w:p w14:paraId="10738A57" w14:textId="77777777" w:rsidR="008A4CD7" w:rsidRPr="00420754" w:rsidRDefault="008A4CD7" w:rsidP="0068739E">
                              <w:pPr>
                                <w:pStyle w:val="New1"/>
                                <w:numPr>
                                  <w:ilvl w:val="0"/>
                                  <w:numId w:val="6"/>
                                </w:numPr>
                                <w:rPr>
                                  <w:rFonts w:ascii="Times New Roman" w:eastAsia="標楷體" w:hAnsi="Times New Roman"/>
                                  <w:sz w:val="20"/>
                                  <w:szCs w:val="20"/>
                                </w:rPr>
                              </w:pPr>
                              <w:r>
                                <w:rPr>
                                  <w:rFonts w:ascii="Times New Roman" w:eastAsia="標楷體" w:hAnsi="Times New Roman"/>
                                  <w:sz w:val="20"/>
                                  <w:szCs w:val="20"/>
                                </w:rPr>
                                <w:t>INVOICE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67" name="流程圖: 多重文件 167"/>
                        <wps:cNvSpPr/>
                        <wps:spPr>
                          <a:xfrm>
                            <a:off x="8259318" y="2529236"/>
                            <a:ext cx="1113282" cy="763732"/>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76163782" w14:textId="77777777" w:rsidR="008A4CD7" w:rsidRDefault="008A4CD7" w:rsidP="0068739E">
                              <w:pPr>
                                <w:pStyle w:val="New1"/>
                                <w:numPr>
                                  <w:ilvl w:val="0"/>
                                  <w:numId w:val="7"/>
                                </w:numPr>
                                <w:rPr>
                                  <w:rFonts w:ascii="Times New Roman" w:eastAsia="標楷體" w:hAnsi="Times New Roman"/>
                                  <w:sz w:val="20"/>
                                  <w:szCs w:val="20"/>
                                </w:rPr>
                              </w:pPr>
                              <w:r>
                                <w:rPr>
                                  <w:rFonts w:ascii="Times New Roman" w:eastAsia="標楷體" w:hAnsi="Times New Roman" w:hint="eastAsia"/>
                                  <w:sz w:val="20"/>
                                  <w:szCs w:val="20"/>
                                </w:rPr>
                                <w:t>發票</w:t>
                              </w:r>
                            </w:p>
                            <w:p w14:paraId="4D5C79F3" w14:textId="77777777" w:rsidR="008A4CD7" w:rsidRPr="00D918AD" w:rsidRDefault="008A4CD7" w:rsidP="0068739E">
                              <w:pPr>
                                <w:pStyle w:val="New1"/>
                                <w:numPr>
                                  <w:ilvl w:val="0"/>
                                  <w:numId w:val="7"/>
                                </w:numPr>
                                <w:rPr>
                                  <w:rFonts w:ascii="Times New Roman" w:eastAsia="標楷體" w:hAnsi="Times New Roman"/>
                                  <w:sz w:val="20"/>
                                  <w:szCs w:val="20"/>
                                </w:rPr>
                              </w:pPr>
                              <w:r>
                                <w:rPr>
                                  <w:rFonts w:ascii="Times New Roman" w:eastAsia="標楷體" w:hAnsi="Times New Roman" w:hint="eastAsia"/>
                                  <w:sz w:val="20"/>
                                  <w:szCs w:val="20"/>
                                </w:rPr>
                                <w:t>用印申請單</w:t>
                              </w:r>
                            </w:p>
                            <w:p w14:paraId="6FBF45B4" w14:textId="77777777" w:rsidR="008A4CD7" w:rsidRPr="00D918AD" w:rsidRDefault="008A4CD7" w:rsidP="0068739E">
                              <w:pPr>
                                <w:pStyle w:val="New1"/>
                                <w:numPr>
                                  <w:ilvl w:val="0"/>
                                  <w:numId w:val="7"/>
                                </w:numPr>
                                <w:rPr>
                                  <w:rFonts w:ascii="Times New Roman" w:eastAsia="標楷體" w:hAnsi="Times New Roman"/>
                                  <w:sz w:val="20"/>
                                  <w:szCs w:val="20"/>
                                </w:rPr>
                              </w:pPr>
                              <w:r>
                                <w:rPr>
                                  <w:rFonts w:ascii="Times New Roman" w:eastAsia="標楷體" w:hAnsi="Times New Roman"/>
                                  <w:sz w:val="20"/>
                                  <w:szCs w:val="20"/>
                                </w:rPr>
                                <w:t>INVOICE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68" name="肘形接點 168"/>
                        <wps:cNvCnPr>
                          <a:stCxn id="131" idx="2"/>
                          <a:endCxn id="123" idx="0"/>
                        </wps:cNvCnPr>
                        <wps:spPr>
                          <a:xfrm rot="5400000">
                            <a:off x="4982233" y="1017658"/>
                            <a:ext cx="1581186" cy="4889504"/>
                          </a:xfrm>
                          <a:prstGeom prst="bentConnector3">
                            <a:avLst>
                              <a:gd name="adj1" fmla="val 78915"/>
                            </a:avLst>
                          </a:prstGeom>
                          <a:noFill/>
                          <a:ln w="12700" cap="flat" cmpd="sng" algn="ctr">
                            <a:solidFill>
                              <a:sysClr val="windowText" lastClr="000000"/>
                            </a:solidFill>
                            <a:prstDash val="solid"/>
                            <a:miter lim="800000"/>
                            <a:tailEnd type="triangle"/>
                          </a:ln>
                          <a:effectLst/>
                        </wps:spPr>
                        <wps:bodyPr/>
                      </wps:wsp>
                      <wps:wsp>
                        <wps:cNvPr id="169" name="直線接點 169"/>
                        <wps:cNvCnPr>
                          <a:stCxn id="127" idx="3"/>
                          <a:endCxn id="131" idx="1"/>
                        </wps:cNvCnPr>
                        <wps:spPr>
                          <a:xfrm flipV="1">
                            <a:off x="4356382" y="2380780"/>
                            <a:ext cx="3282711" cy="7933"/>
                          </a:xfrm>
                          <a:prstGeom prst="line">
                            <a:avLst/>
                          </a:prstGeom>
                          <a:noFill/>
                          <a:ln w="9525" cap="flat" cmpd="sng" algn="ctr">
                            <a:solidFill>
                              <a:sysClr val="windowText" lastClr="000000"/>
                            </a:solidFill>
                            <a:prstDash val="solid"/>
                            <a:miter lim="800000"/>
                          </a:ln>
                          <a:effectLst/>
                        </wps:spPr>
                        <wps:bodyPr/>
                      </wps:wsp>
                      <wps:wsp>
                        <wps:cNvPr id="173" name="肘形接點 173"/>
                        <wps:cNvCnPr>
                          <a:stCxn id="122" idx="3"/>
                          <a:endCxn id="131" idx="1"/>
                        </wps:cNvCnPr>
                        <wps:spPr>
                          <a:xfrm flipV="1">
                            <a:off x="4356382" y="2380780"/>
                            <a:ext cx="3282711" cy="761564"/>
                          </a:xfrm>
                          <a:prstGeom prst="bentConnector3">
                            <a:avLst/>
                          </a:prstGeom>
                          <a:noFill/>
                          <a:ln w="9525" cap="flat" cmpd="sng" algn="ctr">
                            <a:solidFill>
                              <a:sysClr val="windowText" lastClr="000000"/>
                            </a:solidFill>
                            <a:prstDash val="solid"/>
                            <a:miter lim="800000"/>
                            <a:tailEnd type="triangle"/>
                          </a:ln>
                          <a:effectLst/>
                        </wps:spPr>
                        <wps:bodyPr/>
                      </wps:wsp>
                      <wps:wsp>
                        <wps:cNvPr id="175" name="直線單箭頭接點 175"/>
                        <wps:cNvCnPr>
                          <a:stCxn id="123" idx="3"/>
                          <a:endCxn id="117" idx="1"/>
                        </wps:cNvCnPr>
                        <wps:spPr>
                          <a:xfrm>
                            <a:off x="3906241" y="4599827"/>
                            <a:ext cx="1922431" cy="72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47" name="流程圖: 文件 547"/>
                        <wps:cNvSpPr/>
                        <wps:spPr>
                          <a:xfrm>
                            <a:off x="3564550" y="4828200"/>
                            <a:ext cx="824230" cy="338455"/>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5D3C7969" w14:textId="582D37B4" w:rsidR="008A4CD7" w:rsidRDefault="008A4CD7" w:rsidP="001639B6">
                              <w:pPr>
                                <w:pStyle w:val="Web"/>
                                <w:spacing w:before="0" w:beforeAutospacing="0" w:after="0" w:afterAutospacing="0"/>
                                <w:jc w:val="center"/>
                              </w:pPr>
                              <w:r>
                                <w:rPr>
                                  <w:rFonts w:ascii="Times New Roman" w:eastAsia="標楷體" w:hAnsi="標楷體" w:hint="eastAsia"/>
                                  <w:sz w:val="20"/>
                                  <w:szCs w:val="20"/>
                                </w:rPr>
                                <w:t>銷貨</w:t>
                              </w:r>
                              <w:r>
                                <w:rPr>
                                  <w:rFonts w:eastAsia="標楷體" w:hAnsi="標楷體" w:hint="eastAsia"/>
                                  <w:sz w:val="20"/>
                                  <w:szCs w:val="20"/>
                                </w:rPr>
                                <w:t>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576" name="流程圖: 文件 576"/>
                        <wps:cNvSpPr/>
                        <wps:spPr>
                          <a:xfrm>
                            <a:off x="6457950" y="1643790"/>
                            <a:ext cx="863600" cy="321763"/>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6FC1CA1F" w14:textId="4C759028" w:rsidR="008A4CD7" w:rsidRDefault="008A4CD7" w:rsidP="00037E4F">
                              <w:pPr>
                                <w:pStyle w:val="Web"/>
                                <w:spacing w:before="0" w:beforeAutospacing="0" w:after="0" w:afterAutospacing="0"/>
                                <w:jc w:val="center"/>
                              </w:pPr>
                              <w:ins w:id="144" w:author="Chan, Isabel T." w:date="2022-03-02T10:59:00Z">
                                <w:r>
                                  <w:rPr>
                                    <w:rFonts w:ascii="Times New Roman" w:eastAsia="標楷體" w:hAnsi="標楷體" w:hint="eastAsia"/>
                                    <w:sz w:val="20"/>
                                    <w:szCs w:val="20"/>
                                  </w:rPr>
                                  <w:t>交貨</w:t>
                                </w:r>
                              </w:ins>
                              <w:del w:id="145" w:author="Chan, Isabel T." w:date="2022-03-02T10:58:00Z">
                                <w:r w:rsidDel="00507E6E">
                                  <w:rPr>
                                    <w:rFonts w:ascii="Times New Roman" w:eastAsia="標楷體" w:hAnsi="標楷體" w:hint="eastAsia"/>
                                    <w:sz w:val="20"/>
                                    <w:szCs w:val="20"/>
                                  </w:rPr>
                                  <w:delText>待銷</w:delText>
                                </w:r>
                              </w:del>
                              <w:r>
                                <w:rPr>
                                  <w:rFonts w:ascii="Times New Roman" w:eastAsia="標楷體" w:hAnsi="標楷體" w:hint="eastAsia"/>
                                  <w:sz w:val="20"/>
                                  <w:szCs w:val="20"/>
                                </w:rPr>
                                <w:t>單</w:t>
                              </w:r>
                              <w:r>
                                <w:rPr>
                                  <w:rFonts w:ascii="Times New Roman" w:eastAsia="標楷體" w:hAnsi="Times New Roman"/>
                                  <w:sz w:val="20"/>
                                  <w:szCs w:val="20"/>
                                </w:rPr>
                                <w:t>/</w:t>
                              </w:r>
                              <w:r>
                                <w:rPr>
                                  <w:rFonts w:ascii="Times New Roman" w:eastAsia="標楷體" w:hAnsi="標楷體" w:hint="eastAsia"/>
                                  <w:sz w:val="20"/>
                                  <w:szCs w:val="20"/>
                                </w:rPr>
                                <w:t>銷貨</w:t>
                              </w:r>
                              <w:r>
                                <w:rPr>
                                  <w:rFonts w:eastAsia="標楷體" w:hAnsi="標楷體" w:hint="eastAsia"/>
                                  <w:sz w:val="20"/>
                                  <w:szCs w:val="20"/>
                                </w:rPr>
                                <w:t>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438" name="直線單箭頭接點 438"/>
                        <wps:cNvCnPr>
                          <a:stCxn id="121" idx="3"/>
                          <a:endCxn id="129" idx="1"/>
                        </wps:cNvCnPr>
                        <wps:spPr>
                          <a:xfrm flipV="1">
                            <a:off x="3543582" y="1482451"/>
                            <a:ext cx="2268243" cy="220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39" name="肘形接點 439"/>
                        <wps:cNvCnPr>
                          <a:stCxn id="129" idx="2"/>
                          <a:endCxn id="127" idx="0"/>
                        </wps:cNvCnPr>
                        <wps:spPr>
                          <a:xfrm rot="5400000">
                            <a:off x="4846413" y="629400"/>
                            <a:ext cx="475383" cy="2612413"/>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0F5D2AFF" id="畫布 174" o:spid="_x0000_s1243" editas="canvas" style="width:744.15pt;height:446.4pt;mso-position-horizontal-relative:char;mso-position-vertical-relative:line" coordsize="94507,56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">
                <v:shape id="_x0000_s1244" type="#_x0000_t75" style="position:absolute;width:94507;height:56686;visibility:visible;mso-wrap-style:square" stroked="t" strokecolor="black [3200]">
                  <v:fill o:detectmouseclick="t"/>
                  <v:path o:connecttype="none"/>
                </v:shape>
                <v:rect id="矩形 107" o:spid="_x0000_s1245" style="position:absolute;left:11;width:94496;height:3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" fillcolor="#f2f2f2" strokecolor="windowText" strokeweight="1pt">
                  <v:textbox>
                    <w:txbxContent>
                      <w:p w14:paraId="22BB0163" w14:textId="77777777" w:rsidR="008A4CD7" w:rsidRDefault="008A4CD7" w:rsidP="00667F56">
                        <w:pPr>
                          <w:pStyle w:val="Web"/>
                          <w:spacing w:before="0" w:beforeAutospacing="0" w:after="0" w:afterAutospacing="0"/>
                        </w:pPr>
                        <w:r>
                          <w:rPr>
                            <w:rFonts w:ascii="Times New Roman" w:eastAsia="標楷體" w:hAnsi="Times New Roman"/>
                          </w:rPr>
                          <w:t>CS-105</w:t>
                        </w:r>
                        <w:r>
                          <w:rPr>
                            <w:rFonts w:eastAsia="標楷體" w:hAnsi="標楷體" w:cs="Times New Roman" w:hint="eastAsia"/>
                          </w:rPr>
                          <w:t>訂單出貨作業</w:t>
                        </w:r>
                      </w:p>
                    </w:txbxContent>
                  </v:textbox>
                </v:rect>
                <v:rect id="矩形 108" o:spid="_x0000_s1246" style="position:absolute;top:3298;width:3376;height:53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" fillcolor="#f2f2f2" strokecolor="windowText" strokeweight="1pt">
                  <v:textbox>
                    <w:txbxContent>
                      <w:p w14:paraId="22A59971" w14:textId="77777777" w:rsidR="008A4CD7" w:rsidRDefault="008A4CD7" w:rsidP="00667F56">
                        <w:pPr>
                          <w:pStyle w:val="Web"/>
                          <w:spacing w:before="0" w:beforeAutospacing="0" w:after="0" w:afterAutospacing="0"/>
                        </w:pPr>
                        <w:r>
                          <w:rPr>
                            <w:rFonts w:ascii="標楷體" w:hAnsi="標楷體" w:cs="Times New Roman" w:hint="eastAsia"/>
                          </w:rPr>
                          <w:t> </w:t>
                        </w:r>
                      </w:p>
                    </w:txbxContent>
                  </v:textbox>
                </v:rect>
                <v:rect id="矩形 109" o:spid="_x0000_s1247" style="position:absolute;left:3376;top:3298;width:51647;height:3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" fillcolor="#f2f2f2" strokecolor="windowText" strokeweight="1pt">
                  <v:textbox>
                    <w:txbxContent>
                      <w:p w14:paraId="7C23D716" w14:textId="77777777" w:rsidR="008A4CD7" w:rsidRDefault="008A4CD7" w:rsidP="00667F56">
                        <w:pPr>
                          <w:pStyle w:val="Web"/>
                          <w:spacing w:before="0" w:beforeAutospacing="0" w:after="0" w:afterAutospacing="0"/>
                          <w:jc w:val="center"/>
                        </w:pPr>
                        <w:r>
                          <w:rPr>
                            <w:rFonts w:eastAsia="標楷體" w:hAnsi="標楷體" w:cs="Times New Roman" w:hint="eastAsia"/>
                          </w:rPr>
                          <w:t>營運業務部</w:t>
                        </w:r>
                      </w:p>
                    </w:txbxContent>
                  </v:textbox>
                </v:rect>
                <v:rect id="矩形 110" o:spid="_x0000_s1248" style="position:absolute;left:10834;top:47781;width:4553;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" filled="f" stroked="f" strokeweight="1pt">
                  <v:textbox>
                    <w:txbxContent>
                      <w:p w14:paraId="2FD6958E" w14:textId="77777777" w:rsidR="008A4CD7" w:rsidRDefault="008A4CD7" w:rsidP="00667F56">
                        <w:pPr>
                          <w:pStyle w:val="Web"/>
                          <w:spacing w:before="0" w:beforeAutospacing="0" w:after="0" w:afterAutospacing="0"/>
                          <w:jc w:val="center"/>
                        </w:pPr>
                        <w:r>
                          <w:rPr>
                            <w:rFonts w:ascii="Times New Roman" w:hAnsi="Times New Roman"/>
                            <w:sz w:val="20"/>
                            <w:szCs w:val="20"/>
                          </w:rPr>
                          <w:t>Y</w:t>
                        </w:r>
                      </w:p>
                    </w:txbxContent>
                  </v:textbox>
                </v:rect>
                <v:shape id="流程圖: 決策 113" o:spid="_x0000_s1249" type="#_x0000_t110" style="position:absolute;left:8924;top:40574;width:11570;height:6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" fillcolor="window" strokecolor="windowText" strokeweight="1pt">
                  <v:textbox>
                    <w:txbxContent>
                      <w:p w14:paraId="29DD2FB3"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簽核</w:t>
                        </w:r>
                      </w:p>
                    </w:txbxContent>
                  </v:textbox>
                </v:shape>
                <v:rect id="矩形 114" o:spid="_x0000_s1250" style="position:absolute;left:8982;top:14797;width:11570;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" fillcolor="window" strokecolor="windowText" strokeweight="1pt">
                  <v:textbox inset=".1mm,.1mm,.1mm,.1mm">
                    <w:txbxContent>
                      <w:p w14:paraId="14EA36F0"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定期檢視產品交期</w:t>
                        </w:r>
                      </w:p>
                    </w:txbxContent>
                  </v:textbox>
                </v:rect>
                <v:rect id="矩形 115" o:spid="_x0000_s1251" style="position:absolute;left:8989;top:28714;width:11569;height:51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" fillcolor="window" strokecolor="windowText" strokeweight="1pt">
                  <v:textbox inset=".1mm,.1mm,.1mm,.1mm">
                    <w:txbxContent>
                      <w:p w14:paraId="5833AC80" w14:textId="25D57C0D" w:rsidR="008A4CD7" w:rsidRDefault="008A4CD7" w:rsidP="00667F56">
                        <w:pPr>
                          <w:pStyle w:val="Web"/>
                          <w:spacing w:before="0" w:beforeAutospacing="0" w:after="0" w:afterAutospacing="0"/>
                          <w:jc w:val="center"/>
                        </w:pPr>
                        <w:del w:id="154" w:author="Chan, Isabel T." w:date="2022-03-02T11:08:00Z">
                          <w:r w:rsidDel="00791B15">
                            <w:rPr>
                              <w:rFonts w:eastAsia="標楷體" w:hAnsi="標楷體" w:cs="Times New Roman" w:hint="eastAsia"/>
                              <w:sz w:val="20"/>
                              <w:szCs w:val="20"/>
                            </w:rPr>
                            <w:delText>填寫內部聯絡單並</w:delText>
                          </w:r>
                        </w:del>
                        <w:r>
                          <w:rPr>
                            <w:rFonts w:eastAsia="標楷體" w:hAnsi="標楷體" w:cs="Times New Roman" w:hint="eastAsia"/>
                            <w:sz w:val="20"/>
                            <w:szCs w:val="20"/>
                          </w:rPr>
                          <w:t>準備</w:t>
                        </w:r>
                        <w:del w:id="155" w:author="Chan, Isabel T." w:date="2022-03-02T11:09:00Z">
                          <w:r w:rsidDel="00791B15">
                            <w:rPr>
                              <w:rFonts w:eastAsia="標楷體" w:hAnsi="標楷體" w:cs="Times New Roman" w:hint="eastAsia"/>
                              <w:sz w:val="20"/>
                              <w:szCs w:val="20"/>
                            </w:rPr>
                            <w:delText>其他</w:delText>
                          </w:r>
                        </w:del>
                        <w:ins w:id="156" w:author="Chan, Isabel T." w:date="2022-03-02T11:09:00Z">
                          <w:r>
                            <w:rPr>
                              <w:rFonts w:eastAsia="標楷體" w:hAnsi="標楷體" w:cs="Times New Roman" w:hint="eastAsia"/>
                              <w:sz w:val="20"/>
                              <w:szCs w:val="20"/>
                            </w:rPr>
                            <w:t>報關</w:t>
                          </w:r>
                        </w:ins>
                        <w:r>
                          <w:rPr>
                            <w:rFonts w:eastAsia="標楷體" w:hAnsi="標楷體" w:cs="Times New Roman" w:hint="eastAsia"/>
                            <w:sz w:val="20"/>
                            <w:szCs w:val="20"/>
                          </w:rPr>
                          <w:t>相關文件</w:t>
                        </w:r>
                      </w:p>
                    </w:txbxContent>
                  </v:textbox>
                </v:rect>
                <v:shape id="流程圖: 結束點 116" o:spid="_x0000_s1252" type="#_x0000_t116" style="position:absolute;left:8754;top:8239;width:12039;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" fillcolor="window" strokecolor="windowText" strokeweight="1pt">
                  <v:textbox inset=".1mm,.1mm,.1mm,.1mm">
                    <w:txbxContent>
                      <w:p w14:paraId="7540A3D2"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開始</w:t>
                        </w:r>
                      </w:p>
                    </w:txbxContent>
                  </v:textbox>
                </v:shape>
                <v:shape id="流程圖: 結束點 117" o:spid="_x0000_s1253" type="#_x0000_t116" style="position:absolute;left:58286;top:43852;width:12033;height:4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" fillcolor="window" strokecolor="windowText" strokeweight="1pt">
                  <v:textbox inset=".1mm,.1mm,.1mm,.1mm">
                    <w:txbxContent>
                      <w:p w14:paraId="78930D80"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結束</w:t>
                        </w:r>
                      </w:p>
                    </w:txbxContent>
                  </v:textbox>
                </v:shape>
                <v:shape id="直線單箭頭接點 118" o:spid="_x0000_s1254" type="#_x0000_t32" style="position:absolute;left:14704;top:47464;width:5;height:52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" strokecolor="windowText" strokeweight="1pt">
                  <v:stroke endarrow="block" joinstyle="miter"/>
                </v:shape>
                <v:shape id="肘形接點 120" o:spid="_x0000_s1255" type="#_x0000_t34" style="position:absolute;left:8924;top:31273;width:65;height:1274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" adj="-768643" strokecolor="windowText" strokeweight="1pt">
                  <v:stroke endarrow="block"/>
                </v:shape>
                <v:rect id="矩形 121" o:spid="_x0000_s1256" style="position:absolute;left:23866;top:12885;width:11569;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" fillcolor="window" strokecolor="windowText" strokeweight="1pt">
                  <v:textbox inset=".1mm,.1mm,.1mm,.1mm">
                    <w:txbxContent>
                      <w:p w14:paraId="7976AF12" w14:textId="4AB1CA77" w:rsidR="008A4CD7" w:rsidRPr="00037E4F" w:rsidRDefault="008A4CD7" w:rsidP="00667F56">
                        <w:pPr>
                          <w:pStyle w:val="Web"/>
                          <w:spacing w:before="0" w:beforeAutospacing="0" w:after="0" w:afterAutospacing="0"/>
                          <w:jc w:val="center"/>
                        </w:pPr>
                        <w:r>
                          <w:rPr>
                            <w:rFonts w:eastAsia="標楷體" w:hAnsi="標楷體" w:cs="Times New Roman" w:hint="eastAsia"/>
                            <w:sz w:val="20"/>
                            <w:szCs w:val="20"/>
                          </w:rPr>
                          <w:t>建立</w:t>
                        </w:r>
                        <w:ins w:id="157" w:author="Chan, Isabel T." w:date="2022-03-02T10:58:00Z">
                          <w:r>
                            <w:rPr>
                              <w:rFonts w:eastAsia="標楷體" w:hAnsi="標楷體" w:cs="Times New Roman" w:hint="eastAsia"/>
                              <w:sz w:val="20"/>
                              <w:szCs w:val="20"/>
                            </w:rPr>
                            <w:t>交貨</w:t>
                          </w:r>
                        </w:ins>
                        <w:del w:id="158" w:author="Chan, Isabel T." w:date="2022-03-02T10:58:00Z">
                          <w:r w:rsidDel="00507E6E">
                            <w:rPr>
                              <w:rFonts w:eastAsia="標楷體" w:hAnsi="標楷體" w:cs="Times New Roman" w:hint="eastAsia"/>
                              <w:sz w:val="20"/>
                              <w:szCs w:val="20"/>
                            </w:rPr>
                            <w:delText>待銷</w:delText>
                          </w:r>
                        </w:del>
                        <w:r>
                          <w:rPr>
                            <w:rFonts w:eastAsia="標楷體" w:hAnsi="標楷體" w:cs="Times New Roman" w:hint="eastAsia"/>
                            <w:sz w:val="20"/>
                            <w:szCs w:val="20"/>
                          </w:rPr>
                          <w:t>單</w:t>
                        </w:r>
                        <w:r>
                          <w:rPr>
                            <w:rFonts w:eastAsia="標楷體" w:hAnsi="標楷體" w:cs="Times New Roman" w:hint="eastAsia"/>
                            <w:sz w:val="20"/>
                            <w:szCs w:val="20"/>
                          </w:rPr>
                          <w:t>/</w:t>
                        </w:r>
                        <w:r>
                          <w:rPr>
                            <w:rFonts w:eastAsia="標楷體" w:hAnsi="標楷體" w:cs="Times New Roman" w:hint="eastAsia"/>
                            <w:sz w:val="20"/>
                            <w:szCs w:val="20"/>
                          </w:rPr>
                          <w:t>銷貨單</w:t>
                        </w:r>
                      </w:p>
                    </w:txbxContent>
                  </v:textbox>
                </v:rect>
                <v:rect id="矩形 122" o:spid="_x0000_s1257" style="position:absolute;left:31994;top:29267;width:11569;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" fillcolor="window" strokecolor="windowText" strokeweight="1pt">
                  <v:textbox inset=".1mm,.1mm,.1mm,.1mm">
                    <w:txbxContent>
                      <w:p w14:paraId="52B9BB0C" w14:textId="42560CBB" w:rsidR="008A4CD7" w:rsidRDefault="008A4CD7" w:rsidP="00667F56">
                        <w:pPr>
                          <w:pStyle w:val="Web"/>
                          <w:spacing w:before="0" w:beforeAutospacing="0" w:after="0" w:afterAutospacing="0"/>
                          <w:jc w:val="center"/>
                        </w:pPr>
                        <w:r>
                          <w:rPr>
                            <w:rFonts w:eastAsia="標楷體" w:hAnsi="標楷體" w:cs="Times New Roman" w:hint="eastAsia"/>
                            <w:sz w:val="20"/>
                            <w:szCs w:val="20"/>
                          </w:rPr>
                          <w:t>建立及申請用印</w:t>
                        </w:r>
                        <w:r w:rsidRPr="00420754">
                          <w:rPr>
                            <w:rFonts w:ascii="Times New Roman" w:eastAsia="標楷體" w:hAnsi="Times New Roman" w:cs="Times New Roman"/>
                            <w:sz w:val="20"/>
                            <w:szCs w:val="20"/>
                          </w:rPr>
                          <w:t>INVOICE</w:t>
                        </w:r>
                      </w:p>
                    </w:txbxContent>
                  </v:textbox>
                </v:rect>
                <v:rect id="矩形 123" o:spid="_x0000_s1258" style="position:absolute;left:27499;top:42530;width:11563;height:6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" fillcolor="window" strokecolor="windowText" strokeweight="1pt">
                  <v:textbox inset=".1mm,.1mm,.1mm,.1mm">
                    <w:txbxContent>
                      <w:p w14:paraId="512D2D90" w14:textId="3C38BB78" w:rsidR="008A4CD7" w:rsidRPr="001639B6" w:rsidRDefault="008A4CD7" w:rsidP="001639B6">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協助產品</w:t>
                        </w:r>
                        <w:ins w:id="159" w:author="Chan, Isabel T." w:date="2022-03-02T11:44:00Z">
                          <w:r>
                            <w:rPr>
                              <w:rFonts w:eastAsia="標楷體" w:hAnsi="標楷體" w:cs="Times New Roman" w:hint="eastAsia"/>
                              <w:sz w:val="20"/>
                              <w:szCs w:val="20"/>
                            </w:rPr>
                            <w:t>裝機完成</w:t>
                          </w:r>
                        </w:ins>
                        <w:del w:id="160" w:author="Chan, Isabel T." w:date="2022-03-02T11:44:00Z">
                          <w:r w:rsidDel="007C4BA4">
                            <w:rPr>
                              <w:rFonts w:eastAsia="標楷體" w:hAnsi="標楷體" w:cs="Times New Roman" w:hint="eastAsia"/>
                              <w:sz w:val="20"/>
                              <w:szCs w:val="20"/>
                            </w:rPr>
                            <w:delText>入庫</w:delText>
                          </w:r>
                        </w:del>
                        <w:r>
                          <w:rPr>
                            <w:rFonts w:eastAsia="標楷體" w:hAnsi="標楷體" w:cs="Times New Roman" w:hint="eastAsia"/>
                            <w:sz w:val="20"/>
                            <w:szCs w:val="20"/>
                          </w:rPr>
                          <w:t>後請</w:t>
                        </w:r>
                        <w:proofErr w:type="gramStart"/>
                        <w:r>
                          <w:rPr>
                            <w:rFonts w:eastAsia="標楷體" w:hAnsi="標楷體" w:cs="Times New Roman" w:hint="eastAsia"/>
                            <w:sz w:val="20"/>
                            <w:szCs w:val="20"/>
                          </w:rPr>
                          <w:t>客戶簽回</w:t>
                        </w:r>
                        <w:ins w:id="161" w:author="Chan, Isabel T." w:date="2022-03-02T11:42:00Z">
                          <w:r>
                            <w:rPr>
                              <w:rFonts w:eastAsia="標楷體" w:hAnsi="標楷體" w:cs="Times New Roman" w:hint="eastAsia"/>
                              <w:sz w:val="20"/>
                              <w:szCs w:val="20"/>
                            </w:rPr>
                            <w:t>裝</w:t>
                          </w:r>
                        </w:ins>
                        <w:proofErr w:type="gramEnd"/>
                        <w:del w:id="162" w:author="Chan, Isabel T." w:date="2022-03-02T11:42:00Z">
                          <w:r w:rsidDel="007C4BA4">
                            <w:rPr>
                              <w:rFonts w:eastAsia="標楷體" w:hAnsi="標楷體" w:cs="Times New Roman" w:hint="eastAsia"/>
                              <w:sz w:val="20"/>
                              <w:szCs w:val="20"/>
                            </w:rPr>
                            <w:delText>交</w:delText>
                          </w:r>
                        </w:del>
                        <w:r>
                          <w:rPr>
                            <w:rFonts w:eastAsia="標楷體" w:hAnsi="標楷體" w:cs="Times New Roman" w:hint="eastAsia"/>
                            <w:sz w:val="20"/>
                            <w:szCs w:val="20"/>
                          </w:rPr>
                          <w:t>機證明或銷貨單</w:t>
                        </w:r>
                      </w:p>
                    </w:txbxContent>
                  </v:textbox>
                </v:rect>
                <v:rect id="矩形 127" o:spid="_x0000_s1259" style="position:absolute;left:31994;top:21734;width:11569;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" fillcolor="window" strokecolor="windowText" strokeweight="1pt">
                  <v:textbox inset=".1mm,.1mm,.1mm,.1mm">
                    <w:txbxContent>
                      <w:p w14:paraId="4D125C6F"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核對訂單明細及出貨內容</w:t>
                        </w:r>
                      </w:p>
                    </w:txbxContent>
                  </v:textbox>
                </v:rect>
                <v:rect id="矩形 129" o:spid="_x0000_s1260" style="position:absolute;left:58118;top:12668;width:11569;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" fillcolor="window" strokecolor="windowText" strokeweight="1pt">
                  <v:textbox inset=".1mm,.1mm,.1mm,.1mm">
                    <w:txbxContent>
                      <w:p w14:paraId="0CFCE89C" w14:textId="3F42FA19" w:rsidR="008A4CD7" w:rsidRDefault="008A4CD7" w:rsidP="00667F56">
                        <w:pPr>
                          <w:pStyle w:val="Web"/>
                          <w:spacing w:before="0" w:beforeAutospacing="0" w:after="0" w:afterAutospacing="0"/>
                          <w:jc w:val="center"/>
                        </w:pPr>
                        <w:r>
                          <w:rPr>
                            <w:rFonts w:eastAsia="標楷體" w:hAnsi="標楷體" w:cs="Times New Roman" w:hint="eastAsia"/>
                            <w:sz w:val="20"/>
                            <w:szCs w:val="20"/>
                          </w:rPr>
                          <w:t>確認</w:t>
                        </w:r>
                        <w:ins w:id="163" w:author="Chan, Isabel T." w:date="2022-03-02T10:58:00Z">
                          <w:r>
                            <w:rPr>
                              <w:rFonts w:eastAsia="標楷體" w:hAnsi="標楷體" w:cs="Times New Roman" w:hint="eastAsia"/>
                              <w:sz w:val="20"/>
                              <w:szCs w:val="20"/>
                            </w:rPr>
                            <w:t>交貨</w:t>
                          </w:r>
                        </w:ins>
                        <w:del w:id="164" w:author="Chan, Isabel T." w:date="2022-03-02T10:58:00Z">
                          <w:r w:rsidDel="00507E6E">
                            <w:rPr>
                              <w:rFonts w:eastAsia="標楷體" w:hAnsi="標楷體" w:cs="Times New Roman" w:hint="eastAsia"/>
                              <w:sz w:val="20"/>
                              <w:szCs w:val="20"/>
                            </w:rPr>
                            <w:delText>待銷</w:delText>
                          </w:r>
                        </w:del>
                        <w:r>
                          <w:rPr>
                            <w:rFonts w:eastAsia="標楷體" w:hAnsi="標楷體" w:cs="Times New Roman" w:hint="eastAsia"/>
                            <w:sz w:val="20"/>
                            <w:szCs w:val="20"/>
                          </w:rPr>
                          <w:t>單</w:t>
                        </w:r>
                        <w:r>
                          <w:rPr>
                            <w:rFonts w:eastAsia="標楷體" w:hAnsi="標楷體" w:cs="Times New Roman" w:hint="eastAsia"/>
                            <w:sz w:val="20"/>
                            <w:szCs w:val="20"/>
                          </w:rPr>
                          <w:t>/</w:t>
                        </w:r>
                        <w:r>
                          <w:rPr>
                            <w:rFonts w:eastAsia="標楷體" w:hAnsi="標楷體" w:cs="Times New Roman" w:hint="eastAsia"/>
                            <w:sz w:val="20"/>
                            <w:szCs w:val="20"/>
                          </w:rPr>
                          <w:t>銷貨單及出貨</w:t>
                        </w:r>
                      </w:p>
                    </w:txbxContent>
                  </v:textbox>
                </v:rect>
                <v:rect id="矩形 131" o:spid="_x0000_s1261" style="position:absolute;left:76390;top:20897;width:11570;height:5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" fillcolor="window" strokecolor="windowText" strokeweight="1pt">
                  <v:textbox inset=".1mm,.1mm,.1mm,.1mm">
                    <w:txbxContent>
                      <w:p w14:paraId="56A930D3" w14:textId="77777777" w:rsidR="008A4CD7" w:rsidRDefault="008A4CD7" w:rsidP="00667F56">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開立發票</w:t>
                        </w:r>
                      </w:p>
                      <w:p w14:paraId="33C2FCCC" w14:textId="77777777" w:rsidR="008A4CD7" w:rsidRDefault="008A4CD7" w:rsidP="00667F56">
                        <w:pPr>
                          <w:pStyle w:val="Web"/>
                          <w:spacing w:before="0" w:beforeAutospacing="0" w:after="0" w:afterAutospacing="0"/>
                          <w:jc w:val="center"/>
                        </w:pPr>
                        <w:r>
                          <w:rPr>
                            <w:rFonts w:eastAsia="標楷體" w:hAnsi="標楷體" w:cs="Times New Roman" w:hint="eastAsia"/>
                            <w:sz w:val="20"/>
                            <w:szCs w:val="20"/>
                          </w:rPr>
                          <w:t>用印</w:t>
                        </w:r>
                        <w:r>
                          <w:rPr>
                            <w:rFonts w:ascii="Times New Roman" w:eastAsia="標楷體" w:hAnsi="Times New Roman"/>
                            <w:sz w:val="20"/>
                            <w:szCs w:val="20"/>
                          </w:rPr>
                          <w:t>INVOICE</w:t>
                        </w:r>
                      </w:p>
                    </w:txbxContent>
                  </v:textbox>
                </v:rect>
                <v:shape id="流程圖: 文件 132" o:spid="_x0000_s1262" type="#_x0000_t114" style="position:absolute;left:31052;top:16124;width:8248;height:33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" fillcolor="window" strokecolor="#c55a11" strokeweight="1.5pt">
                  <v:textbox inset=".1mm,.1mm,.1mm,.1mm">
                    <w:txbxContent>
                      <w:p w14:paraId="080E362D" w14:textId="4DB5327C" w:rsidR="008A4CD7" w:rsidRDefault="008A4CD7" w:rsidP="00667F56">
                        <w:pPr>
                          <w:pStyle w:val="Web"/>
                          <w:spacing w:before="0" w:beforeAutospacing="0" w:after="0" w:afterAutospacing="0"/>
                          <w:jc w:val="center"/>
                        </w:pPr>
                        <w:ins w:id="165" w:author="Chan, Isabel T." w:date="2022-03-02T10:58:00Z">
                          <w:r>
                            <w:rPr>
                              <w:rFonts w:ascii="Times New Roman" w:eastAsia="標楷體" w:hAnsi="Times New Roman" w:hint="eastAsia"/>
                              <w:sz w:val="20"/>
                              <w:szCs w:val="20"/>
                            </w:rPr>
                            <w:t>交貨</w:t>
                          </w:r>
                        </w:ins>
                        <w:del w:id="166" w:author="Chan, Isabel T." w:date="2022-03-02T10:58:00Z">
                          <w:r w:rsidDel="00507E6E">
                            <w:rPr>
                              <w:rFonts w:ascii="Times New Roman" w:eastAsia="標楷體" w:hAnsi="Times New Roman" w:hint="eastAsia"/>
                              <w:sz w:val="20"/>
                              <w:szCs w:val="20"/>
                            </w:rPr>
                            <w:delText>待銷</w:delText>
                          </w:r>
                        </w:del>
                        <w:r>
                          <w:rPr>
                            <w:rFonts w:ascii="Times New Roman" w:eastAsia="標楷體" w:hAnsi="Times New Roman" w:hint="eastAsia"/>
                            <w:sz w:val="20"/>
                            <w:szCs w:val="20"/>
                          </w:rPr>
                          <w:t>單</w:t>
                        </w:r>
                        <w:r>
                          <w:rPr>
                            <w:rFonts w:ascii="Times New Roman" w:eastAsia="標楷體" w:hAnsi="Times New Roman" w:hint="eastAsia"/>
                            <w:sz w:val="20"/>
                            <w:szCs w:val="20"/>
                          </w:rPr>
                          <w:t>/</w:t>
                        </w:r>
                        <w:r>
                          <w:rPr>
                            <w:rFonts w:ascii="Times New Roman" w:eastAsia="標楷體" w:hAnsi="Times New Roman" w:hint="eastAsia"/>
                            <w:sz w:val="20"/>
                            <w:szCs w:val="20"/>
                          </w:rPr>
                          <w:t>銷貨</w:t>
                        </w:r>
                        <w:r>
                          <w:rPr>
                            <w:rFonts w:eastAsia="標楷體" w:hAnsi="標楷體" w:hint="eastAsia"/>
                            <w:sz w:val="20"/>
                            <w:szCs w:val="20"/>
                          </w:rPr>
                          <w:t>單</w:t>
                        </w:r>
                      </w:p>
                    </w:txbxContent>
                  </v:textbox>
                </v:shape>
                <v:shape id="直線單箭頭接點 133" o:spid="_x0000_s1263" type="#_x0000_t32" style="position:absolute;left:29650;top:10699;width:24;height:21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" strokecolor="windowText" strokeweight="1pt">
                  <v:stroke endarrow="block" joinstyle="miter"/>
                </v:shape>
                <v:shape id="直線單箭頭接點 136" o:spid="_x0000_s1264" type="#_x0000_t32" style="position:absolute;left:37778;top:26038;width:0;height:32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" strokecolor="windowText" strokeweight="1pt">
                  <v:stroke endarrow="block" joinstyle="miter"/>
                </v:shape>
                <v:rect id="矩形 140" o:spid="_x0000_s1265" style="position:absolute;left:2941;top:35983;width:4553;height:3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" filled="f" stroked="f" strokeweight="1pt">
                  <v:textbox>
                    <w:txbxContent>
                      <w:p w14:paraId="7102CC8F" w14:textId="77777777" w:rsidR="008A4CD7" w:rsidRDefault="008A4CD7" w:rsidP="00667F56">
                        <w:pPr>
                          <w:pStyle w:val="Web"/>
                          <w:spacing w:before="0" w:beforeAutospacing="0" w:after="0" w:afterAutospacing="0"/>
                          <w:jc w:val="center"/>
                        </w:pPr>
                        <w:r>
                          <w:rPr>
                            <w:rFonts w:ascii="Times New Roman" w:hAnsi="Times New Roman"/>
                            <w:sz w:val="20"/>
                            <w:szCs w:val="20"/>
                          </w:rPr>
                          <w:t>N</w:t>
                        </w:r>
                      </w:p>
                    </w:txbxContent>
                  </v:textbox>
                </v:rect>
                <v:rect id="矩形 141" o:spid="_x0000_s1266" style="position:absolute;left:42619;top:20897;width:9962;height:3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" filled="f" stroked="f" strokeweight="1pt">
                  <v:textbox>
                    <w:txbxContent>
                      <w:p w14:paraId="132F867C" w14:textId="77777777" w:rsidR="008A4CD7" w:rsidRPr="003504A3" w:rsidRDefault="008A4CD7" w:rsidP="00667F56">
                        <w:pPr>
                          <w:pStyle w:val="Web"/>
                          <w:spacing w:before="0" w:beforeAutospacing="0" w:after="0" w:afterAutospacing="0"/>
                          <w:jc w:val="center"/>
                          <w:rPr>
                            <w:rFonts w:ascii="標楷體" w:eastAsia="標楷體" w:hAnsi="標楷體"/>
                          </w:rPr>
                        </w:pPr>
                        <w:r w:rsidRPr="003504A3">
                          <w:rPr>
                            <w:rFonts w:ascii="標楷體" w:eastAsia="標楷體" w:hAnsi="標楷體" w:hint="eastAsia"/>
                            <w:sz w:val="20"/>
                            <w:szCs w:val="20"/>
                          </w:rPr>
                          <w:t>國內銷貨</w:t>
                        </w:r>
                      </w:p>
                    </w:txbxContent>
                  </v:textbox>
                </v:rect>
                <v:rect id="矩形 142" o:spid="_x0000_s1267" style="position:absolute;left:35969;top:25732;width:9957;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" filled="f" stroked="f" strokeweight="1pt">
                  <v:textbox>
                    <w:txbxContent>
                      <w:p w14:paraId="3E34F8C5" w14:textId="77777777" w:rsidR="008A4CD7" w:rsidRDefault="008A4CD7" w:rsidP="00667F56">
                        <w:pPr>
                          <w:pStyle w:val="Web"/>
                          <w:spacing w:before="0" w:beforeAutospacing="0" w:after="0" w:afterAutospacing="0"/>
                          <w:jc w:val="center"/>
                        </w:pPr>
                        <w:r>
                          <w:rPr>
                            <w:rFonts w:eastAsia="標楷體" w:hAnsi="標楷體" w:hint="eastAsia"/>
                            <w:sz w:val="20"/>
                            <w:szCs w:val="20"/>
                          </w:rPr>
                          <w:t>國外銷貨</w:t>
                        </w:r>
                      </w:p>
                    </w:txbxContent>
                  </v:textbox>
                </v:rect>
                <v:rect id="矩形 144" o:spid="_x0000_s1268" style="position:absolute;left:54985;top:3304;width:18981;height:3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" fillcolor="#f2f2f2" strokecolor="windowText" strokeweight="1pt">
                  <v:textbox>
                    <w:txbxContent>
                      <w:p w14:paraId="3D10508D" w14:textId="77777777" w:rsidR="008A4CD7" w:rsidRDefault="008A4CD7" w:rsidP="00667F56">
                        <w:pPr>
                          <w:pStyle w:val="Web"/>
                          <w:spacing w:before="0" w:beforeAutospacing="0" w:after="0" w:afterAutospacing="0"/>
                          <w:jc w:val="center"/>
                        </w:pPr>
                        <w:r>
                          <w:rPr>
                            <w:rFonts w:eastAsia="標楷體" w:hAnsi="標楷體" w:cs="Times New Roman" w:hint="eastAsia"/>
                          </w:rPr>
                          <w:t>倉庫單位</w:t>
                        </w:r>
                      </w:p>
                    </w:txbxContent>
                  </v:textbox>
                </v:rect>
                <v:rect id="矩形 145" o:spid="_x0000_s1269" style="position:absolute;left:73966;top:3311;width:20541;height:3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" fillcolor="#f2f2f2" strokecolor="windowText" strokeweight="1pt">
                  <v:textbox>
                    <w:txbxContent>
                      <w:p w14:paraId="2CCAAA88" w14:textId="77777777" w:rsidR="008A4CD7" w:rsidRDefault="008A4CD7" w:rsidP="00667F56">
                        <w:pPr>
                          <w:pStyle w:val="Web"/>
                          <w:spacing w:before="0" w:beforeAutospacing="0" w:after="0" w:afterAutospacing="0"/>
                          <w:jc w:val="center"/>
                        </w:pPr>
                        <w:r>
                          <w:rPr>
                            <w:rFonts w:eastAsia="標楷體" w:hAnsi="標楷體" w:cs="Times New Roman" w:hint="eastAsia"/>
                          </w:rPr>
                          <w:t>財務單位</w:t>
                        </w:r>
                      </w:p>
                    </w:txbxContent>
                  </v:textbox>
                </v:rect>
                <v:line id="直線接點 146" o:spid="_x0000_s1270" style="position:absolute;visibility:visible;mso-wrap-style:square" from="54985,6586" to="55118,56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" strokecolor="#7f7f7f" strokeweight=".5pt">
                  <v:stroke joinstyle="miter"/>
                </v:line>
                <v:line id="直線接點 147" o:spid="_x0000_s1271" style="position:absolute;flip:x;visibility:visible;mso-wrap-style:square" from="73541,6444" to="73901,56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" strokecolor="#7f7f7f" strokeweight=".5pt">
                  <v:stroke joinstyle="miter"/>
                </v:line>
                <v:shape id="直線單箭頭接點 148" o:spid="_x0000_s1272" type="#_x0000_t32" style="position:absolute;left:14767;top:12543;width:7;height:22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" strokecolor="windowText" strokeweight="1pt">
                  <v:stroke endarrow="block" joinstyle="miter"/>
                </v:shape>
                <v:shape id="直線單箭頭接點 149" o:spid="_x0000_s1273" type="#_x0000_t32" style="position:absolute;left:14767;top:19119;width:7;height:95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" strokecolor="windowText" strokeweight="1pt">
                  <v:stroke endarrow="block" joinstyle="miter"/>
                </v:shape>
                <v:shape id="直線單箭頭接點 156" o:spid="_x0000_s1274" type="#_x0000_t32" style="position:absolute;left:14709;top:33833;width:65;height:674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" strokecolor="windowText" strokeweight="1pt">
                  <v:stroke endarrow="block" joinstyle="miter"/>
                </v:shape>
                <v:shape id="流程圖: 接點 157" o:spid="_x0000_s1275" type="#_x0000_t120" style="position:absolute;left:12882;top:52691;width:3644;height:2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" fillcolor="#ed7d31" strokecolor="#c55a11" strokeweight="1pt">
                  <v:stroke joinstyle="miter"/>
                  <v:textbox inset=".1mm,.1mm,.1mm,.1mm">
                    <w:txbxContent>
                      <w:p w14:paraId="0378637D" w14:textId="77777777" w:rsidR="008A4CD7" w:rsidRDefault="008A4CD7" w:rsidP="00667F56">
                        <w:pPr>
                          <w:pStyle w:val="Web"/>
                          <w:spacing w:before="0" w:beforeAutospacing="0" w:after="0" w:afterAutospacing="0"/>
                          <w:jc w:val="center"/>
                        </w:pPr>
                        <w:r>
                          <w:rPr>
                            <w:rFonts w:ascii="Times New Roman" w:hAnsi="Times New Roman"/>
                            <w:color w:val="000000"/>
                          </w:rPr>
                          <w:t>A</w:t>
                        </w:r>
                      </w:p>
                    </w:txbxContent>
                  </v:textbox>
                </v:shape>
                <v:shape id="流程圖: 接點 164" o:spid="_x0000_s1276" type="#_x0000_t120" style="position:absolute;left:27851;top:7535;width:3645;height:3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" fillcolor="#ed7d31" strokecolor="#c55a11" strokeweight="1pt">
                  <v:stroke joinstyle="miter"/>
                  <v:textbox inset=".1mm,.1mm,.1mm,.1mm">
                    <w:txbxContent>
                      <w:p w14:paraId="16C15031" w14:textId="77777777" w:rsidR="008A4CD7" w:rsidRDefault="008A4CD7" w:rsidP="00667F56">
                        <w:pPr>
                          <w:pStyle w:val="Web"/>
                          <w:spacing w:before="0" w:beforeAutospacing="0" w:after="0" w:afterAutospacing="0"/>
                          <w:jc w:val="center"/>
                        </w:pPr>
                        <w:r>
                          <w:rPr>
                            <w:rFonts w:ascii="Times New Roman" w:hAnsi="Times New Roman"/>
                            <w:color w:val="000000"/>
                          </w:rPr>
                          <w:t>A</w:t>
                        </w:r>
                      </w:p>
                    </w:txbxContent>
                  </v:textbox>
                </v:shape>
                <v:shape id="流程圖: 多重文件 165" o:spid="_x0000_s1277" type="#_x0000_t115" style="position:absolute;left:16051;top:32933;width:11800;height:8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" fillcolor="window" strokecolor="#c55a11" strokeweight="1.5pt">
                  <v:textbox inset=".1mm,.1mm,.1mm,.1mm">
                    <w:txbxContent>
                      <w:p w14:paraId="33C4A2D7" w14:textId="0C3E82C7" w:rsidR="008A4CD7" w:rsidRPr="00420754" w:rsidDel="00791B15" w:rsidRDefault="008A4CD7">
                        <w:pPr>
                          <w:pStyle w:val="New1"/>
                          <w:numPr>
                            <w:ilvl w:val="0"/>
                            <w:numId w:val="5"/>
                          </w:numPr>
                          <w:rPr>
                            <w:del w:id="167" w:author="Chan, Isabel T." w:date="2022-03-02T11:08:00Z"/>
                            <w:rFonts w:ascii="Times New Roman" w:eastAsia="標楷體" w:hAnsi="Times New Roman"/>
                            <w:sz w:val="20"/>
                            <w:szCs w:val="20"/>
                          </w:rPr>
                        </w:pPr>
                        <w:del w:id="168" w:author="Chan, Isabel T." w:date="2022-03-02T11:08:00Z">
                          <w:r w:rsidRPr="00791B15" w:rsidDel="00791B15">
                            <w:rPr>
                              <w:rFonts w:ascii="Times New Roman" w:eastAsia="標楷體" w:hAnsi="Times New Roman" w:hint="eastAsia"/>
                              <w:sz w:val="20"/>
                              <w:szCs w:val="20"/>
                            </w:rPr>
                            <w:delText>內部聯絡</w:delText>
                          </w:r>
                          <w:r w:rsidRPr="00791B15" w:rsidDel="00791B15">
                            <w:rPr>
                              <w:rFonts w:ascii="Times New Roman" w:eastAsia="標楷體" w:hAnsi="Times New Roman"/>
                              <w:sz w:val="20"/>
                              <w:szCs w:val="20"/>
                            </w:rPr>
                            <w:delText>單</w:delText>
                          </w:r>
                        </w:del>
                      </w:p>
                      <w:p w14:paraId="19A7EE32" w14:textId="77777777" w:rsidR="008A4CD7" w:rsidRPr="00791B15" w:rsidRDefault="008A4CD7" w:rsidP="00791B15">
                        <w:pPr>
                          <w:pStyle w:val="New1"/>
                          <w:numPr>
                            <w:ilvl w:val="0"/>
                            <w:numId w:val="5"/>
                          </w:numPr>
                          <w:rPr>
                            <w:rFonts w:ascii="Times New Roman" w:eastAsia="標楷體" w:hAnsi="Times New Roman"/>
                            <w:sz w:val="20"/>
                            <w:szCs w:val="20"/>
                          </w:rPr>
                        </w:pPr>
                        <w:r w:rsidRPr="00791B15">
                          <w:rPr>
                            <w:rFonts w:ascii="Times New Roman" w:eastAsia="標楷體" w:hAnsi="Times New Roman"/>
                            <w:sz w:val="20"/>
                            <w:szCs w:val="20"/>
                          </w:rPr>
                          <w:t>INVOICE</w:t>
                        </w:r>
                      </w:p>
                      <w:p w14:paraId="5A69B0B4" w14:textId="77777777" w:rsidR="008A4CD7" w:rsidRPr="00420754" w:rsidRDefault="008A4CD7" w:rsidP="0068739E">
                        <w:pPr>
                          <w:pStyle w:val="New1"/>
                          <w:numPr>
                            <w:ilvl w:val="0"/>
                            <w:numId w:val="5"/>
                          </w:numPr>
                          <w:rPr>
                            <w:rFonts w:ascii="Times New Roman" w:eastAsia="標楷體" w:hAnsi="Times New Roman"/>
                            <w:sz w:val="20"/>
                            <w:szCs w:val="20"/>
                          </w:rPr>
                        </w:pPr>
                        <w:r>
                          <w:rPr>
                            <w:rFonts w:ascii="Times New Roman" w:eastAsia="標楷體" w:hAnsi="Times New Roman" w:hint="eastAsia"/>
                            <w:sz w:val="20"/>
                            <w:szCs w:val="20"/>
                          </w:rPr>
                          <w:t>報關文件</w:t>
                        </w:r>
                      </w:p>
                    </w:txbxContent>
                  </v:textbox>
                </v:shape>
                <v:shape id="流程圖: 多重文件 166" o:spid="_x0000_s1278" type="#_x0000_t115" style="position:absolute;left:40783;top:32007;width:11604;height:5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" fillcolor="window" strokecolor="#c55a11" strokeweight="1.5pt">
                  <v:textbox inset=".1mm,.1mm,.1mm,.1mm">
                    <w:txbxContent>
                      <w:p w14:paraId="3A314D69" w14:textId="77777777" w:rsidR="008A4CD7" w:rsidRPr="00420754" w:rsidRDefault="008A4CD7" w:rsidP="0068739E">
                        <w:pPr>
                          <w:pStyle w:val="New1"/>
                          <w:numPr>
                            <w:ilvl w:val="0"/>
                            <w:numId w:val="6"/>
                          </w:numPr>
                          <w:rPr>
                            <w:rFonts w:ascii="Times New Roman" w:eastAsia="標楷體" w:hAnsi="Times New Roman"/>
                            <w:sz w:val="20"/>
                            <w:szCs w:val="20"/>
                          </w:rPr>
                        </w:pPr>
                        <w:r>
                          <w:rPr>
                            <w:rFonts w:ascii="Times New Roman" w:eastAsia="標楷體" w:hAnsi="Times New Roman" w:hint="eastAsia"/>
                            <w:sz w:val="20"/>
                            <w:szCs w:val="20"/>
                          </w:rPr>
                          <w:t>用印申請單</w:t>
                        </w:r>
                      </w:p>
                      <w:p w14:paraId="10738A57" w14:textId="77777777" w:rsidR="008A4CD7" w:rsidRPr="00420754" w:rsidRDefault="008A4CD7" w:rsidP="0068739E">
                        <w:pPr>
                          <w:pStyle w:val="New1"/>
                          <w:numPr>
                            <w:ilvl w:val="0"/>
                            <w:numId w:val="6"/>
                          </w:numPr>
                          <w:rPr>
                            <w:rFonts w:ascii="Times New Roman" w:eastAsia="標楷體" w:hAnsi="Times New Roman"/>
                            <w:sz w:val="20"/>
                            <w:szCs w:val="20"/>
                          </w:rPr>
                        </w:pPr>
                        <w:r>
                          <w:rPr>
                            <w:rFonts w:ascii="Times New Roman" w:eastAsia="標楷體" w:hAnsi="Times New Roman"/>
                            <w:sz w:val="20"/>
                            <w:szCs w:val="20"/>
                          </w:rPr>
                          <w:t>INVOICE</w:t>
                        </w:r>
                      </w:p>
                    </w:txbxContent>
                  </v:textbox>
                </v:shape>
                <v:shape id="流程圖: 多重文件 167" o:spid="_x0000_s1279" type="#_x0000_t115" style="position:absolute;left:82593;top:25292;width:11133;height:76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" fillcolor="window" strokecolor="#c55a11" strokeweight="1.5pt">
                  <v:textbox inset=".1mm,.1mm,.1mm,.1mm">
                    <w:txbxContent>
                      <w:p w14:paraId="76163782" w14:textId="77777777" w:rsidR="008A4CD7" w:rsidRDefault="008A4CD7" w:rsidP="0068739E">
                        <w:pPr>
                          <w:pStyle w:val="New1"/>
                          <w:numPr>
                            <w:ilvl w:val="0"/>
                            <w:numId w:val="7"/>
                          </w:numPr>
                          <w:rPr>
                            <w:rFonts w:ascii="Times New Roman" w:eastAsia="標楷體" w:hAnsi="Times New Roman"/>
                            <w:sz w:val="20"/>
                            <w:szCs w:val="20"/>
                          </w:rPr>
                        </w:pPr>
                        <w:r>
                          <w:rPr>
                            <w:rFonts w:ascii="Times New Roman" w:eastAsia="標楷體" w:hAnsi="Times New Roman" w:hint="eastAsia"/>
                            <w:sz w:val="20"/>
                            <w:szCs w:val="20"/>
                          </w:rPr>
                          <w:t>發票</w:t>
                        </w:r>
                      </w:p>
                      <w:p w14:paraId="4D5C79F3" w14:textId="77777777" w:rsidR="008A4CD7" w:rsidRPr="00D918AD" w:rsidRDefault="008A4CD7" w:rsidP="0068739E">
                        <w:pPr>
                          <w:pStyle w:val="New1"/>
                          <w:numPr>
                            <w:ilvl w:val="0"/>
                            <w:numId w:val="7"/>
                          </w:numPr>
                          <w:rPr>
                            <w:rFonts w:ascii="Times New Roman" w:eastAsia="標楷體" w:hAnsi="Times New Roman"/>
                            <w:sz w:val="20"/>
                            <w:szCs w:val="20"/>
                          </w:rPr>
                        </w:pPr>
                        <w:r>
                          <w:rPr>
                            <w:rFonts w:ascii="Times New Roman" w:eastAsia="標楷體" w:hAnsi="Times New Roman" w:hint="eastAsia"/>
                            <w:sz w:val="20"/>
                            <w:szCs w:val="20"/>
                          </w:rPr>
                          <w:t>用印申請單</w:t>
                        </w:r>
                      </w:p>
                      <w:p w14:paraId="6FBF45B4" w14:textId="77777777" w:rsidR="008A4CD7" w:rsidRPr="00D918AD" w:rsidRDefault="008A4CD7" w:rsidP="0068739E">
                        <w:pPr>
                          <w:pStyle w:val="New1"/>
                          <w:numPr>
                            <w:ilvl w:val="0"/>
                            <w:numId w:val="7"/>
                          </w:numPr>
                          <w:rPr>
                            <w:rFonts w:ascii="Times New Roman" w:eastAsia="標楷體" w:hAnsi="Times New Roman"/>
                            <w:sz w:val="20"/>
                            <w:szCs w:val="20"/>
                          </w:rPr>
                        </w:pPr>
                        <w:r>
                          <w:rPr>
                            <w:rFonts w:ascii="Times New Roman" w:eastAsia="標楷體" w:hAnsi="Times New Roman"/>
                            <w:sz w:val="20"/>
                            <w:szCs w:val="20"/>
                          </w:rPr>
                          <w:t>INVOICE</w:t>
                        </w:r>
                      </w:p>
                    </w:txbxContent>
                  </v:textbox>
                </v:shape>
                <v:shape id="肘形接點 168" o:spid="_x0000_s1280" type="#_x0000_t34" style="position:absolute;left:49822;top:10176;width:15812;height:4889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" adj="17046" strokecolor="windowText" strokeweight="1pt">
                  <v:stroke endarrow="block"/>
                </v:shape>
                <v:line id="直線接點 169" o:spid="_x0000_s1281" style="position:absolute;flip:y;visibility:visible;mso-wrap-style:square" from="43563,23807" to="76390,23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" strokecolor="windowText">
                  <v:stroke joinstyle="miter"/>
                </v:line>
                <v:shape id="肘形接點 173" o:spid="_x0000_s1282" type="#_x0000_t34" style="position:absolute;left:43563;top:23807;width:32827;height:761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" strokecolor="windowText">
                  <v:stroke endarrow="block"/>
                </v:shape>
                <v:shape id="直線單箭頭接點 175" o:spid="_x0000_s1283" type="#_x0000_t32" style="position:absolute;left:39062;top:45998;width:19224;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" strokecolor="black [3213]">
                  <v:stroke endarrow="block"/>
                </v:shape>
                <v:shape id="流程圖: 文件 547" o:spid="_x0000_s1284" type="#_x0000_t114" style="position:absolute;left:35645;top:48282;width:8242;height:33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" fillcolor="window" strokecolor="#c55a11" strokeweight="1.5pt">
                  <v:textbox inset=".1mm,.1mm,.1mm,.1mm">
                    <w:txbxContent>
                      <w:p w14:paraId="5D3C7969" w14:textId="582D37B4" w:rsidR="008A4CD7" w:rsidRDefault="008A4CD7" w:rsidP="001639B6">
                        <w:pPr>
                          <w:pStyle w:val="Web"/>
                          <w:spacing w:before="0" w:beforeAutospacing="0" w:after="0" w:afterAutospacing="0"/>
                          <w:jc w:val="center"/>
                        </w:pPr>
                        <w:r>
                          <w:rPr>
                            <w:rFonts w:ascii="Times New Roman" w:eastAsia="標楷體" w:hAnsi="標楷體" w:hint="eastAsia"/>
                            <w:sz w:val="20"/>
                            <w:szCs w:val="20"/>
                          </w:rPr>
                          <w:t>銷貨</w:t>
                        </w:r>
                        <w:r>
                          <w:rPr>
                            <w:rFonts w:eastAsia="標楷體" w:hAnsi="標楷體" w:hint="eastAsia"/>
                            <w:sz w:val="20"/>
                            <w:szCs w:val="20"/>
                          </w:rPr>
                          <w:t>單</w:t>
                        </w:r>
                      </w:p>
                    </w:txbxContent>
                  </v:textbox>
                </v:shape>
                <v:shape id="流程圖: 文件 576" o:spid="_x0000_s1285" type="#_x0000_t114" style="position:absolute;left:64579;top:16437;width:8636;height:3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" fillcolor="window" strokecolor="#c55a11" strokeweight="1.5pt">
                  <v:textbox inset=".1mm,.1mm,.1mm,.1mm">
                    <w:txbxContent>
                      <w:p w14:paraId="6FC1CA1F" w14:textId="4C759028" w:rsidR="008A4CD7" w:rsidRDefault="008A4CD7" w:rsidP="00037E4F">
                        <w:pPr>
                          <w:pStyle w:val="Web"/>
                          <w:spacing w:before="0" w:beforeAutospacing="0" w:after="0" w:afterAutospacing="0"/>
                          <w:jc w:val="center"/>
                        </w:pPr>
                        <w:ins w:id="169" w:author="Chan, Isabel T." w:date="2022-03-02T10:59:00Z">
                          <w:r>
                            <w:rPr>
                              <w:rFonts w:ascii="Times New Roman" w:eastAsia="標楷體" w:hAnsi="標楷體" w:hint="eastAsia"/>
                              <w:sz w:val="20"/>
                              <w:szCs w:val="20"/>
                            </w:rPr>
                            <w:t>交貨</w:t>
                          </w:r>
                        </w:ins>
                        <w:del w:id="170" w:author="Chan, Isabel T." w:date="2022-03-02T10:58:00Z">
                          <w:r w:rsidDel="00507E6E">
                            <w:rPr>
                              <w:rFonts w:ascii="Times New Roman" w:eastAsia="標楷體" w:hAnsi="標楷體" w:hint="eastAsia"/>
                              <w:sz w:val="20"/>
                              <w:szCs w:val="20"/>
                            </w:rPr>
                            <w:delText>待銷</w:delText>
                          </w:r>
                        </w:del>
                        <w:r>
                          <w:rPr>
                            <w:rFonts w:ascii="Times New Roman" w:eastAsia="標楷體" w:hAnsi="標楷體" w:hint="eastAsia"/>
                            <w:sz w:val="20"/>
                            <w:szCs w:val="20"/>
                          </w:rPr>
                          <w:t>單</w:t>
                        </w:r>
                        <w:r>
                          <w:rPr>
                            <w:rFonts w:ascii="Times New Roman" w:eastAsia="標楷體" w:hAnsi="Times New Roman"/>
                            <w:sz w:val="20"/>
                            <w:szCs w:val="20"/>
                          </w:rPr>
                          <w:t>/</w:t>
                        </w:r>
                        <w:r>
                          <w:rPr>
                            <w:rFonts w:ascii="Times New Roman" w:eastAsia="標楷體" w:hAnsi="標楷體" w:hint="eastAsia"/>
                            <w:sz w:val="20"/>
                            <w:szCs w:val="20"/>
                          </w:rPr>
                          <w:t>銷貨</w:t>
                        </w:r>
                        <w:r>
                          <w:rPr>
                            <w:rFonts w:eastAsia="標楷體" w:hAnsi="標楷體" w:hint="eastAsia"/>
                            <w:sz w:val="20"/>
                            <w:szCs w:val="20"/>
                          </w:rPr>
                          <w:t>單</w:t>
                        </w:r>
                      </w:p>
                    </w:txbxContent>
                  </v:textbox>
                </v:shape>
                <v:shape id="直線單箭頭接點 438" o:spid="_x0000_s1286" type="#_x0000_t32" style="position:absolute;left:35435;top:14824;width:22683;height:2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" strokecolor="black [3040]">
                  <v:stroke endarrow="block"/>
                </v:shape>
                <v:shape id="肘形接點 439" o:spid="_x0000_s1287" type="#_x0000_t34" style="position:absolute;left:48464;top:6293;width:4753;height:2612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" strokecolor="black [3040]">
                  <v:stroke endarrow="block"/>
                </v:shape>
                <w10:anchorlock/>
              </v:group>
            </w:pict>
          </mc:Fallback>
        </mc:AlternateContent>
      </w:r>
      <w:r w:rsidR="001F1769">
        <w:rPr>
          <w:rFonts w:eastAsia="標楷體"/>
          <w:spacing w:val="20"/>
          <w:szCs w:val="24"/>
        </w:rPr>
        <w:br w:type="page"/>
      </w:r>
    </w:p>
    <w:tbl>
      <w:tblPr>
        <w:tblW w:w="15026" w:type="dxa"/>
        <w:tblLayout w:type="fixed"/>
        <w:tblCellMar>
          <w:left w:w="85" w:type="dxa"/>
          <w:right w:w="85" w:type="dxa"/>
        </w:tblCellMar>
        <w:tblLook w:val="0020" w:firstRow="1" w:lastRow="0" w:firstColumn="0" w:lastColumn="0" w:noHBand="0" w:noVBand="0"/>
      </w:tblPr>
      <w:tblGrid>
        <w:gridCol w:w="5954"/>
        <w:gridCol w:w="5160"/>
        <w:gridCol w:w="3912"/>
      </w:tblGrid>
      <w:tr w:rsidR="00B87DE8" w:rsidRPr="00F13D84" w14:paraId="24074658" w14:textId="77777777" w:rsidTr="00B04B8C">
        <w:trPr>
          <w:tblHeader/>
        </w:trPr>
        <w:tc>
          <w:tcPr>
            <w:tcW w:w="15026" w:type="dxa"/>
            <w:gridSpan w:val="3"/>
            <w:tcBorders>
              <w:top w:val="single" w:sz="6" w:space="0" w:color="auto"/>
              <w:left w:val="single" w:sz="6" w:space="0" w:color="auto"/>
              <w:bottom w:val="single" w:sz="6" w:space="0" w:color="auto"/>
              <w:right w:val="single" w:sz="6" w:space="0" w:color="auto"/>
            </w:tcBorders>
          </w:tcPr>
          <w:p w14:paraId="7BDE8E55" w14:textId="3C11593D" w:rsidR="00B87DE8" w:rsidRPr="00F13D84" w:rsidRDefault="00B87DE8" w:rsidP="00415E7E">
            <w:pPr>
              <w:pStyle w:val="10"/>
              <w:ind w:firstLineChars="100" w:firstLine="280"/>
              <w:rPr>
                <w:rFonts w:ascii="Times New Roman" w:eastAsia="標楷體" w:hAnsi="Times New Roman"/>
                <w:sz w:val="24"/>
                <w:szCs w:val="24"/>
              </w:rPr>
            </w:pPr>
            <w:r w:rsidRPr="00F13D84">
              <w:rPr>
                <w:rFonts w:ascii="Times New Roman" w:eastAsia="標楷體" w:hAnsi="Times New Roman"/>
                <w:szCs w:val="24"/>
              </w:rPr>
              <w:lastRenderedPageBreak/>
              <w:br w:type="page"/>
            </w:r>
            <w:bookmarkStart w:id="146" w:name="_Toc482623432"/>
            <w:bookmarkStart w:id="147" w:name="_Toc89423235"/>
            <w:r w:rsidR="00327263" w:rsidRPr="00F13D84">
              <w:rPr>
                <w:rFonts w:ascii="Times New Roman" w:eastAsia="標楷體" w:hAnsi="Times New Roman"/>
                <w:sz w:val="24"/>
                <w:szCs w:val="24"/>
              </w:rPr>
              <w:t>CS</w:t>
            </w:r>
            <w:r w:rsidRPr="00F13D84">
              <w:rPr>
                <w:rFonts w:ascii="Times New Roman" w:eastAsia="標楷體" w:hAnsi="Times New Roman"/>
                <w:sz w:val="24"/>
                <w:szCs w:val="24"/>
              </w:rPr>
              <w:t>-10</w:t>
            </w:r>
            <w:r w:rsidR="00415E7E" w:rsidRPr="00F13D84">
              <w:rPr>
                <w:rFonts w:ascii="Times New Roman" w:eastAsia="標楷體" w:hAnsi="Times New Roman"/>
                <w:sz w:val="24"/>
                <w:szCs w:val="24"/>
              </w:rPr>
              <w:t>5</w:t>
            </w:r>
            <w:r w:rsidRPr="00F13D84">
              <w:rPr>
                <w:rFonts w:ascii="Times New Roman" w:eastAsia="標楷體" w:hAnsi="Times New Roman"/>
                <w:sz w:val="24"/>
                <w:szCs w:val="24"/>
              </w:rPr>
              <w:t xml:space="preserve"> </w:t>
            </w:r>
            <w:r w:rsidRPr="00F13D84">
              <w:rPr>
                <w:rFonts w:ascii="Times New Roman" w:eastAsia="標楷體" w:hAnsi="Times New Roman"/>
                <w:sz w:val="24"/>
                <w:szCs w:val="24"/>
              </w:rPr>
              <w:t>訂單出貨</w:t>
            </w:r>
            <w:r w:rsidRPr="00F13D84">
              <w:rPr>
                <w:rFonts w:ascii="Times New Roman" w:eastAsia="標楷體" w:hAnsi="Times New Roman"/>
                <w:sz w:val="24"/>
              </w:rPr>
              <w:t>作業</w:t>
            </w:r>
            <w:bookmarkEnd w:id="146"/>
            <w:bookmarkEnd w:id="147"/>
            <w:r w:rsidRPr="00F13D84">
              <w:rPr>
                <w:rFonts w:ascii="Times New Roman" w:eastAsia="標楷體" w:hAnsi="Times New Roman"/>
                <w:sz w:val="24"/>
                <w:szCs w:val="24"/>
              </w:rPr>
              <w:t xml:space="preserve"> </w:t>
            </w:r>
          </w:p>
        </w:tc>
      </w:tr>
      <w:tr w:rsidR="00B87DE8" w:rsidRPr="00F13D84" w14:paraId="7E59E150" w14:textId="77777777" w:rsidTr="00B04B8C">
        <w:trPr>
          <w:tblHeader/>
        </w:trPr>
        <w:tc>
          <w:tcPr>
            <w:tcW w:w="5954" w:type="dxa"/>
            <w:tcBorders>
              <w:top w:val="single" w:sz="6" w:space="0" w:color="auto"/>
              <w:left w:val="single" w:sz="6" w:space="0" w:color="auto"/>
              <w:bottom w:val="single" w:sz="6" w:space="0" w:color="auto"/>
              <w:right w:val="single" w:sz="6" w:space="0" w:color="auto"/>
            </w:tcBorders>
          </w:tcPr>
          <w:p w14:paraId="4622745C" w14:textId="77777777" w:rsidR="00B87DE8" w:rsidRPr="00F13D84" w:rsidRDefault="00B87DE8" w:rsidP="00B04B8C">
            <w:pPr>
              <w:autoSpaceDE w:val="0"/>
              <w:autoSpaceDN w:val="0"/>
              <w:spacing w:before="60" w:after="60" w:line="240" w:lineRule="auto"/>
              <w:ind w:left="113" w:right="113"/>
              <w:jc w:val="distribute"/>
              <w:textAlignment w:val="bottom"/>
              <w:rPr>
                <w:rFonts w:ascii="Times New Roman" w:eastAsia="標楷體" w:hAnsi="Times New Roman"/>
              </w:rPr>
            </w:pPr>
            <w:r w:rsidRPr="00F13D84">
              <w:rPr>
                <w:rFonts w:ascii="Times New Roman" w:eastAsia="標楷體" w:hAnsi="Times New Roman"/>
              </w:rPr>
              <w:t>作　業　程　序（方法）</w:t>
            </w:r>
          </w:p>
        </w:tc>
        <w:tc>
          <w:tcPr>
            <w:tcW w:w="5160" w:type="dxa"/>
            <w:tcBorders>
              <w:top w:val="single" w:sz="6" w:space="0" w:color="auto"/>
              <w:left w:val="single" w:sz="6" w:space="0" w:color="auto"/>
              <w:bottom w:val="single" w:sz="6" w:space="0" w:color="auto"/>
              <w:right w:val="single" w:sz="6" w:space="0" w:color="auto"/>
            </w:tcBorders>
          </w:tcPr>
          <w:p w14:paraId="32D6D7D2" w14:textId="77777777" w:rsidR="00B87DE8" w:rsidRPr="00F13D84" w:rsidRDefault="00B87DE8" w:rsidP="00B04B8C">
            <w:pPr>
              <w:autoSpaceDE w:val="0"/>
              <w:autoSpaceDN w:val="0"/>
              <w:spacing w:before="60" w:after="60" w:line="240" w:lineRule="auto"/>
              <w:ind w:left="113" w:right="113"/>
              <w:jc w:val="distribute"/>
              <w:textAlignment w:val="bottom"/>
              <w:rPr>
                <w:rFonts w:ascii="Times New Roman" w:eastAsia="標楷體" w:hAnsi="Times New Roman"/>
              </w:rPr>
            </w:pPr>
            <w:r w:rsidRPr="00F13D84">
              <w:rPr>
                <w:rFonts w:ascii="Times New Roman" w:eastAsia="標楷體" w:hAnsi="Times New Roman"/>
                <w:szCs w:val="24"/>
              </w:rPr>
              <w:t>控制重點</w:t>
            </w:r>
          </w:p>
        </w:tc>
        <w:tc>
          <w:tcPr>
            <w:tcW w:w="3912" w:type="dxa"/>
            <w:tcBorders>
              <w:top w:val="single" w:sz="6" w:space="0" w:color="auto"/>
              <w:left w:val="single" w:sz="6" w:space="0" w:color="auto"/>
              <w:bottom w:val="single" w:sz="6" w:space="0" w:color="auto"/>
              <w:right w:val="single" w:sz="6" w:space="0" w:color="auto"/>
            </w:tcBorders>
          </w:tcPr>
          <w:p w14:paraId="77226A6D" w14:textId="77777777" w:rsidR="00B87DE8" w:rsidRPr="00F13D84" w:rsidRDefault="00B87DE8" w:rsidP="00B04B8C">
            <w:pPr>
              <w:autoSpaceDE w:val="0"/>
              <w:autoSpaceDN w:val="0"/>
              <w:spacing w:before="60" w:after="60" w:line="240" w:lineRule="auto"/>
              <w:ind w:left="113" w:right="113"/>
              <w:jc w:val="distribute"/>
              <w:textAlignment w:val="bottom"/>
              <w:rPr>
                <w:rFonts w:ascii="Times New Roman" w:eastAsia="標楷體" w:hAnsi="Times New Roman"/>
              </w:rPr>
            </w:pPr>
            <w:r w:rsidRPr="00F13D84">
              <w:rPr>
                <w:rFonts w:ascii="Times New Roman" w:eastAsia="標楷體" w:hAnsi="Times New Roman"/>
                <w:szCs w:val="24"/>
              </w:rPr>
              <w:t>依據資料</w:t>
            </w:r>
          </w:p>
        </w:tc>
      </w:tr>
      <w:tr w:rsidR="00B87DE8" w:rsidRPr="00F13D84" w14:paraId="00A3A818" w14:textId="77777777" w:rsidTr="00B04B8C">
        <w:tc>
          <w:tcPr>
            <w:tcW w:w="5954" w:type="dxa"/>
            <w:tcBorders>
              <w:top w:val="single" w:sz="6" w:space="0" w:color="auto"/>
              <w:left w:val="single" w:sz="6" w:space="0" w:color="auto"/>
              <w:bottom w:val="single" w:sz="6" w:space="0" w:color="auto"/>
              <w:right w:val="single" w:sz="6" w:space="0" w:color="auto"/>
            </w:tcBorders>
          </w:tcPr>
          <w:p w14:paraId="5925B4DE" w14:textId="4C868D0C" w:rsidR="00B87DE8" w:rsidRPr="00F13D84" w:rsidRDefault="00415E7E" w:rsidP="0068739E">
            <w:pPr>
              <w:pStyle w:val="af4"/>
              <w:numPr>
                <w:ilvl w:val="0"/>
                <w:numId w:val="27"/>
              </w:numPr>
              <w:ind w:leftChars="0"/>
              <w:jc w:val="both"/>
              <w:rPr>
                <w:rFonts w:ascii="Times New Roman" w:eastAsia="標楷體" w:hAnsi="Times New Roman"/>
                <w:szCs w:val="24"/>
              </w:rPr>
            </w:pPr>
            <w:r w:rsidRPr="00F13D84">
              <w:rPr>
                <w:rFonts w:ascii="Times New Roman" w:eastAsia="標楷體" w:hAnsi="Times New Roman"/>
              </w:rPr>
              <w:t>營運業務部</w:t>
            </w:r>
            <w:r w:rsidR="00B87DE8" w:rsidRPr="00F13D84">
              <w:rPr>
                <w:rFonts w:ascii="Times New Roman" w:eastAsia="標楷體" w:hAnsi="Times New Roman"/>
                <w:szCs w:val="24"/>
              </w:rPr>
              <w:t>應於出貨前聯絡相關</w:t>
            </w:r>
            <w:r w:rsidR="0094634D" w:rsidRPr="00F13D84">
              <w:rPr>
                <w:rFonts w:ascii="Times New Roman" w:eastAsia="標楷體" w:hAnsi="Times New Roman"/>
                <w:szCs w:val="24"/>
              </w:rPr>
              <w:t>單位</w:t>
            </w:r>
            <w:r w:rsidR="00B87DE8" w:rsidRPr="00F13D84">
              <w:rPr>
                <w:rFonts w:ascii="Times New Roman" w:eastAsia="標楷體" w:hAnsi="Times New Roman"/>
                <w:szCs w:val="24"/>
              </w:rPr>
              <w:t>確認下列事項：</w:t>
            </w:r>
          </w:p>
          <w:p w14:paraId="560F6367" w14:textId="77777777" w:rsidR="00503289" w:rsidRPr="00F13D84" w:rsidRDefault="00B87DE8" w:rsidP="0068739E">
            <w:pPr>
              <w:pStyle w:val="af4"/>
              <w:numPr>
                <w:ilvl w:val="1"/>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待出貨產品已完工入庫。</w:t>
            </w:r>
          </w:p>
          <w:p w14:paraId="699D8425" w14:textId="07D6E797" w:rsidR="00503289" w:rsidRPr="00F13D84" w:rsidRDefault="00503289" w:rsidP="0068739E">
            <w:pPr>
              <w:pStyle w:val="af4"/>
              <w:numPr>
                <w:ilvl w:val="1"/>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如</w:t>
            </w:r>
            <w:r w:rsidR="0094634D" w:rsidRPr="00F13D84">
              <w:rPr>
                <w:rFonts w:ascii="Times New Roman" w:eastAsia="標楷體" w:hAnsi="Times New Roman"/>
              </w:rPr>
              <w:t>交易條件為</w:t>
            </w:r>
            <w:r w:rsidRPr="00F13D84">
              <w:rPr>
                <w:rFonts w:ascii="Times New Roman" w:eastAsia="標楷體" w:hAnsi="Times New Roman"/>
              </w:rPr>
              <w:t>預付款項者，金額已由</w:t>
            </w:r>
            <w:r w:rsidR="004346BC" w:rsidRPr="00F13D84">
              <w:rPr>
                <w:rFonts w:ascii="Times New Roman" w:eastAsia="標楷體" w:hAnsi="Times New Roman"/>
              </w:rPr>
              <w:t>財務單位</w:t>
            </w:r>
            <w:r w:rsidR="00D00652" w:rsidRPr="00F13D84">
              <w:rPr>
                <w:rFonts w:ascii="Times New Roman" w:eastAsia="標楷體" w:hAnsi="Times New Roman"/>
              </w:rPr>
              <w:t>出納人員</w:t>
            </w:r>
            <w:r w:rsidRPr="00F13D84">
              <w:rPr>
                <w:rFonts w:ascii="Times New Roman" w:eastAsia="標楷體" w:hAnsi="Times New Roman"/>
              </w:rPr>
              <w:t>確認並核對相關單據，確認無誤後由</w:t>
            </w:r>
            <w:r w:rsidR="004346BC" w:rsidRPr="00F13D84">
              <w:rPr>
                <w:rFonts w:ascii="Times New Roman" w:eastAsia="標楷體" w:hAnsi="Times New Roman"/>
              </w:rPr>
              <w:t>財務單位</w:t>
            </w:r>
            <w:r w:rsidRPr="00F13D84">
              <w:rPr>
                <w:rFonts w:ascii="Times New Roman" w:eastAsia="標楷體" w:hAnsi="Times New Roman"/>
              </w:rPr>
              <w:t>入帳。</w:t>
            </w:r>
          </w:p>
          <w:p w14:paraId="129C97C1" w14:textId="3D12DED1" w:rsidR="007C14D0" w:rsidRPr="00F13D84" w:rsidRDefault="00415E7E" w:rsidP="0068739E">
            <w:pPr>
              <w:pStyle w:val="af4"/>
              <w:numPr>
                <w:ilvl w:val="0"/>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營運業務部</w:t>
            </w:r>
            <w:r w:rsidR="000C3DB7" w:rsidRPr="00F13D84">
              <w:rPr>
                <w:rFonts w:ascii="Times New Roman" w:eastAsia="標楷體" w:hAnsi="Times New Roman"/>
              </w:rPr>
              <w:t>應定期檢視客戶產品交期並向相關單位了解備貨情形，</w:t>
            </w:r>
            <w:r w:rsidR="007C14D0" w:rsidRPr="00F13D84">
              <w:rPr>
                <w:rFonts w:ascii="Times New Roman" w:eastAsia="標楷體" w:hAnsi="Times New Roman"/>
              </w:rPr>
              <w:t>如察覺備貨情形異常致可能無法於約定期限交貨時，應及時與客戶協調交期變更。</w:t>
            </w:r>
          </w:p>
          <w:p w14:paraId="426450A7" w14:textId="6CCCB18E" w:rsidR="000F6768" w:rsidRDefault="00B87DE8" w:rsidP="0068739E">
            <w:pPr>
              <w:pStyle w:val="af4"/>
              <w:numPr>
                <w:ilvl w:val="0"/>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出貨流程</w:t>
            </w:r>
            <w:r w:rsidR="00503289" w:rsidRPr="00F13D84">
              <w:rPr>
                <w:rFonts w:ascii="Times New Roman" w:eastAsia="標楷體" w:hAnsi="Times New Roman"/>
              </w:rPr>
              <w:t>：</w:t>
            </w:r>
          </w:p>
          <w:p w14:paraId="1997CCDA" w14:textId="26FA8CD9" w:rsidR="005C7392" w:rsidRPr="005C7392" w:rsidRDefault="005C7392" w:rsidP="0068739E">
            <w:pPr>
              <w:pStyle w:val="af4"/>
              <w:numPr>
                <w:ilvl w:val="1"/>
                <w:numId w:val="27"/>
              </w:numPr>
              <w:ind w:leftChars="0"/>
              <w:rPr>
                <w:rFonts w:ascii="Times New Roman" w:eastAsia="標楷體" w:hAnsi="Times New Roman"/>
              </w:rPr>
            </w:pPr>
            <w:r w:rsidRPr="005C7392">
              <w:rPr>
                <w:rFonts w:ascii="Times New Roman" w:eastAsia="標楷體" w:hAnsi="Times New Roman" w:hint="eastAsia"/>
              </w:rPr>
              <w:t>應由營運業務部接獲客戶通知後進行出貨安排，確認已依據【產品防護管理程序】完成產品包裝防護措施且製造部業已入庫。</w:t>
            </w:r>
          </w:p>
          <w:p w14:paraId="62F98A1E" w14:textId="66D5F187" w:rsidR="004D6742" w:rsidRPr="00F13D84" w:rsidRDefault="004D6742" w:rsidP="0068739E">
            <w:pPr>
              <w:pStyle w:val="af4"/>
              <w:numPr>
                <w:ilvl w:val="1"/>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外銷</w:t>
            </w:r>
          </w:p>
          <w:p w14:paraId="2671E36E" w14:textId="41E84DC6" w:rsidR="0094100C" w:rsidRDefault="0094100C" w:rsidP="0068739E">
            <w:pPr>
              <w:pStyle w:val="af4"/>
              <w:numPr>
                <w:ilvl w:val="2"/>
                <w:numId w:val="27"/>
              </w:numPr>
              <w:adjustRightInd/>
              <w:spacing w:line="240" w:lineRule="auto"/>
              <w:ind w:leftChars="0"/>
              <w:jc w:val="both"/>
              <w:textAlignment w:val="auto"/>
              <w:rPr>
                <w:rFonts w:ascii="Times New Roman" w:eastAsia="標楷體" w:hAnsi="Times New Roman"/>
              </w:rPr>
            </w:pPr>
            <w:r>
              <w:rPr>
                <w:rFonts w:ascii="Times New Roman" w:eastAsia="標楷體" w:hAnsi="Times New Roman" w:hint="eastAsia"/>
              </w:rPr>
              <w:t>如為需要驗收期之品項</w:t>
            </w:r>
          </w:p>
          <w:p w14:paraId="690124A9" w14:textId="5EE47652" w:rsidR="00086DBB" w:rsidRPr="00B173DD" w:rsidRDefault="000441DD" w:rsidP="000D024D">
            <w:pPr>
              <w:pStyle w:val="af4"/>
              <w:numPr>
                <w:ilvl w:val="3"/>
                <w:numId w:val="27"/>
              </w:numPr>
              <w:adjustRightInd/>
              <w:snapToGrid w:val="0"/>
              <w:spacing w:line="240" w:lineRule="auto"/>
              <w:ind w:leftChars="0" w:left="2269" w:hanging="851"/>
              <w:jc w:val="both"/>
              <w:textAlignment w:val="auto"/>
              <w:rPr>
                <w:rFonts w:ascii="Times New Roman" w:eastAsia="標楷體" w:hAnsi="Times New Roman"/>
              </w:rPr>
            </w:pPr>
            <w:r w:rsidRPr="00F13D84">
              <w:rPr>
                <w:rFonts w:ascii="Times New Roman" w:eastAsia="標楷體" w:hAnsi="Times New Roman"/>
              </w:rPr>
              <w:t>營</w:t>
            </w:r>
            <w:r w:rsidR="002C542D">
              <w:rPr>
                <w:rFonts w:ascii="Times New Roman" w:eastAsia="標楷體" w:hAnsi="Times New Roman" w:hint="eastAsia"/>
              </w:rPr>
              <w:t>運</w:t>
            </w:r>
            <w:r w:rsidRPr="00F13D84">
              <w:rPr>
                <w:rFonts w:ascii="Times New Roman" w:eastAsia="標楷體" w:hAnsi="Times New Roman"/>
              </w:rPr>
              <w:t>業務部人員</w:t>
            </w:r>
            <w:r w:rsidR="004D6742" w:rsidRPr="00F13D84">
              <w:rPr>
                <w:rFonts w:ascii="Times New Roman" w:eastAsia="標楷體" w:hAnsi="Times New Roman"/>
              </w:rPr>
              <w:t>建立</w:t>
            </w:r>
            <w:r w:rsidR="004D6742" w:rsidRPr="0094100C">
              <w:rPr>
                <w:rFonts w:ascii="Times New Roman" w:eastAsia="標楷體" w:hAnsi="Times New Roman"/>
              </w:rPr>
              <w:t>「</w:t>
            </w:r>
            <w:del w:id="148" w:author="Chan, Isabel T." w:date="2022-03-02T10:59:00Z">
              <w:r w:rsidR="0094100C" w:rsidRPr="0094100C" w:rsidDel="00507E6E">
                <w:rPr>
                  <w:rFonts w:ascii="Times New Roman" w:eastAsia="標楷體" w:hAnsi="Times New Roman" w:hint="eastAsia"/>
                </w:rPr>
                <w:delText>待銷</w:delText>
              </w:r>
              <w:r w:rsidR="004D6742" w:rsidRPr="0094100C" w:rsidDel="00507E6E">
                <w:rPr>
                  <w:rFonts w:ascii="Times New Roman" w:eastAsia="標楷體" w:hAnsi="Times New Roman"/>
                </w:rPr>
                <w:delText>單</w:delText>
              </w:r>
            </w:del>
            <w:ins w:id="149" w:author="Chan, Isabel T." w:date="2022-03-02T10:59:00Z">
              <w:r w:rsidR="00507E6E">
                <w:rPr>
                  <w:rFonts w:ascii="Times New Roman" w:eastAsia="標楷體" w:hAnsi="Times New Roman" w:hint="eastAsia"/>
                </w:rPr>
                <w:t>交貨單</w:t>
              </w:r>
            </w:ins>
            <w:r w:rsidR="004D6742" w:rsidRPr="0094100C">
              <w:rPr>
                <w:rFonts w:ascii="Times New Roman" w:eastAsia="標楷體" w:hAnsi="Times New Roman"/>
              </w:rPr>
              <w:t>」</w:t>
            </w:r>
            <w:r w:rsidR="00B173DD">
              <w:rPr>
                <w:rFonts w:ascii="Times New Roman" w:eastAsia="標楷體" w:hAnsi="Times New Roman" w:hint="eastAsia"/>
              </w:rPr>
              <w:t>後交由倉管</w:t>
            </w:r>
            <w:ins w:id="150" w:author="Chan, Isabel T." w:date="2022-03-03T16:38:00Z">
              <w:r w:rsidR="00D444BC">
                <w:rPr>
                  <w:rFonts w:ascii="Times New Roman" w:eastAsia="標楷體" w:hAnsi="Times New Roman" w:hint="eastAsia"/>
                </w:rPr>
                <w:t>單位</w:t>
              </w:r>
            </w:ins>
            <w:del w:id="151" w:author="Chan, Isabel T." w:date="2022-03-03T16:38:00Z">
              <w:r w:rsidR="00B173DD" w:rsidDel="00D444BC">
                <w:rPr>
                  <w:rFonts w:ascii="Times New Roman" w:eastAsia="標楷體" w:hAnsi="Times New Roman" w:hint="eastAsia"/>
                </w:rPr>
                <w:delText>人員</w:delText>
              </w:r>
            </w:del>
            <w:r w:rsidR="00B173DD">
              <w:rPr>
                <w:rFonts w:ascii="Times New Roman" w:eastAsia="標楷體" w:hAnsi="Times New Roman" w:hint="eastAsia"/>
              </w:rPr>
              <w:t>確認</w:t>
            </w:r>
            <w:r w:rsidRPr="00B173DD">
              <w:rPr>
                <w:rFonts w:ascii="Times New Roman" w:eastAsia="標楷體" w:hAnsi="Times New Roman"/>
              </w:rPr>
              <w:t>，</w:t>
            </w:r>
            <w:r w:rsidR="00D1150A" w:rsidRPr="00B173DD">
              <w:rPr>
                <w:rFonts w:ascii="Times New Roman" w:eastAsia="標楷體" w:hAnsi="Times New Roman" w:hint="eastAsia"/>
              </w:rPr>
              <w:t>再</w:t>
            </w:r>
            <w:r w:rsidR="00DC3F81" w:rsidRPr="00B173DD">
              <w:rPr>
                <w:rFonts w:ascii="Times New Roman" w:eastAsia="標楷體" w:hAnsi="Times New Roman"/>
              </w:rPr>
              <w:t>備妥</w:t>
            </w:r>
            <w:r w:rsidR="004D6742" w:rsidRPr="00B173DD">
              <w:rPr>
                <w:rFonts w:ascii="Times New Roman" w:eastAsia="標楷體" w:hAnsi="Times New Roman"/>
              </w:rPr>
              <w:t>「</w:t>
            </w:r>
            <w:r w:rsidR="004D6742" w:rsidRPr="00B173DD">
              <w:rPr>
                <w:rFonts w:ascii="Times New Roman" w:eastAsia="標楷體" w:hAnsi="Times New Roman"/>
              </w:rPr>
              <w:t>PACKING LIST</w:t>
            </w:r>
            <w:r w:rsidR="004D6742" w:rsidRPr="00B173DD">
              <w:rPr>
                <w:rFonts w:ascii="Times New Roman" w:eastAsia="標楷體" w:hAnsi="Times New Roman"/>
              </w:rPr>
              <w:t>」、「出口報單」、「</w:t>
            </w:r>
            <w:r w:rsidR="004D6742" w:rsidRPr="00B173DD">
              <w:rPr>
                <w:rFonts w:ascii="Times New Roman" w:eastAsia="標楷體" w:hAnsi="Times New Roman"/>
              </w:rPr>
              <w:t>INVOICE</w:t>
            </w:r>
            <w:r w:rsidR="004D6742" w:rsidRPr="00B173DD">
              <w:rPr>
                <w:rFonts w:ascii="Times New Roman" w:eastAsia="標楷體" w:hAnsi="Times New Roman"/>
              </w:rPr>
              <w:t>」等相關準備文件送交</w:t>
            </w:r>
            <w:del w:id="152" w:author="羅亦淞" w:date="2022-02-22T13:44:00Z">
              <w:r w:rsidR="0020119D" w:rsidRPr="00B173DD" w:rsidDel="0020119D">
                <w:rPr>
                  <w:rFonts w:ascii="Times New Roman" w:eastAsia="標楷體" w:hAnsi="Times New Roman" w:hint="eastAsia"/>
                </w:rPr>
                <w:delText>權責</w:delText>
              </w:r>
            </w:del>
            <w:ins w:id="153" w:author="羅亦淞" w:date="2022-02-22T13:44:00Z">
              <w:r w:rsidR="0020119D">
                <w:rPr>
                  <w:rFonts w:ascii="Times New Roman" w:eastAsia="標楷體" w:hAnsi="Times New Roman" w:hint="eastAsia"/>
                </w:rPr>
                <w:t>部門</w:t>
              </w:r>
            </w:ins>
            <w:r w:rsidR="0020119D" w:rsidRPr="00B173DD">
              <w:rPr>
                <w:rFonts w:ascii="Times New Roman" w:eastAsia="標楷體" w:hAnsi="Times New Roman"/>
              </w:rPr>
              <w:t>主管</w:t>
            </w:r>
            <w:r w:rsidR="004D6742" w:rsidRPr="00B173DD">
              <w:rPr>
                <w:rFonts w:ascii="Times New Roman" w:eastAsia="標楷體" w:hAnsi="Times New Roman"/>
              </w:rPr>
              <w:t>核准後，</w:t>
            </w:r>
            <w:r w:rsidR="00157755" w:rsidRPr="00B173DD">
              <w:rPr>
                <w:rFonts w:ascii="Times New Roman" w:eastAsia="標楷體" w:hAnsi="Times New Roman"/>
              </w:rPr>
              <w:t>還須請財務單位協助用印「</w:t>
            </w:r>
            <w:r w:rsidR="00157755" w:rsidRPr="00B173DD">
              <w:rPr>
                <w:rFonts w:ascii="Times New Roman" w:eastAsia="標楷體" w:hAnsi="Times New Roman"/>
              </w:rPr>
              <w:t>INVOICE</w:t>
            </w:r>
            <w:r w:rsidR="00157755" w:rsidRPr="00B173DD">
              <w:rPr>
                <w:rFonts w:ascii="Times New Roman" w:eastAsia="標楷體" w:hAnsi="Times New Roman"/>
              </w:rPr>
              <w:t>」，</w:t>
            </w:r>
            <w:r w:rsidR="004D6742" w:rsidRPr="00B173DD">
              <w:rPr>
                <w:rFonts w:ascii="Times New Roman" w:eastAsia="標楷體" w:hAnsi="Times New Roman"/>
              </w:rPr>
              <w:t>始進行出貨及報關程序。</w:t>
            </w:r>
          </w:p>
          <w:p w14:paraId="50ED5AA1" w14:textId="06525151" w:rsidR="004E2EEE" w:rsidRDefault="004E2EEE" w:rsidP="0068739E">
            <w:pPr>
              <w:pStyle w:val="af4"/>
              <w:numPr>
                <w:ilvl w:val="3"/>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機器設備抵達目的地時，由營運</w:t>
            </w:r>
            <w:r w:rsidRPr="00F13D84">
              <w:rPr>
                <w:rFonts w:ascii="Times New Roman" w:eastAsia="標楷體" w:hAnsi="Times New Roman"/>
              </w:rPr>
              <w:lastRenderedPageBreak/>
              <w:t>業務部權責人員</w:t>
            </w:r>
            <w:r w:rsidR="00DC3F81" w:rsidRPr="00F13D84">
              <w:rPr>
                <w:rFonts w:ascii="Times New Roman" w:eastAsia="標楷體" w:hAnsi="Times New Roman"/>
              </w:rPr>
              <w:t>進行接機</w:t>
            </w:r>
            <w:r w:rsidRPr="00F13D84">
              <w:rPr>
                <w:rFonts w:ascii="Times New Roman" w:eastAsia="標楷體" w:hAnsi="Times New Roman"/>
              </w:rPr>
              <w:t>與客戶一同清點</w:t>
            </w:r>
            <w:r w:rsidR="00DC3F81" w:rsidRPr="00F13D84">
              <w:rPr>
                <w:rFonts w:ascii="Times New Roman" w:eastAsia="標楷體" w:hAnsi="Times New Roman"/>
              </w:rPr>
              <w:t>，</w:t>
            </w:r>
            <w:r w:rsidRPr="00F13D84">
              <w:rPr>
                <w:rFonts w:ascii="Times New Roman" w:eastAsia="標楷體" w:hAnsi="Times New Roman"/>
              </w:rPr>
              <w:t>協助客戶辦理產品入庫及試機等後續動作</w:t>
            </w:r>
            <w:r w:rsidR="00A34F00" w:rsidRPr="00F13D84">
              <w:rPr>
                <w:rFonts w:ascii="Times New Roman" w:eastAsia="標楷體" w:hAnsi="Times New Roman"/>
              </w:rPr>
              <w:t>，並請客</w:t>
            </w:r>
            <w:r w:rsidR="00A34F00" w:rsidRPr="0094100C">
              <w:rPr>
                <w:rFonts w:ascii="Times New Roman" w:eastAsia="標楷體" w:hAnsi="Times New Roman"/>
              </w:rPr>
              <w:t>戶</w:t>
            </w:r>
            <w:commentRangeStart w:id="154"/>
            <w:r w:rsidR="00A34F00" w:rsidRPr="0094100C">
              <w:rPr>
                <w:rFonts w:ascii="Times New Roman" w:eastAsia="標楷體" w:hAnsi="Times New Roman"/>
              </w:rPr>
              <w:t>簽回</w:t>
            </w:r>
            <w:ins w:id="155" w:author="Chan, Isabel T." w:date="2022-03-02T11:04:00Z">
              <w:r w:rsidR="00CE2E1A">
                <w:rPr>
                  <w:rFonts w:ascii="Times New Roman" w:eastAsia="標楷體" w:hAnsi="Times New Roman" w:hint="eastAsia"/>
                </w:rPr>
                <w:t>裝</w:t>
              </w:r>
            </w:ins>
            <w:del w:id="156" w:author="Chan, Isabel T." w:date="2022-03-02T11:04:00Z">
              <w:r w:rsidR="000441DD" w:rsidRPr="0094100C" w:rsidDel="00CE2E1A">
                <w:rPr>
                  <w:rFonts w:ascii="Times New Roman" w:eastAsia="標楷體" w:hAnsi="Times New Roman"/>
                </w:rPr>
                <w:delText>交</w:delText>
              </w:r>
            </w:del>
            <w:r w:rsidR="000441DD" w:rsidRPr="0094100C">
              <w:rPr>
                <w:rFonts w:ascii="Times New Roman" w:eastAsia="標楷體" w:hAnsi="Times New Roman"/>
              </w:rPr>
              <w:t>機</w:t>
            </w:r>
            <w:commentRangeEnd w:id="154"/>
            <w:r w:rsidR="008352D5" w:rsidRPr="0094100C">
              <w:rPr>
                <w:rStyle w:val="af"/>
                <w:rFonts w:ascii="Times New Roman" w:eastAsia="標楷體" w:hAnsi="Times New Roman"/>
                <w:sz w:val="24"/>
                <w:szCs w:val="20"/>
              </w:rPr>
              <w:commentReference w:id="154"/>
            </w:r>
            <w:r w:rsidR="000441DD" w:rsidRPr="0094100C">
              <w:rPr>
                <w:rFonts w:ascii="Times New Roman" w:eastAsia="標楷體" w:hAnsi="Times New Roman"/>
              </w:rPr>
              <w:t>的相關證明</w:t>
            </w:r>
            <w:r w:rsidRPr="0094100C">
              <w:rPr>
                <w:rFonts w:ascii="Times New Roman" w:eastAsia="標楷體" w:hAnsi="Times New Roman"/>
              </w:rPr>
              <w:t>。</w:t>
            </w:r>
          </w:p>
          <w:p w14:paraId="64321339" w14:textId="1934147B" w:rsidR="00A80C23" w:rsidRPr="00D444BC" w:rsidRDefault="00A80C23" w:rsidP="0068739E">
            <w:pPr>
              <w:pStyle w:val="af4"/>
              <w:numPr>
                <w:ilvl w:val="3"/>
                <w:numId w:val="27"/>
              </w:numPr>
              <w:adjustRightInd/>
              <w:spacing w:line="240" w:lineRule="auto"/>
              <w:ind w:leftChars="0"/>
              <w:jc w:val="both"/>
              <w:textAlignment w:val="auto"/>
              <w:rPr>
                <w:rFonts w:ascii="Times New Roman" w:eastAsia="標楷體" w:hAnsi="Times New Roman"/>
              </w:rPr>
            </w:pPr>
            <w:commentRangeStart w:id="157"/>
            <w:commentRangeStart w:id="158"/>
            <w:r w:rsidRPr="00A80C23">
              <w:rPr>
                <w:rFonts w:ascii="Times New Roman" w:eastAsia="標楷體" w:hAnsi="Times New Roman" w:hint="eastAsia"/>
              </w:rPr>
              <w:t>待實際確認客戶驗收完成後</w:t>
            </w:r>
            <w:commentRangeEnd w:id="157"/>
            <w:r w:rsidR="007F41A0" w:rsidRPr="00A80C23">
              <w:rPr>
                <w:rStyle w:val="af"/>
                <w:rFonts w:ascii="Times New Roman" w:eastAsia="標楷體" w:hAnsi="Times New Roman" w:hint="eastAsia"/>
                <w:sz w:val="24"/>
                <w:szCs w:val="20"/>
              </w:rPr>
              <w:commentReference w:id="157"/>
            </w:r>
            <w:commentRangeEnd w:id="158"/>
            <w:r w:rsidR="00CE2E1A" w:rsidRPr="00A80C23">
              <w:rPr>
                <w:rStyle w:val="af"/>
                <w:rFonts w:ascii="Times New Roman" w:eastAsia="標楷體" w:hAnsi="Times New Roman" w:hint="eastAsia"/>
                <w:sz w:val="24"/>
                <w:szCs w:val="20"/>
              </w:rPr>
              <w:commentReference w:id="158"/>
            </w:r>
            <w:r w:rsidRPr="00A80C23">
              <w:rPr>
                <w:rFonts w:ascii="Times New Roman" w:eastAsia="標楷體" w:hAnsi="Times New Roman" w:hint="eastAsia"/>
              </w:rPr>
              <w:t>，</w:t>
            </w:r>
            <w:ins w:id="159" w:author="羅亦淞" w:date="2022-02-22T16:10:00Z">
              <w:del w:id="160" w:author="Chan, Isabel T." w:date="2022-03-02T11:04:00Z">
                <w:r w:rsidR="007F41A0" w:rsidDel="00CE2E1A">
                  <w:rPr>
                    <w:rFonts w:ascii="Times New Roman" w:eastAsia="標楷體" w:hAnsi="Times New Roman" w:hint="eastAsia"/>
                  </w:rPr>
                  <w:delText>??</w:delText>
                </w:r>
              </w:del>
            </w:ins>
            <w:r w:rsidRPr="00A80C23">
              <w:rPr>
                <w:rFonts w:ascii="Times New Roman" w:eastAsia="標楷體" w:hAnsi="Times New Roman" w:hint="eastAsia"/>
              </w:rPr>
              <w:t>由營運</w:t>
            </w:r>
            <w:r w:rsidR="003D476C">
              <w:rPr>
                <w:rFonts w:ascii="Times New Roman" w:eastAsia="標楷體" w:hAnsi="Times New Roman" w:hint="eastAsia"/>
              </w:rPr>
              <w:t>業務部人員建立「銷貨單」並附上相關證明文件經</w:t>
            </w:r>
            <w:ins w:id="161" w:author="Chan, Isabel T." w:date="2022-03-02T15:06:00Z">
              <w:r w:rsidR="003F072B" w:rsidRPr="00D444BC">
                <w:rPr>
                  <w:rFonts w:ascii="Times New Roman" w:eastAsia="標楷體" w:hAnsi="Times New Roman" w:hint="eastAsia"/>
                  <w:rPrChange w:id="162" w:author="Chan, Isabel T." w:date="2022-03-03T16:38:00Z">
                    <w:rPr>
                      <w:rFonts w:ascii="Times New Roman" w:eastAsia="標楷體" w:hAnsi="Times New Roman" w:hint="eastAsia"/>
                      <w:highlight w:val="yellow"/>
                    </w:rPr>
                  </w:rPrChange>
                </w:rPr>
                <w:t>部門</w:t>
              </w:r>
            </w:ins>
            <w:ins w:id="163" w:author="羅亦淞" w:date="2022-01-11T16:49:00Z">
              <w:del w:id="164" w:author="Chan, Isabel T." w:date="2022-03-02T15:06:00Z">
                <w:r w:rsidR="00ED0543" w:rsidRPr="00D444BC" w:rsidDel="003F072B">
                  <w:rPr>
                    <w:rFonts w:ascii="Times New Roman" w:eastAsia="標楷體" w:hAnsi="Times New Roman" w:hint="eastAsia"/>
                  </w:rPr>
                  <w:delText>單位</w:delText>
                </w:r>
              </w:del>
              <w:r w:rsidR="00ED0543" w:rsidRPr="00D444BC">
                <w:rPr>
                  <w:rFonts w:ascii="Times New Roman" w:eastAsia="標楷體" w:hAnsi="Times New Roman" w:hint="eastAsia"/>
                </w:rPr>
                <w:t>主管</w:t>
              </w:r>
            </w:ins>
            <w:r w:rsidR="003D476C" w:rsidRPr="00D444BC">
              <w:rPr>
                <w:rFonts w:ascii="Times New Roman" w:eastAsia="標楷體" w:hAnsi="Times New Roman" w:hint="eastAsia"/>
              </w:rPr>
              <w:t>及倉管單位確認。</w:t>
            </w:r>
          </w:p>
          <w:p w14:paraId="77B55E2B" w14:textId="68A1CFCD" w:rsidR="0094100C" w:rsidRDefault="00AF1D6F" w:rsidP="0068739E">
            <w:pPr>
              <w:pStyle w:val="af4"/>
              <w:numPr>
                <w:ilvl w:val="2"/>
                <w:numId w:val="27"/>
              </w:numPr>
              <w:adjustRightInd/>
              <w:spacing w:line="240" w:lineRule="auto"/>
              <w:ind w:leftChars="0"/>
              <w:jc w:val="both"/>
              <w:textAlignment w:val="auto"/>
              <w:rPr>
                <w:rFonts w:ascii="Times New Roman" w:eastAsia="標楷體" w:hAnsi="Times New Roman"/>
              </w:rPr>
            </w:pPr>
            <w:r>
              <w:rPr>
                <w:rFonts w:ascii="Times New Roman" w:eastAsia="標楷體" w:hAnsi="Times New Roman" w:hint="eastAsia"/>
              </w:rPr>
              <w:t>如為不需</w:t>
            </w:r>
            <w:r w:rsidR="0094100C">
              <w:rPr>
                <w:rFonts w:ascii="Times New Roman" w:eastAsia="標楷體" w:hAnsi="Times New Roman" w:hint="eastAsia"/>
              </w:rPr>
              <w:t>有驗收期之品項</w:t>
            </w:r>
          </w:p>
          <w:p w14:paraId="026C91D8" w14:textId="250C0D1B" w:rsidR="0094100C" w:rsidRDefault="0094100C" w:rsidP="0068739E">
            <w:pPr>
              <w:pStyle w:val="af4"/>
              <w:numPr>
                <w:ilvl w:val="3"/>
                <w:numId w:val="27"/>
              </w:numPr>
              <w:adjustRightInd/>
              <w:spacing w:line="240" w:lineRule="auto"/>
              <w:ind w:leftChars="0"/>
              <w:jc w:val="both"/>
              <w:textAlignment w:val="auto"/>
              <w:rPr>
                <w:rFonts w:ascii="Times New Roman" w:eastAsia="標楷體" w:hAnsi="Times New Roman"/>
              </w:rPr>
            </w:pPr>
            <w:r w:rsidRPr="00D444BC">
              <w:rPr>
                <w:rFonts w:ascii="Times New Roman" w:eastAsia="標楷體" w:hAnsi="Times New Roman" w:hint="eastAsia"/>
              </w:rPr>
              <w:t>營業業務部人員建立「銷貨單」</w:t>
            </w:r>
            <w:r w:rsidR="00B173DD" w:rsidRPr="00D444BC">
              <w:rPr>
                <w:rFonts w:ascii="Times New Roman" w:eastAsia="標楷體" w:hAnsi="Times New Roman" w:hint="eastAsia"/>
              </w:rPr>
              <w:t>交由倉管</w:t>
            </w:r>
            <w:ins w:id="165" w:author="Chan, Isabel T." w:date="2022-03-03T16:38:00Z">
              <w:r w:rsidR="00D444BC">
                <w:rPr>
                  <w:rFonts w:ascii="Times New Roman" w:eastAsia="標楷體" w:hAnsi="Times New Roman" w:hint="eastAsia"/>
                </w:rPr>
                <w:t>單位</w:t>
              </w:r>
            </w:ins>
            <w:del w:id="166" w:author="Chan, Isabel T." w:date="2022-03-03T16:38:00Z">
              <w:r w:rsidR="00B173DD" w:rsidRPr="00D444BC" w:rsidDel="00D444BC">
                <w:rPr>
                  <w:rFonts w:ascii="Times New Roman" w:eastAsia="標楷體" w:hAnsi="Times New Roman" w:hint="eastAsia"/>
                </w:rPr>
                <w:delText>人員</w:delText>
              </w:r>
            </w:del>
            <w:r w:rsidR="00B173DD" w:rsidRPr="00D444BC">
              <w:rPr>
                <w:rFonts w:ascii="Times New Roman" w:eastAsia="標楷體" w:hAnsi="Times New Roman" w:hint="eastAsia"/>
              </w:rPr>
              <w:t>確認</w:t>
            </w:r>
            <w:r w:rsidRPr="00F13D84">
              <w:rPr>
                <w:rFonts w:ascii="Times New Roman" w:eastAsia="標楷體" w:hAnsi="Times New Roman"/>
              </w:rPr>
              <w:t>，</w:t>
            </w:r>
            <w:r w:rsidR="00A80C23">
              <w:rPr>
                <w:rFonts w:ascii="Times New Roman" w:eastAsia="標楷體" w:hAnsi="Times New Roman" w:hint="eastAsia"/>
              </w:rPr>
              <w:t>並</w:t>
            </w:r>
            <w:r w:rsidRPr="00F13D84">
              <w:rPr>
                <w:rFonts w:ascii="Times New Roman" w:eastAsia="標楷體" w:hAnsi="Times New Roman"/>
              </w:rPr>
              <w:t>備妥「</w:t>
            </w:r>
            <w:r w:rsidRPr="00F13D84">
              <w:rPr>
                <w:rFonts w:ascii="Times New Roman" w:eastAsia="標楷體" w:hAnsi="Times New Roman"/>
              </w:rPr>
              <w:t>PACKING LIST</w:t>
            </w:r>
            <w:r w:rsidRPr="00F13D84">
              <w:rPr>
                <w:rFonts w:ascii="Times New Roman" w:eastAsia="標楷體" w:hAnsi="Times New Roman"/>
              </w:rPr>
              <w:t>」、「出口報單」、「</w:t>
            </w:r>
            <w:r w:rsidRPr="00F13D84">
              <w:rPr>
                <w:rFonts w:ascii="Times New Roman" w:eastAsia="標楷體" w:hAnsi="Times New Roman"/>
              </w:rPr>
              <w:t>INVOICE</w:t>
            </w:r>
            <w:r w:rsidRPr="00F13D84">
              <w:rPr>
                <w:rFonts w:ascii="Times New Roman" w:eastAsia="標楷體" w:hAnsi="Times New Roman"/>
              </w:rPr>
              <w:t>」等相關準備文件送交權責主管核准後，還須請財務單位協助用印「</w:t>
            </w:r>
            <w:r w:rsidRPr="00F13D84">
              <w:rPr>
                <w:rFonts w:ascii="Times New Roman" w:eastAsia="標楷體" w:hAnsi="Times New Roman"/>
              </w:rPr>
              <w:t>INVOICE</w:t>
            </w:r>
            <w:r w:rsidRPr="00F13D84">
              <w:rPr>
                <w:rFonts w:ascii="Times New Roman" w:eastAsia="標楷體" w:hAnsi="Times New Roman"/>
              </w:rPr>
              <w:t>」，始進行出貨及報關程序。</w:t>
            </w:r>
          </w:p>
          <w:p w14:paraId="441AD2D2" w14:textId="28E454A7" w:rsidR="0094100C" w:rsidRPr="00F13D84" w:rsidRDefault="0094100C" w:rsidP="0068739E">
            <w:pPr>
              <w:pStyle w:val="af4"/>
              <w:numPr>
                <w:ilvl w:val="3"/>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機器設備抵達目的地時，由營運業務部權責人員進行接機與客戶一同清點，並協助客戶辦理產品入庫及試機等後續動作，並請客</w:t>
            </w:r>
            <w:r w:rsidRPr="0094100C">
              <w:rPr>
                <w:rFonts w:ascii="Times New Roman" w:eastAsia="標楷體" w:hAnsi="Times New Roman"/>
              </w:rPr>
              <w:t>戶簽回</w:t>
            </w:r>
            <w:r w:rsidR="005C7392">
              <w:rPr>
                <w:rFonts w:ascii="標楷體" w:eastAsia="標楷體" w:hAnsi="標楷體" w:hint="eastAsia"/>
              </w:rPr>
              <w:t>「</w:t>
            </w:r>
            <w:r>
              <w:rPr>
                <w:rFonts w:ascii="Times New Roman" w:eastAsia="標楷體" w:hAnsi="Times New Roman" w:hint="eastAsia"/>
              </w:rPr>
              <w:t>銷貨單</w:t>
            </w:r>
            <w:r w:rsidR="005C7392">
              <w:rPr>
                <w:rFonts w:ascii="標楷體" w:eastAsia="標楷體" w:hAnsi="標楷體" w:hint="eastAsia"/>
              </w:rPr>
              <w:t>」</w:t>
            </w:r>
            <w:r w:rsidRPr="0094100C">
              <w:rPr>
                <w:rFonts w:ascii="Times New Roman" w:eastAsia="標楷體" w:hAnsi="Times New Roman"/>
              </w:rPr>
              <w:t>。</w:t>
            </w:r>
          </w:p>
          <w:p w14:paraId="442D3987" w14:textId="70E7CC0A" w:rsidR="004D6742" w:rsidRPr="00F13D84" w:rsidRDefault="004D6742" w:rsidP="0068739E">
            <w:pPr>
              <w:pStyle w:val="af4"/>
              <w:numPr>
                <w:ilvl w:val="1"/>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內銷</w:t>
            </w:r>
          </w:p>
          <w:p w14:paraId="59E94A78" w14:textId="77777777" w:rsidR="00AF1D6F" w:rsidRDefault="00AF1D6F" w:rsidP="0068739E">
            <w:pPr>
              <w:pStyle w:val="af4"/>
              <w:numPr>
                <w:ilvl w:val="2"/>
                <w:numId w:val="27"/>
              </w:numPr>
              <w:adjustRightInd/>
              <w:spacing w:line="240" w:lineRule="auto"/>
              <w:ind w:leftChars="0"/>
              <w:jc w:val="both"/>
              <w:textAlignment w:val="auto"/>
              <w:rPr>
                <w:rFonts w:ascii="Times New Roman" w:eastAsia="標楷體" w:hAnsi="Times New Roman"/>
              </w:rPr>
            </w:pPr>
            <w:r>
              <w:rPr>
                <w:rFonts w:ascii="Times New Roman" w:eastAsia="標楷體" w:hAnsi="Times New Roman" w:hint="eastAsia"/>
              </w:rPr>
              <w:t>如為需要驗收期之品項</w:t>
            </w:r>
          </w:p>
          <w:p w14:paraId="5BEDDD06" w14:textId="016BDF4C" w:rsidR="00DC3F81" w:rsidRPr="00B173DD" w:rsidRDefault="00AF1D6F" w:rsidP="0068739E">
            <w:pPr>
              <w:pStyle w:val="af4"/>
              <w:numPr>
                <w:ilvl w:val="3"/>
                <w:numId w:val="27"/>
              </w:numPr>
              <w:adjustRightInd/>
              <w:spacing w:line="240" w:lineRule="auto"/>
              <w:ind w:leftChars="0"/>
              <w:jc w:val="both"/>
              <w:textAlignment w:val="auto"/>
              <w:rPr>
                <w:rFonts w:ascii="Times New Roman" w:eastAsia="標楷體" w:hAnsi="Times New Roman"/>
              </w:rPr>
            </w:pPr>
            <w:r>
              <w:rPr>
                <w:rFonts w:ascii="Times New Roman" w:eastAsia="標楷體" w:hAnsi="Times New Roman" w:hint="eastAsia"/>
              </w:rPr>
              <w:t>營運業務部人員</w:t>
            </w:r>
            <w:r w:rsidR="00DC3F81" w:rsidRPr="00F13D84">
              <w:rPr>
                <w:rFonts w:ascii="Times New Roman" w:eastAsia="標楷體" w:hAnsi="Times New Roman"/>
              </w:rPr>
              <w:t>建立</w:t>
            </w:r>
            <w:r w:rsidR="00DC3F81" w:rsidRPr="00D463BC">
              <w:rPr>
                <w:rFonts w:ascii="Times New Roman" w:eastAsia="標楷體" w:hAnsi="Times New Roman"/>
                <w:color w:val="FF0000"/>
              </w:rPr>
              <w:t>「</w:t>
            </w:r>
            <w:del w:id="167" w:author="Chan, Isabel T." w:date="2022-03-02T10:59:00Z">
              <w:r w:rsidDel="00507E6E">
                <w:rPr>
                  <w:rFonts w:ascii="Times New Roman" w:eastAsia="標楷體" w:hAnsi="Times New Roman" w:hint="eastAsia"/>
                  <w:color w:val="FF0000"/>
                </w:rPr>
                <w:delText>待銷</w:delText>
              </w:r>
              <w:r w:rsidR="00DC3F81" w:rsidRPr="00D463BC" w:rsidDel="00507E6E">
                <w:rPr>
                  <w:rFonts w:ascii="Times New Roman" w:eastAsia="標楷體" w:hAnsi="Times New Roman"/>
                  <w:color w:val="FF0000"/>
                </w:rPr>
                <w:delText>單</w:delText>
              </w:r>
            </w:del>
            <w:ins w:id="168" w:author="Chan, Isabel T." w:date="2022-03-02T10:59:00Z">
              <w:r w:rsidR="00507E6E">
                <w:rPr>
                  <w:rFonts w:ascii="Times New Roman" w:eastAsia="標楷體" w:hAnsi="Times New Roman" w:hint="eastAsia"/>
                  <w:color w:val="FF0000"/>
                </w:rPr>
                <w:t>交貨單</w:t>
              </w:r>
            </w:ins>
            <w:r w:rsidR="00DC3F81" w:rsidRPr="00D463BC">
              <w:rPr>
                <w:rFonts w:ascii="Times New Roman" w:eastAsia="標楷體" w:hAnsi="Times New Roman"/>
                <w:color w:val="FF0000"/>
              </w:rPr>
              <w:t>」</w:t>
            </w:r>
            <w:r w:rsidR="00B173DD" w:rsidRPr="00F13D84">
              <w:rPr>
                <w:rFonts w:ascii="Times New Roman" w:eastAsia="標楷體" w:hAnsi="Times New Roman"/>
              </w:rPr>
              <w:t>建立</w:t>
            </w:r>
            <w:r w:rsidR="00B173DD">
              <w:rPr>
                <w:rFonts w:ascii="Times New Roman" w:eastAsia="標楷體" w:hAnsi="Times New Roman" w:hint="eastAsia"/>
              </w:rPr>
              <w:t>後交由倉管</w:t>
            </w:r>
            <w:ins w:id="169" w:author="Chan, Isabel T." w:date="2022-03-03T16:39:00Z">
              <w:r w:rsidR="00D444BC">
                <w:rPr>
                  <w:rFonts w:ascii="Times New Roman" w:eastAsia="標楷體" w:hAnsi="Times New Roman" w:hint="eastAsia"/>
                </w:rPr>
                <w:t>單位</w:t>
              </w:r>
            </w:ins>
            <w:del w:id="170" w:author="Chan, Isabel T." w:date="2022-03-03T16:39:00Z">
              <w:r w:rsidR="00B173DD" w:rsidDel="00D444BC">
                <w:rPr>
                  <w:rFonts w:ascii="Times New Roman" w:eastAsia="標楷體" w:hAnsi="Times New Roman" w:hint="eastAsia"/>
                </w:rPr>
                <w:delText>人員</w:delText>
              </w:r>
            </w:del>
            <w:r w:rsidR="00B173DD">
              <w:rPr>
                <w:rFonts w:ascii="Times New Roman" w:eastAsia="標楷體" w:hAnsi="Times New Roman" w:hint="eastAsia"/>
              </w:rPr>
              <w:lastRenderedPageBreak/>
              <w:t>確認，再</w:t>
            </w:r>
            <w:r w:rsidR="00DC3F81" w:rsidRPr="00B173DD">
              <w:rPr>
                <w:rFonts w:ascii="Times New Roman" w:eastAsia="標楷體" w:hAnsi="Times New Roman"/>
              </w:rPr>
              <w:t>備妥相關文件送交</w:t>
            </w:r>
            <w:ins w:id="171" w:author="羅亦淞" w:date="2022-02-22T13:44:00Z">
              <w:r w:rsidR="0020119D">
                <w:rPr>
                  <w:rFonts w:ascii="Times New Roman" w:eastAsia="標楷體" w:hAnsi="Times New Roman" w:hint="eastAsia"/>
                </w:rPr>
                <w:t>部門</w:t>
              </w:r>
            </w:ins>
            <w:ins w:id="172" w:author="羅亦淞" w:date="2022-01-11T17:08:00Z">
              <w:r w:rsidR="005F7715">
                <w:rPr>
                  <w:rFonts w:ascii="Times New Roman" w:eastAsia="標楷體" w:hAnsi="Times New Roman" w:hint="eastAsia"/>
                </w:rPr>
                <w:t>主管</w:t>
              </w:r>
            </w:ins>
            <w:r w:rsidR="005F7715" w:rsidRPr="00B173DD">
              <w:rPr>
                <w:rFonts w:ascii="Times New Roman" w:eastAsia="標楷體" w:hAnsi="Times New Roman"/>
              </w:rPr>
              <w:t>核准後</w:t>
            </w:r>
            <w:r w:rsidR="00DC3F81" w:rsidRPr="00B173DD">
              <w:rPr>
                <w:rFonts w:ascii="Times New Roman" w:eastAsia="標楷體" w:hAnsi="Times New Roman"/>
              </w:rPr>
              <w:t>，還須請財務單位協助開立發票，始進行出貨程序。</w:t>
            </w:r>
          </w:p>
          <w:p w14:paraId="0AC8B16B" w14:textId="49C7054E" w:rsidR="004D6742" w:rsidRPr="00D444BC" w:rsidRDefault="00A80C23" w:rsidP="009E60D3">
            <w:pPr>
              <w:pStyle w:val="af4"/>
              <w:numPr>
                <w:ilvl w:val="3"/>
                <w:numId w:val="27"/>
              </w:numPr>
              <w:adjustRightInd/>
              <w:spacing w:line="240" w:lineRule="auto"/>
              <w:ind w:leftChars="0"/>
              <w:jc w:val="both"/>
              <w:textAlignment w:val="auto"/>
              <w:rPr>
                <w:rFonts w:ascii="Times New Roman" w:eastAsia="標楷體" w:hAnsi="Times New Roman"/>
              </w:rPr>
            </w:pPr>
            <w:r w:rsidRPr="00D444BC">
              <w:rPr>
                <w:rFonts w:ascii="Times New Roman" w:eastAsia="標楷體" w:hAnsi="Times New Roman"/>
              </w:rPr>
              <w:t>機器設備抵達目的地時，由營運業務部權責人員協助客戶一同清點，</w:t>
            </w:r>
            <w:r w:rsidR="00DC3F81" w:rsidRPr="00D444BC">
              <w:rPr>
                <w:rFonts w:ascii="Times New Roman" w:eastAsia="標楷體" w:hAnsi="Times New Roman"/>
              </w:rPr>
              <w:t>協助客戶辦理產品</w:t>
            </w:r>
            <w:del w:id="173" w:author="羅亦淞" w:date="2022-01-11T17:06:00Z">
              <w:r w:rsidR="00DC3F81" w:rsidRPr="00D444BC" w:rsidDel="005F7715">
                <w:rPr>
                  <w:rFonts w:ascii="Times New Roman" w:eastAsia="標楷體" w:hAnsi="Times New Roman" w:hint="eastAsia"/>
                </w:rPr>
                <w:delText>入庫</w:delText>
              </w:r>
            </w:del>
            <w:ins w:id="174" w:author="羅亦淞" w:date="2022-01-11T17:06:00Z">
              <w:r w:rsidR="005F7715" w:rsidRPr="00D444BC">
                <w:rPr>
                  <w:rFonts w:ascii="Times New Roman" w:eastAsia="標楷體" w:hAnsi="Times New Roman" w:hint="eastAsia"/>
                </w:rPr>
                <w:t>安裝</w:t>
              </w:r>
            </w:ins>
            <w:r w:rsidR="00DC3F81" w:rsidRPr="00D444BC">
              <w:rPr>
                <w:rFonts w:ascii="Times New Roman" w:eastAsia="標楷體" w:hAnsi="Times New Roman"/>
              </w:rPr>
              <w:t>及試機等後續動作，</w:t>
            </w:r>
            <w:r w:rsidR="00DC3F81" w:rsidRPr="00D444BC">
              <w:rPr>
                <w:rFonts w:ascii="Times New Roman" w:eastAsia="標楷體" w:hAnsi="Times New Roman" w:hint="eastAsia"/>
              </w:rPr>
              <w:t>並請客戶</w:t>
            </w:r>
            <w:r w:rsidR="00DC3F81" w:rsidRPr="00D444BC">
              <w:rPr>
                <w:rFonts w:ascii="Times New Roman" w:eastAsia="標楷體" w:hAnsi="Times New Roman" w:hint="eastAsia"/>
                <w:color w:val="FF0000"/>
              </w:rPr>
              <w:t>簽收</w:t>
            </w:r>
            <w:del w:id="175" w:author="羅亦淞" w:date="2022-02-22T16:23:00Z">
              <w:r w:rsidR="00D463BC" w:rsidRPr="00D444BC" w:rsidDel="00537BFC">
                <w:rPr>
                  <w:rFonts w:ascii="Times New Roman" w:eastAsia="標楷體" w:hAnsi="Times New Roman" w:hint="eastAsia"/>
                  <w:color w:val="FF0000"/>
                </w:rPr>
                <w:delText>交機證明</w:delText>
              </w:r>
            </w:del>
            <w:ins w:id="176" w:author="羅亦淞" w:date="2022-02-22T16:23:00Z">
              <w:del w:id="177" w:author="Chan, Isabel T." w:date="2022-03-02T12:28:00Z">
                <w:r w:rsidR="00537BFC" w:rsidRPr="00D444BC" w:rsidDel="009E60D3">
                  <w:rPr>
                    <w:rFonts w:ascii="Times New Roman" w:eastAsia="標楷體" w:hAnsi="Times New Roman"/>
                    <w:color w:val="FF0000"/>
                  </w:rPr>
                  <w:delText>??</w:delText>
                </w:r>
              </w:del>
            </w:ins>
            <w:ins w:id="178" w:author="Chan, Isabel T." w:date="2022-03-02T12:28:00Z">
              <w:r w:rsidR="009E60D3" w:rsidRPr="00D444BC">
                <w:rPr>
                  <w:rFonts w:ascii="Times New Roman" w:eastAsia="標楷體" w:hAnsi="Times New Roman" w:hint="eastAsia"/>
                  <w:color w:val="FF0000"/>
                </w:rPr>
                <w:t>裝機證明</w:t>
              </w:r>
            </w:ins>
            <w:r w:rsidR="00DC3F81" w:rsidRPr="00D444BC">
              <w:rPr>
                <w:rFonts w:ascii="Times New Roman" w:eastAsia="標楷體" w:hAnsi="Times New Roman" w:hint="eastAsia"/>
              </w:rPr>
              <w:t>。</w:t>
            </w:r>
          </w:p>
          <w:p w14:paraId="5EB75A9E" w14:textId="34F0F6FB" w:rsidR="00A80C23" w:rsidRPr="00D444BC" w:rsidRDefault="00A80C23" w:rsidP="0068739E">
            <w:pPr>
              <w:pStyle w:val="af4"/>
              <w:numPr>
                <w:ilvl w:val="3"/>
                <w:numId w:val="27"/>
              </w:numPr>
              <w:adjustRightInd/>
              <w:spacing w:line="240" w:lineRule="auto"/>
              <w:ind w:leftChars="0"/>
              <w:jc w:val="both"/>
              <w:textAlignment w:val="auto"/>
              <w:rPr>
                <w:rFonts w:ascii="Times New Roman" w:eastAsia="標楷體" w:hAnsi="Times New Roman"/>
              </w:rPr>
            </w:pPr>
            <w:r w:rsidRPr="00D444BC">
              <w:rPr>
                <w:rFonts w:ascii="Times New Roman" w:eastAsia="標楷體" w:hAnsi="Times New Roman" w:hint="eastAsia"/>
              </w:rPr>
              <w:t>待實際確認客戶驗收完成後，由營運業務部人員建立</w:t>
            </w:r>
            <w:del w:id="179" w:author="羅亦淞" w:date="2022-02-22T16:25:00Z">
              <w:r w:rsidRPr="00D444BC" w:rsidDel="00537BFC">
                <w:rPr>
                  <w:rFonts w:ascii="Times New Roman" w:eastAsia="標楷體" w:hAnsi="Times New Roman" w:hint="eastAsia"/>
                </w:rPr>
                <w:delText>「銷貨單</w:delText>
              </w:r>
            </w:del>
            <w:ins w:id="180" w:author="Chan, Isabel T." w:date="2022-03-02T12:29:00Z">
              <w:r w:rsidR="009E60D3" w:rsidRPr="00D444BC">
                <w:rPr>
                  <w:rFonts w:ascii="Times New Roman" w:eastAsia="標楷體" w:hAnsi="Times New Roman" w:hint="eastAsia"/>
                </w:rPr>
                <w:t>「銷貨單」</w:t>
              </w:r>
            </w:ins>
            <w:del w:id="181" w:author="Chan, Isabel T." w:date="2022-03-02T12:29:00Z">
              <w:r w:rsidRPr="00D444BC" w:rsidDel="009E60D3">
                <w:rPr>
                  <w:rFonts w:ascii="Times New Roman" w:eastAsia="標楷體" w:hAnsi="Times New Roman" w:hint="eastAsia"/>
                </w:rPr>
                <w:delText>」</w:delText>
              </w:r>
            </w:del>
            <w:r w:rsidRPr="00D444BC">
              <w:rPr>
                <w:rFonts w:ascii="Times New Roman" w:eastAsia="標楷體" w:hAnsi="Times New Roman" w:hint="eastAsia"/>
              </w:rPr>
              <w:t>並附上相關證明文件經</w:t>
            </w:r>
            <w:ins w:id="182" w:author="羅亦淞" w:date="2022-02-22T13:45:00Z">
              <w:r w:rsidR="0020119D" w:rsidRPr="00D444BC">
                <w:rPr>
                  <w:rFonts w:ascii="Times New Roman" w:eastAsia="標楷體" w:hAnsi="Times New Roman" w:hint="eastAsia"/>
                </w:rPr>
                <w:t>部門</w:t>
              </w:r>
            </w:ins>
            <w:ins w:id="183" w:author="羅亦淞" w:date="2022-01-11T17:09:00Z">
              <w:r w:rsidR="005F7715" w:rsidRPr="00D444BC">
                <w:rPr>
                  <w:rFonts w:ascii="Times New Roman" w:eastAsia="標楷體" w:hAnsi="Times New Roman" w:hint="eastAsia"/>
                </w:rPr>
                <w:t>主管</w:t>
              </w:r>
            </w:ins>
            <w:r w:rsidRPr="00D444BC">
              <w:rPr>
                <w:rFonts w:ascii="Times New Roman" w:eastAsia="標楷體" w:hAnsi="Times New Roman" w:hint="eastAsia"/>
              </w:rPr>
              <w:t>及倉管單位</w:t>
            </w:r>
            <w:ins w:id="184" w:author="羅亦淞" w:date="2022-01-11T17:09:00Z">
              <w:del w:id="185" w:author="Chan, Isabel T." w:date="2022-03-02T12:28:00Z">
                <w:r w:rsidR="005F7715" w:rsidRPr="00D444BC" w:rsidDel="009E60D3">
                  <w:rPr>
                    <w:rFonts w:ascii="Times New Roman" w:eastAsia="標楷體" w:hAnsi="Times New Roman"/>
                  </w:rPr>
                  <w:delText>?</w:delText>
                </w:r>
              </w:del>
            </w:ins>
            <w:r w:rsidR="003D476C" w:rsidRPr="00D444BC">
              <w:rPr>
                <w:rFonts w:ascii="Times New Roman" w:eastAsia="標楷體" w:hAnsi="Times New Roman" w:hint="eastAsia"/>
              </w:rPr>
              <w:t>確認</w:t>
            </w:r>
            <w:r w:rsidRPr="00D444BC">
              <w:rPr>
                <w:rFonts w:ascii="Times New Roman" w:eastAsia="標楷體" w:hAnsi="Times New Roman" w:hint="eastAsia"/>
              </w:rPr>
              <w:t>。</w:t>
            </w:r>
          </w:p>
          <w:p w14:paraId="7B5E89A0" w14:textId="7F9DCECC" w:rsidR="00AF1D6F" w:rsidRPr="00D444BC" w:rsidRDefault="00AF1D6F" w:rsidP="0068739E">
            <w:pPr>
              <w:pStyle w:val="af4"/>
              <w:numPr>
                <w:ilvl w:val="2"/>
                <w:numId w:val="27"/>
              </w:numPr>
              <w:adjustRightInd/>
              <w:spacing w:line="240" w:lineRule="auto"/>
              <w:ind w:leftChars="0"/>
              <w:jc w:val="both"/>
              <w:textAlignment w:val="auto"/>
              <w:rPr>
                <w:rFonts w:ascii="Times New Roman" w:eastAsia="標楷體" w:hAnsi="Times New Roman"/>
              </w:rPr>
            </w:pPr>
            <w:r w:rsidRPr="00D444BC">
              <w:rPr>
                <w:rFonts w:ascii="Times New Roman" w:eastAsia="標楷體" w:hAnsi="Times New Roman" w:hint="eastAsia"/>
              </w:rPr>
              <w:t>如為不需有驗收期之品項</w:t>
            </w:r>
          </w:p>
          <w:p w14:paraId="7F82DA7B" w14:textId="4B38F1B7" w:rsidR="00577C33" w:rsidRPr="00577C33" w:rsidRDefault="00577C33" w:rsidP="0068739E">
            <w:pPr>
              <w:pStyle w:val="af4"/>
              <w:numPr>
                <w:ilvl w:val="3"/>
                <w:numId w:val="27"/>
              </w:numPr>
              <w:adjustRightInd/>
              <w:spacing w:line="240" w:lineRule="auto"/>
              <w:ind w:leftChars="0"/>
              <w:jc w:val="both"/>
              <w:textAlignment w:val="auto"/>
              <w:rPr>
                <w:rFonts w:ascii="Times New Roman" w:eastAsia="標楷體" w:hAnsi="Times New Roman"/>
              </w:rPr>
            </w:pPr>
            <w:r w:rsidRPr="00D444BC">
              <w:rPr>
                <w:rFonts w:ascii="Times New Roman" w:eastAsia="標楷體" w:hAnsi="Times New Roman" w:hint="eastAsia"/>
              </w:rPr>
              <w:t>營運業務部人員</w:t>
            </w:r>
            <w:r w:rsidR="00A80C23" w:rsidRPr="00D444BC">
              <w:rPr>
                <w:rFonts w:ascii="Times New Roman" w:eastAsia="標楷體" w:hAnsi="Times New Roman" w:hint="eastAsia"/>
              </w:rPr>
              <w:t>建立「銷貨單</w:t>
            </w:r>
            <w:r w:rsidRPr="00D444BC">
              <w:rPr>
                <w:rFonts w:ascii="Times New Roman" w:eastAsia="標楷體" w:hAnsi="Times New Roman" w:hint="eastAsia"/>
              </w:rPr>
              <w:t>」</w:t>
            </w:r>
            <w:r w:rsidR="00B173DD" w:rsidRPr="00D444BC">
              <w:rPr>
                <w:rFonts w:ascii="Times New Roman" w:eastAsia="標楷體" w:hAnsi="Times New Roman" w:hint="eastAsia"/>
              </w:rPr>
              <w:t>交由倉管人員確認，</w:t>
            </w:r>
            <w:r w:rsidRPr="00D444BC">
              <w:rPr>
                <w:rFonts w:ascii="Times New Roman" w:eastAsia="標楷體" w:hAnsi="Times New Roman" w:hint="eastAsia"/>
              </w:rPr>
              <w:t>並</w:t>
            </w:r>
            <w:r w:rsidRPr="00577C33">
              <w:rPr>
                <w:rFonts w:ascii="Times New Roman" w:eastAsia="標楷體" w:hAnsi="Times New Roman" w:hint="eastAsia"/>
              </w:rPr>
              <w:t>備妥</w:t>
            </w:r>
            <w:r w:rsidR="00A80C23">
              <w:rPr>
                <w:rFonts w:ascii="Times New Roman" w:eastAsia="標楷體" w:hAnsi="Times New Roman" w:hint="eastAsia"/>
              </w:rPr>
              <w:t>其他</w:t>
            </w:r>
            <w:r w:rsidRPr="00577C33">
              <w:rPr>
                <w:rFonts w:ascii="Times New Roman" w:eastAsia="標楷體" w:hAnsi="Times New Roman" w:hint="eastAsia"/>
              </w:rPr>
              <w:t>相關文件送交權責主管核准後，還須請財務單位協助開立發票，始進行</w:t>
            </w:r>
            <w:r w:rsidR="00A80C23">
              <w:rPr>
                <w:rFonts w:ascii="Times New Roman" w:eastAsia="標楷體" w:hAnsi="Times New Roman" w:hint="eastAsia"/>
              </w:rPr>
              <w:t>後續</w:t>
            </w:r>
            <w:r w:rsidRPr="00577C33">
              <w:rPr>
                <w:rFonts w:ascii="Times New Roman" w:eastAsia="標楷體" w:hAnsi="Times New Roman" w:hint="eastAsia"/>
              </w:rPr>
              <w:t>出貨程序。</w:t>
            </w:r>
          </w:p>
          <w:p w14:paraId="5D293F53" w14:textId="6741CB20" w:rsidR="00D463BC" w:rsidRPr="00A80C23" w:rsidRDefault="00A80C23" w:rsidP="0068739E">
            <w:pPr>
              <w:pStyle w:val="af4"/>
              <w:numPr>
                <w:ilvl w:val="3"/>
                <w:numId w:val="27"/>
              </w:numPr>
              <w:adjustRightInd/>
              <w:spacing w:line="240" w:lineRule="auto"/>
              <w:ind w:leftChars="0"/>
              <w:jc w:val="both"/>
              <w:textAlignment w:val="auto"/>
              <w:rPr>
                <w:rFonts w:ascii="Times New Roman" w:eastAsia="標楷體" w:hAnsi="Times New Roman"/>
              </w:rPr>
            </w:pPr>
            <w:r>
              <w:rPr>
                <w:rFonts w:ascii="Times New Roman" w:eastAsia="標楷體" w:hAnsi="Times New Roman" w:hint="eastAsia"/>
              </w:rPr>
              <w:t>機器設備抵達目的地時，由營運業務部權責人員協助客戶一同清點，</w:t>
            </w:r>
            <w:r w:rsidR="00577C33" w:rsidRPr="00577C33">
              <w:rPr>
                <w:rFonts w:ascii="Times New Roman" w:eastAsia="標楷體" w:hAnsi="Times New Roman" w:hint="eastAsia"/>
              </w:rPr>
              <w:t>協助客戶辦理產品入庫及試機等後續動作，並請客戶簽收</w:t>
            </w:r>
            <w:r>
              <w:rPr>
                <w:rFonts w:ascii="Times New Roman" w:eastAsia="標楷體" w:hAnsi="Times New Roman" w:hint="eastAsia"/>
              </w:rPr>
              <w:t>「銷貨單</w:t>
            </w:r>
            <w:r w:rsidRPr="00577C33">
              <w:rPr>
                <w:rFonts w:ascii="Times New Roman" w:eastAsia="標楷體" w:hAnsi="Times New Roman" w:hint="eastAsia"/>
              </w:rPr>
              <w:t>」</w:t>
            </w:r>
            <w:r w:rsidR="00577C33" w:rsidRPr="00577C33">
              <w:rPr>
                <w:rFonts w:ascii="Times New Roman" w:eastAsia="標楷體" w:hAnsi="Times New Roman" w:hint="eastAsia"/>
              </w:rPr>
              <w:t>。</w:t>
            </w:r>
          </w:p>
          <w:p w14:paraId="07777736" w14:textId="719F1132" w:rsidR="007C14D0" w:rsidRDefault="00D64C48" w:rsidP="0068739E">
            <w:pPr>
              <w:pStyle w:val="af4"/>
              <w:numPr>
                <w:ilvl w:val="0"/>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其他出貨流程作業相關控管應依【</w:t>
            </w:r>
            <w:r w:rsidR="00384EE7" w:rsidRPr="00F13D84">
              <w:rPr>
                <w:rFonts w:ascii="Times New Roman" w:eastAsia="標楷體" w:hAnsi="Times New Roman"/>
                <w:sz w:val="23"/>
                <w:szCs w:val="23"/>
              </w:rPr>
              <w:t>訂單出貨管制程序書</w:t>
            </w:r>
            <w:r w:rsidRPr="00F13D84">
              <w:rPr>
                <w:rFonts w:ascii="Times New Roman" w:eastAsia="標楷體" w:hAnsi="Times New Roman"/>
              </w:rPr>
              <w:t>】規範辦理。</w:t>
            </w:r>
          </w:p>
          <w:p w14:paraId="1E9CABCF" w14:textId="6A5EA5DF" w:rsidR="00EA44C5" w:rsidRPr="00F13D84" w:rsidRDefault="00415E7E" w:rsidP="0068739E">
            <w:pPr>
              <w:pStyle w:val="af4"/>
              <w:numPr>
                <w:ilvl w:val="0"/>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營運業務部</w:t>
            </w:r>
            <w:r w:rsidR="006175D6" w:rsidRPr="00F13D84">
              <w:rPr>
                <w:rFonts w:ascii="Times New Roman" w:eastAsia="標楷體" w:hAnsi="Times New Roman"/>
              </w:rPr>
              <w:t>應</w:t>
            </w:r>
            <w:r w:rsidR="00EA44C5" w:rsidRPr="00F13D84">
              <w:rPr>
                <w:rFonts w:ascii="Times New Roman" w:eastAsia="標楷體" w:hAnsi="Times New Roman"/>
              </w:rPr>
              <w:t>依內銷及外銷類別</w:t>
            </w:r>
            <w:r w:rsidR="00471FE7" w:rsidRPr="00F13D84">
              <w:rPr>
                <w:rFonts w:ascii="Times New Roman" w:eastAsia="標楷體" w:hAnsi="Times New Roman"/>
              </w:rPr>
              <w:t>分別</w:t>
            </w:r>
            <w:r w:rsidR="00EA44C5" w:rsidRPr="00F13D84">
              <w:rPr>
                <w:rFonts w:ascii="Times New Roman" w:eastAsia="標楷體" w:hAnsi="Times New Roman"/>
              </w:rPr>
              <w:t>彙集相關單</w:t>
            </w:r>
            <w:r w:rsidR="00EA44C5" w:rsidRPr="00F13D84">
              <w:rPr>
                <w:rFonts w:ascii="Times New Roman" w:eastAsia="標楷體" w:hAnsi="Times New Roman"/>
              </w:rPr>
              <w:lastRenderedPageBreak/>
              <w:t>據，</w:t>
            </w:r>
            <w:r w:rsidR="00264EB3" w:rsidRPr="00F13D84">
              <w:rPr>
                <w:rFonts w:ascii="Times New Roman" w:eastAsia="標楷體" w:hAnsi="Times New Roman"/>
              </w:rPr>
              <w:t>例如</w:t>
            </w:r>
            <w:r w:rsidR="00EF15E9" w:rsidRPr="00F13D84">
              <w:rPr>
                <w:rFonts w:ascii="Times New Roman" w:eastAsia="標楷體" w:hAnsi="Times New Roman"/>
              </w:rPr>
              <w:t>「</w:t>
            </w:r>
            <w:r w:rsidR="001F1769" w:rsidRPr="00F13D84">
              <w:rPr>
                <w:rFonts w:ascii="Times New Roman" w:eastAsia="標楷體" w:hAnsi="Times New Roman"/>
              </w:rPr>
              <w:t>內部訂單</w:t>
            </w:r>
            <w:r w:rsidR="00EF15E9" w:rsidRPr="00F13D84">
              <w:rPr>
                <w:rFonts w:ascii="Times New Roman" w:eastAsia="標楷體" w:hAnsi="Times New Roman"/>
              </w:rPr>
              <w:t>」</w:t>
            </w:r>
            <w:r w:rsidR="00594750">
              <w:rPr>
                <w:rFonts w:ascii="Times New Roman" w:eastAsia="標楷體" w:hAnsi="Times New Roman" w:hint="eastAsia"/>
              </w:rPr>
              <w:t>、外部銷售訂單</w:t>
            </w:r>
            <w:r w:rsidR="00264EB3" w:rsidRPr="00F13D84">
              <w:rPr>
                <w:rFonts w:ascii="Times New Roman" w:eastAsia="標楷體" w:hAnsi="Times New Roman"/>
              </w:rPr>
              <w:t>、</w:t>
            </w:r>
            <w:r w:rsidR="00594750" w:rsidRPr="001639B6">
              <w:rPr>
                <w:rFonts w:ascii="Times New Roman" w:eastAsia="標楷體" w:hAnsi="Times New Roman"/>
              </w:rPr>
              <w:t>「</w:t>
            </w:r>
            <w:del w:id="186" w:author="Chan, Isabel T." w:date="2022-03-02T10:59:00Z">
              <w:r w:rsidR="001639B6" w:rsidRPr="001639B6" w:rsidDel="00507E6E">
                <w:rPr>
                  <w:rFonts w:ascii="Times New Roman" w:eastAsia="標楷體" w:hAnsi="Times New Roman" w:hint="eastAsia"/>
                </w:rPr>
                <w:delText>待銷</w:delText>
              </w:r>
              <w:r w:rsidR="00594750" w:rsidRPr="001639B6" w:rsidDel="00507E6E">
                <w:rPr>
                  <w:rFonts w:ascii="Times New Roman" w:eastAsia="標楷體" w:hAnsi="Times New Roman"/>
                </w:rPr>
                <w:delText>單</w:delText>
              </w:r>
            </w:del>
            <w:ins w:id="187" w:author="Chan, Isabel T." w:date="2022-03-02T10:59:00Z">
              <w:r w:rsidR="00507E6E">
                <w:rPr>
                  <w:rFonts w:ascii="Times New Roman" w:eastAsia="標楷體" w:hAnsi="Times New Roman" w:hint="eastAsia"/>
                </w:rPr>
                <w:t>交貨單</w:t>
              </w:r>
            </w:ins>
            <w:r w:rsidR="00594750" w:rsidRPr="001639B6">
              <w:rPr>
                <w:rFonts w:ascii="Times New Roman" w:eastAsia="標楷體" w:hAnsi="Times New Roman"/>
              </w:rPr>
              <w:t>」</w:t>
            </w:r>
            <w:r w:rsidR="00594750" w:rsidRPr="001639B6">
              <w:rPr>
                <w:rFonts w:ascii="Times New Roman" w:eastAsia="標楷體" w:hAnsi="Times New Roman" w:hint="eastAsia"/>
              </w:rPr>
              <w:t>、</w:t>
            </w:r>
            <w:r w:rsidR="00264EB3" w:rsidRPr="001639B6">
              <w:rPr>
                <w:rFonts w:ascii="Times New Roman" w:eastAsia="標楷體" w:hAnsi="Times New Roman"/>
              </w:rPr>
              <w:t>「</w:t>
            </w:r>
            <w:r w:rsidR="00264EB3" w:rsidRPr="00F13D84">
              <w:rPr>
                <w:rFonts w:ascii="Times New Roman" w:eastAsia="標楷體" w:hAnsi="Times New Roman"/>
              </w:rPr>
              <w:t>銷貨</w:t>
            </w:r>
            <w:r w:rsidR="00EF15E9" w:rsidRPr="00F13D84">
              <w:rPr>
                <w:rFonts w:ascii="Times New Roman" w:eastAsia="標楷體" w:hAnsi="Times New Roman"/>
              </w:rPr>
              <w:t>單」、「</w:t>
            </w:r>
            <w:r w:rsidR="00EF15E9" w:rsidRPr="00F13D84">
              <w:rPr>
                <w:rFonts w:ascii="Times New Roman" w:eastAsia="標楷體" w:hAnsi="Times New Roman"/>
              </w:rPr>
              <w:t>PACKING LIST</w:t>
            </w:r>
            <w:r w:rsidR="00EF15E9" w:rsidRPr="00F13D84">
              <w:rPr>
                <w:rFonts w:ascii="Times New Roman" w:eastAsia="標楷體" w:hAnsi="Times New Roman"/>
              </w:rPr>
              <w:t>」</w:t>
            </w:r>
            <w:r w:rsidR="00264EB3" w:rsidRPr="00F13D84">
              <w:rPr>
                <w:rFonts w:ascii="Times New Roman" w:eastAsia="標楷體" w:hAnsi="Times New Roman"/>
              </w:rPr>
              <w:t>、「</w:t>
            </w:r>
            <w:r w:rsidR="00EF15E9" w:rsidRPr="00F13D84">
              <w:rPr>
                <w:rFonts w:ascii="Times New Roman" w:eastAsia="標楷體" w:hAnsi="Times New Roman"/>
              </w:rPr>
              <w:t>出口報單</w:t>
            </w:r>
            <w:r w:rsidR="00264EB3" w:rsidRPr="00F13D84">
              <w:rPr>
                <w:rFonts w:ascii="Times New Roman" w:eastAsia="標楷體" w:hAnsi="Times New Roman"/>
              </w:rPr>
              <w:t>」、「</w:t>
            </w:r>
            <w:r w:rsidR="00264EB3" w:rsidRPr="00F13D84">
              <w:rPr>
                <w:rFonts w:ascii="Times New Roman" w:eastAsia="標楷體" w:hAnsi="Times New Roman"/>
              </w:rPr>
              <w:t>INVOICE</w:t>
            </w:r>
            <w:r w:rsidR="00264EB3" w:rsidRPr="00F13D84">
              <w:rPr>
                <w:rFonts w:ascii="Times New Roman" w:eastAsia="標楷體" w:hAnsi="Times New Roman"/>
              </w:rPr>
              <w:t>」、「發票」等，</w:t>
            </w:r>
            <w:r w:rsidR="006175D6" w:rsidRPr="00F13D84">
              <w:rPr>
                <w:rFonts w:ascii="Times New Roman" w:eastAsia="標楷體" w:hAnsi="Times New Roman"/>
              </w:rPr>
              <w:t>核對交易憑證內容正確且相符，並將相關交易憑證送交</w:t>
            </w:r>
            <w:r w:rsidR="004346BC" w:rsidRPr="00F13D84">
              <w:rPr>
                <w:rFonts w:ascii="Times New Roman" w:eastAsia="標楷體" w:hAnsi="Times New Roman"/>
              </w:rPr>
              <w:t>財務單位</w:t>
            </w:r>
            <w:r w:rsidR="00A34F00" w:rsidRPr="00F13D84">
              <w:rPr>
                <w:rFonts w:ascii="Times New Roman" w:eastAsia="標楷體" w:hAnsi="Times New Roman"/>
              </w:rPr>
              <w:t>核對</w:t>
            </w:r>
            <w:r w:rsidR="006175D6" w:rsidRPr="00F13D84">
              <w:rPr>
                <w:rFonts w:ascii="Times New Roman" w:eastAsia="標楷體" w:hAnsi="Times New Roman"/>
              </w:rPr>
              <w:t>入帳</w:t>
            </w:r>
            <w:r w:rsidR="00EA44C5" w:rsidRPr="00F13D84">
              <w:rPr>
                <w:rFonts w:ascii="Times New Roman" w:eastAsia="標楷體" w:hAnsi="Times New Roman"/>
              </w:rPr>
              <w:t>。</w:t>
            </w:r>
          </w:p>
          <w:p w14:paraId="51185FB5" w14:textId="77777777" w:rsidR="00B87DE8" w:rsidRPr="00F13D84" w:rsidRDefault="00415E7E" w:rsidP="0068739E">
            <w:pPr>
              <w:pStyle w:val="af4"/>
              <w:numPr>
                <w:ilvl w:val="0"/>
                <w:numId w:val="27"/>
              </w:numPr>
              <w:adjustRightInd/>
              <w:spacing w:line="240" w:lineRule="auto"/>
              <w:ind w:leftChars="0"/>
              <w:jc w:val="both"/>
              <w:textAlignment w:val="auto"/>
              <w:rPr>
                <w:rFonts w:ascii="Times New Roman" w:eastAsia="標楷體" w:hAnsi="Times New Roman"/>
              </w:rPr>
            </w:pPr>
            <w:r w:rsidRPr="00F13D84">
              <w:rPr>
                <w:rFonts w:ascii="Times New Roman" w:eastAsia="標楷體" w:hAnsi="Times New Roman"/>
              </w:rPr>
              <w:t>營運業務部</w:t>
            </w:r>
            <w:r w:rsidR="00EA44C5" w:rsidRPr="00F13D84">
              <w:rPr>
                <w:rFonts w:ascii="Times New Roman" w:eastAsia="標楷體" w:hAnsi="Times New Roman"/>
              </w:rPr>
              <w:t>應</w:t>
            </w:r>
            <w:r w:rsidR="006175D6" w:rsidRPr="00F13D84">
              <w:rPr>
                <w:rFonts w:ascii="Times New Roman" w:eastAsia="標楷體" w:hAnsi="Times New Roman"/>
              </w:rPr>
              <w:t>定期核對訂單明細</w:t>
            </w:r>
            <w:r w:rsidR="003659FE" w:rsidRPr="00F13D84">
              <w:rPr>
                <w:rFonts w:ascii="Times New Roman" w:eastAsia="標楷體" w:hAnsi="Times New Roman"/>
              </w:rPr>
              <w:t>及出貨內容</w:t>
            </w:r>
            <w:r w:rsidR="006175D6" w:rsidRPr="00F13D84">
              <w:rPr>
                <w:rFonts w:ascii="Times New Roman" w:eastAsia="標楷體" w:hAnsi="Times New Roman"/>
              </w:rPr>
              <w:t>，確認所有訂單均已</w:t>
            </w:r>
            <w:r w:rsidR="00F61C66" w:rsidRPr="00F13D84">
              <w:rPr>
                <w:rFonts w:ascii="Times New Roman" w:eastAsia="標楷體" w:hAnsi="Times New Roman"/>
              </w:rPr>
              <w:t>完成</w:t>
            </w:r>
            <w:r w:rsidR="006175D6" w:rsidRPr="00F13D84">
              <w:rPr>
                <w:rFonts w:ascii="Times New Roman" w:eastAsia="標楷體" w:hAnsi="Times New Roman"/>
              </w:rPr>
              <w:t>出貨</w:t>
            </w:r>
            <w:r w:rsidR="00EA44C5" w:rsidRPr="00F13D84">
              <w:rPr>
                <w:rFonts w:ascii="Times New Roman" w:eastAsia="標楷體" w:hAnsi="Times New Roman"/>
              </w:rPr>
              <w:t>，如有異常情形應採取應對措施</w:t>
            </w:r>
            <w:r w:rsidR="001135CB" w:rsidRPr="00F13D84">
              <w:rPr>
                <w:rFonts w:ascii="Times New Roman" w:eastAsia="標楷體" w:hAnsi="Times New Roman"/>
              </w:rPr>
              <w:t>。</w:t>
            </w:r>
          </w:p>
          <w:p w14:paraId="7FEDD96D" w14:textId="7B7016D0" w:rsidR="00343F89" w:rsidRPr="00F13D84" w:rsidRDefault="00343F89" w:rsidP="0068739E">
            <w:pPr>
              <w:pStyle w:val="af4"/>
              <w:numPr>
                <w:ilvl w:val="0"/>
                <w:numId w:val="27"/>
              </w:numPr>
              <w:adjustRightInd/>
              <w:spacing w:line="240" w:lineRule="auto"/>
              <w:ind w:leftChars="0"/>
              <w:jc w:val="both"/>
              <w:textAlignment w:val="auto"/>
              <w:rPr>
                <w:rFonts w:ascii="Times New Roman" w:eastAsia="標楷體" w:hAnsi="Times New Roman"/>
              </w:rPr>
            </w:pPr>
            <w:r w:rsidRPr="00D463BC">
              <w:rPr>
                <w:rFonts w:ascii="Times New Roman" w:eastAsia="標楷體" w:hAnsi="Times New Roman"/>
              </w:rPr>
              <w:t>維修服務出貨相關流程及規範請參考【維修服務管制辦法】。</w:t>
            </w:r>
          </w:p>
        </w:tc>
        <w:tc>
          <w:tcPr>
            <w:tcW w:w="5160" w:type="dxa"/>
            <w:tcBorders>
              <w:top w:val="single" w:sz="6" w:space="0" w:color="auto"/>
              <w:left w:val="single" w:sz="6" w:space="0" w:color="auto"/>
              <w:bottom w:val="single" w:sz="6" w:space="0" w:color="auto"/>
              <w:right w:val="single" w:sz="6" w:space="0" w:color="auto"/>
            </w:tcBorders>
          </w:tcPr>
          <w:p w14:paraId="007AD934" w14:textId="2F4BBA1F" w:rsidR="00343F89" w:rsidRPr="00F13D84" w:rsidRDefault="002E38F6" w:rsidP="0068739E">
            <w:pPr>
              <w:pStyle w:val="110"/>
              <w:numPr>
                <w:ilvl w:val="0"/>
                <w:numId w:val="28"/>
              </w:numPr>
              <w:rPr>
                <w:rFonts w:ascii="Times New Roman" w:eastAsia="標楷體" w:hAnsi="Times New Roman"/>
                <w:szCs w:val="24"/>
              </w:rPr>
            </w:pPr>
            <w:r w:rsidRPr="00F13D84">
              <w:rPr>
                <w:rFonts w:ascii="Times New Roman" w:eastAsia="標楷體" w:hAnsi="Times New Roman"/>
                <w:szCs w:val="24"/>
              </w:rPr>
              <w:lastRenderedPageBreak/>
              <w:t>出貨流程應依【</w:t>
            </w:r>
            <w:r w:rsidR="00343F89" w:rsidRPr="00F13D84">
              <w:rPr>
                <w:rFonts w:ascii="Times New Roman" w:eastAsia="標楷體" w:hAnsi="Times New Roman"/>
                <w:sz w:val="23"/>
                <w:szCs w:val="23"/>
              </w:rPr>
              <w:t>訂單出貨管制程序書</w:t>
            </w:r>
            <w:r w:rsidRPr="00F13D84">
              <w:rPr>
                <w:rFonts w:ascii="Times New Roman" w:eastAsia="標楷體" w:hAnsi="Times New Roman"/>
                <w:szCs w:val="24"/>
              </w:rPr>
              <w:t>】規範執行，</w:t>
            </w:r>
            <w:r w:rsidR="000441DD" w:rsidRPr="00F13D84">
              <w:rPr>
                <w:rFonts w:ascii="Times New Roman" w:eastAsia="標楷體" w:hAnsi="Times New Roman"/>
                <w:szCs w:val="24"/>
              </w:rPr>
              <w:t>並</w:t>
            </w:r>
            <w:r w:rsidRPr="00F13D84">
              <w:rPr>
                <w:rFonts w:ascii="Times New Roman" w:eastAsia="標楷體" w:hAnsi="Times New Roman"/>
                <w:szCs w:val="24"/>
              </w:rPr>
              <w:t>經權責主管核准後辦理。</w:t>
            </w:r>
          </w:p>
          <w:p w14:paraId="32158F4E" w14:textId="1A843C3C" w:rsidR="00505035" w:rsidRPr="00F13D84" w:rsidRDefault="00415E7E" w:rsidP="0068739E">
            <w:pPr>
              <w:pStyle w:val="110"/>
              <w:numPr>
                <w:ilvl w:val="0"/>
                <w:numId w:val="28"/>
              </w:numPr>
              <w:rPr>
                <w:rFonts w:ascii="Times New Roman" w:eastAsia="標楷體" w:hAnsi="Times New Roman"/>
                <w:szCs w:val="24"/>
              </w:rPr>
            </w:pPr>
            <w:r w:rsidRPr="00F13D84">
              <w:rPr>
                <w:rFonts w:ascii="Times New Roman" w:eastAsia="標楷體" w:hAnsi="Times New Roman"/>
                <w:szCs w:val="24"/>
              </w:rPr>
              <w:t>營運業務部</w:t>
            </w:r>
            <w:r w:rsidR="00505035" w:rsidRPr="00F13D84">
              <w:rPr>
                <w:rFonts w:ascii="Times New Roman" w:eastAsia="標楷體" w:hAnsi="Times New Roman"/>
                <w:szCs w:val="24"/>
              </w:rPr>
              <w:t>應於出貨前確認待出貨產品</w:t>
            </w:r>
            <w:r w:rsidR="00343F89" w:rsidRPr="00F13D84">
              <w:rPr>
                <w:rFonts w:ascii="Times New Roman" w:eastAsia="標楷體" w:hAnsi="Times New Roman"/>
              </w:rPr>
              <w:t>確已依據</w:t>
            </w:r>
            <w:r w:rsidR="00343F89" w:rsidRPr="00F13D84">
              <w:rPr>
                <w:rFonts w:ascii="Times New Roman" w:eastAsia="標楷體" w:hAnsi="Times New Roman"/>
                <w:szCs w:val="24"/>
              </w:rPr>
              <w:t>【</w:t>
            </w:r>
            <w:r w:rsidR="00343F89" w:rsidRPr="00F13D84">
              <w:rPr>
                <w:rFonts w:ascii="Times New Roman" w:eastAsia="標楷體" w:hAnsi="Times New Roman"/>
              </w:rPr>
              <w:t>產品防護管理程序</w:t>
            </w:r>
            <w:r w:rsidR="00343F89" w:rsidRPr="00F13D84">
              <w:rPr>
                <w:rFonts w:ascii="Times New Roman" w:eastAsia="標楷體" w:hAnsi="Times New Roman"/>
                <w:szCs w:val="24"/>
              </w:rPr>
              <w:t>】</w:t>
            </w:r>
            <w:r w:rsidR="00343F89" w:rsidRPr="00F13D84">
              <w:rPr>
                <w:rFonts w:ascii="Times New Roman" w:eastAsia="標楷體" w:hAnsi="Times New Roman"/>
              </w:rPr>
              <w:t>完成產品包裝防護措施且製造部門</w:t>
            </w:r>
            <w:r w:rsidR="00157755" w:rsidRPr="00F13D84">
              <w:rPr>
                <w:rFonts w:ascii="Times New Roman" w:eastAsia="標楷體" w:hAnsi="Times New Roman"/>
              </w:rPr>
              <w:t>業</w:t>
            </w:r>
            <w:r w:rsidR="00343F89" w:rsidRPr="00F13D84">
              <w:rPr>
                <w:rFonts w:ascii="Times New Roman" w:eastAsia="標楷體" w:hAnsi="Times New Roman"/>
              </w:rPr>
              <w:t>已入庫</w:t>
            </w:r>
            <w:r w:rsidR="00505035" w:rsidRPr="00F13D84">
              <w:rPr>
                <w:rFonts w:ascii="Times New Roman" w:eastAsia="標楷體" w:hAnsi="Times New Roman"/>
                <w:szCs w:val="24"/>
              </w:rPr>
              <w:t>，如為預收款項者，金額已點收無誤。</w:t>
            </w:r>
          </w:p>
          <w:p w14:paraId="3F776277" w14:textId="6C774825" w:rsidR="00B87DE8" w:rsidRPr="00F13D84" w:rsidRDefault="00415E7E" w:rsidP="0068739E">
            <w:pPr>
              <w:pStyle w:val="110"/>
              <w:numPr>
                <w:ilvl w:val="0"/>
                <w:numId w:val="28"/>
              </w:numPr>
              <w:rPr>
                <w:rFonts w:ascii="Times New Roman" w:eastAsia="標楷體" w:hAnsi="Times New Roman"/>
                <w:szCs w:val="24"/>
              </w:rPr>
            </w:pPr>
            <w:r w:rsidRPr="00F13D84">
              <w:rPr>
                <w:rFonts w:ascii="Times New Roman" w:eastAsia="標楷體" w:hAnsi="Times New Roman"/>
                <w:szCs w:val="24"/>
              </w:rPr>
              <w:t>營運業務部</w:t>
            </w:r>
            <w:r w:rsidR="002E38F6" w:rsidRPr="00F13D84">
              <w:rPr>
                <w:rFonts w:ascii="Times New Roman" w:eastAsia="標楷體" w:hAnsi="Times New Roman"/>
                <w:szCs w:val="24"/>
              </w:rPr>
              <w:t>應依內銷及外銷</w:t>
            </w:r>
            <w:r w:rsidR="00471FE7" w:rsidRPr="00F13D84">
              <w:rPr>
                <w:rFonts w:ascii="Times New Roman" w:eastAsia="標楷體" w:hAnsi="Times New Roman"/>
                <w:szCs w:val="24"/>
              </w:rPr>
              <w:t>類別分別</w:t>
            </w:r>
            <w:r w:rsidR="002E38F6" w:rsidRPr="00F13D84">
              <w:rPr>
                <w:rFonts w:ascii="Times New Roman" w:eastAsia="標楷體" w:hAnsi="Times New Roman"/>
                <w:szCs w:val="24"/>
              </w:rPr>
              <w:t>彙集相關單據，核對交易憑證內容正確且相符。</w:t>
            </w:r>
          </w:p>
          <w:p w14:paraId="3717B1EC" w14:textId="019CD0CB" w:rsidR="00343F89" w:rsidRDefault="00343F89" w:rsidP="0068739E">
            <w:pPr>
              <w:pStyle w:val="110"/>
              <w:numPr>
                <w:ilvl w:val="0"/>
                <w:numId w:val="28"/>
              </w:numPr>
              <w:rPr>
                <w:rFonts w:ascii="Times New Roman" w:eastAsia="標楷體" w:hAnsi="Times New Roman"/>
                <w:szCs w:val="24"/>
              </w:rPr>
            </w:pPr>
            <w:r w:rsidRPr="00F13D84">
              <w:rPr>
                <w:rFonts w:ascii="Times New Roman" w:eastAsia="標楷體" w:hAnsi="Times New Roman"/>
                <w:szCs w:val="24"/>
              </w:rPr>
              <w:t>應取得客戶簽收之</w:t>
            </w:r>
            <w:ins w:id="188" w:author="Chan, Isabel T." w:date="2022-03-02T12:18:00Z">
              <w:r w:rsidR="006330DE">
                <w:rPr>
                  <w:rFonts w:ascii="Times New Roman" w:eastAsia="標楷體" w:hAnsi="Times New Roman" w:hint="eastAsia"/>
                  <w:szCs w:val="24"/>
                </w:rPr>
                <w:t>裝</w:t>
              </w:r>
            </w:ins>
            <w:del w:id="189" w:author="Chan, Isabel T." w:date="2022-03-02T12:18:00Z">
              <w:r w:rsidR="00D1150A" w:rsidDel="006330DE">
                <w:rPr>
                  <w:rFonts w:ascii="Times New Roman" w:eastAsia="標楷體" w:hAnsi="Times New Roman" w:hint="eastAsia"/>
                  <w:szCs w:val="24"/>
                </w:rPr>
                <w:delText>交</w:delText>
              </w:r>
            </w:del>
            <w:r w:rsidR="00D1150A">
              <w:rPr>
                <w:rFonts w:ascii="Times New Roman" w:eastAsia="標楷體" w:hAnsi="Times New Roman" w:hint="eastAsia"/>
                <w:szCs w:val="24"/>
              </w:rPr>
              <w:t>機</w:t>
            </w:r>
            <w:r w:rsidR="003C6387">
              <w:rPr>
                <w:rFonts w:ascii="Times New Roman" w:eastAsia="標楷體" w:hAnsi="Times New Roman" w:hint="eastAsia"/>
              </w:rPr>
              <w:t>證明</w:t>
            </w:r>
            <w:r w:rsidR="001639B6">
              <w:rPr>
                <w:rFonts w:ascii="Times New Roman" w:eastAsia="標楷體" w:hAnsi="Times New Roman" w:hint="eastAsia"/>
              </w:rPr>
              <w:t>或</w:t>
            </w:r>
            <w:r w:rsidR="001639B6" w:rsidRPr="00A80C23">
              <w:rPr>
                <w:rFonts w:ascii="Times New Roman" w:eastAsia="標楷體" w:hAnsi="Times New Roman" w:hint="eastAsia"/>
              </w:rPr>
              <w:t>「銷貨單」</w:t>
            </w:r>
            <w:r w:rsidRPr="00F13D84">
              <w:rPr>
                <w:rFonts w:ascii="Times New Roman" w:eastAsia="標楷體" w:hAnsi="Times New Roman"/>
                <w:szCs w:val="24"/>
              </w:rPr>
              <w:t>做留底。</w:t>
            </w:r>
          </w:p>
          <w:p w14:paraId="498829ED" w14:textId="7FF8849F" w:rsidR="006C5114" w:rsidRPr="00F13D84" w:rsidRDefault="001639B6" w:rsidP="0068739E">
            <w:pPr>
              <w:pStyle w:val="110"/>
              <w:numPr>
                <w:ilvl w:val="0"/>
                <w:numId w:val="28"/>
              </w:numPr>
              <w:rPr>
                <w:rFonts w:ascii="Times New Roman" w:eastAsia="標楷體" w:hAnsi="Times New Roman"/>
                <w:szCs w:val="24"/>
              </w:rPr>
            </w:pPr>
            <w:r>
              <w:rPr>
                <w:rFonts w:ascii="Times New Roman" w:eastAsia="標楷體" w:hAnsi="Times New Roman" w:hint="eastAsia"/>
                <w:szCs w:val="24"/>
              </w:rPr>
              <w:t>若為需要驗收期之品項，</w:t>
            </w:r>
            <w:r w:rsidR="006C5114" w:rsidRPr="006C5114">
              <w:rPr>
                <w:rFonts w:ascii="Times New Roman" w:eastAsia="標楷體" w:hAnsi="Times New Roman" w:hint="eastAsia"/>
                <w:szCs w:val="24"/>
              </w:rPr>
              <w:t>待實際驗收確認完成後，由營運業務部人員建立「銷貨單」並經</w:t>
            </w:r>
            <w:del w:id="190" w:author="羅亦淞" w:date="2022-02-22T13:43:00Z">
              <w:r w:rsidR="006C5114" w:rsidRPr="00D444BC" w:rsidDel="0020119D">
                <w:rPr>
                  <w:rFonts w:ascii="Times New Roman" w:eastAsia="標楷體" w:hAnsi="Times New Roman" w:hint="eastAsia"/>
                  <w:szCs w:val="24"/>
                </w:rPr>
                <w:delText>權責</w:delText>
              </w:r>
            </w:del>
            <w:ins w:id="191" w:author="羅亦淞" w:date="2022-02-22T13:43:00Z">
              <w:r w:rsidR="0020119D" w:rsidRPr="00D444BC">
                <w:rPr>
                  <w:rFonts w:ascii="Times New Roman" w:eastAsia="標楷體" w:hAnsi="Times New Roman" w:hint="eastAsia"/>
                  <w:szCs w:val="24"/>
                </w:rPr>
                <w:t>部門</w:t>
              </w:r>
            </w:ins>
            <w:r w:rsidR="006C5114" w:rsidRPr="00D444BC">
              <w:rPr>
                <w:rFonts w:ascii="Times New Roman" w:eastAsia="標楷體" w:hAnsi="Times New Roman" w:hint="eastAsia"/>
                <w:szCs w:val="24"/>
              </w:rPr>
              <w:t>主管及倉管</w:t>
            </w:r>
            <w:del w:id="192" w:author="Chan, Isabel T." w:date="2022-03-03T16:38:00Z">
              <w:r w:rsidR="006C5114" w:rsidRPr="00D444BC" w:rsidDel="00D444BC">
                <w:rPr>
                  <w:rFonts w:ascii="Times New Roman" w:eastAsia="標楷體" w:hAnsi="Times New Roman" w:hint="eastAsia"/>
                  <w:szCs w:val="24"/>
                </w:rPr>
                <w:delText>單</w:delText>
              </w:r>
            </w:del>
            <w:r w:rsidR="006C5114" w:rsidRPr="00D444BC">
              <w:rPr>
                <w:rFonts w:ascii="Times New Roman" w:eastAsia="標楷體" w:hAnsi="Times New Roman" w:hint="eastAsia"/>
                <w:szCs w:val="24"/>
              </w:rPr>
              <w:t>位</w:t>
            </w:r>
            <w:ins w:id="193" w:author="羅亦淞" w:date="2022-01-11T17:29:00Z">
              <w:del w:id="194" w:author="Chan, Isabel T." w:date="2022-03-02T15:05:00Z">
                <w:r w:rsidR="006B52D6" w:rsidRPr="00D444BC" w:rsidDel="003F072B">
                  <w:rPr>
                    <w:rFonts w:ascii="Times New Roman" w:eastAsia="標楷體" w:hAnsi="Times New Roman"/>
                    <w:szCs w:val="24"/>
                  </w:rPr>
                  <w:delText>?</w:delText>
                </w:r>
              </w:del>
            </w:ins>
            <w:r w:rsidR="006C5114" w:rsidRPr="00D444BC">
              <w:rPr>
                <w:rFonts w:ascii="Times New Roman" w:eastAsia="標楷體" w:hAnsi="Times New Roman" w:hint="eastAsia"/>
                <w:szCs w:val="24"/>
              </w:rPr>
              <w:t>核准</w:t>
            </w:r>
            <w:r w:rsidR="006C5114" w:rsidRPr="006C5114">
              <w:rPr>
                <w:rFonts w:ascii="Times New Roman" w:eastAsia="標楷體" w:hAnsi="Times New Roman" w:hint="eastAsia"/>
                <w:szCs w:val="24"/>
              </w:rPr>
              <w:t>。</w:t>
            </w:r>
          </w:p>
          <w:p w14:paraId="1A9310EF" w14:textId="7DFC04FB" w:rsidR="00FE0B38" w:rsidRPr="00F13D84" w:rsidRDefault="00415E7E" w:rsidP="0068739E">
            <w:pPr>
              <w:pStyle w:val="110"/>
              <w:numPr>
                <w:ilvl w:val="0"/>
                <w:numId w:val="28"/>
              </w:numPr>
              <w:rPr>
                <w:rFonts w:ascii="Times New Roman" w:eastAsia="標楷體" w:hAnsi="Times New Roman"/>
                <w:szCs w:val="24"/>
              </w:rPr>
            </w:pPr>
            <w:r w:rsidRPr="00F13D84">
              <w:rPr>
                <w:rFonts w:ascii="Times New Roman" w:eastAsia="標楷體" w:hAnsi="Times New Roman"/>
              </w:rPr>
              <w:t>營運業務部</w:t>
            </w:r>
            <w:r w:rsidR="00FE0B38" w:rsidRPr="00F13D84">
              <w:rPr>
                <w:rFonts w:ascii="Times New Roman" w:eastAsia="標楷體" w:hAnsi="Times New Roman"/>
              </w:rPr>
              <w:t>應定期核對訂單明細及出貨內容，確認所有訂單均已完成出貨。</w:t>
            </w:r>
          </w:p>
          <w:p w14:paraId="10B657CD" w14:textId="2B0C0D53" w:rsidR="00B87DE8" w:rsidRPr="00F13D84" w:rsidRDefault="00B87DE8" w:rsidP="00EA44C5">
            <w:pPr>
              <w:pStyle w:val="110"/>
              <w:ind w:left="0" w:firstLine="0"/>
              <w:rPr>
                <w:rFonts w:ascii="Times New Roman" w:eastAsia="標楷體" w:hAnsi="Times New Roman"/>
                <w:szCs w:val="24"/>
              </w:rPr>
            </w:pPr>
          </w:p>
          <w:p w14:paraId="3E530440" w14:textId="19D38E40" w:rsidR="00B87DE8" w:rsidRPr="00F13D84" w:rsidRDefault="00B87DE8">
            <w:pPr>
              <w:pStyle w:val="110"/>
              <w:ind w:left="0" w:firstLine="0"/>
              <w:rPr>
                <w:rFonts w:ascii="Times New Roman" w:eastAsia="標楷體" w:hAnsi="Times New Roman"/>
              </w:rPr>
              <w:pPrChange w:id="195" w:author="Chan, Isabel T." w:date="2022-03-02T09:48:00Z">
                <w:pPr>
                  <w:pStyle w:val="110"/>
                  <w:ind w:left="480" w:firstLine="0"/>
                </w:pPr>
              </w:pPrChange>
            </w:pPr>
          </w:p>
        </w:tc>
        <w:tc>
          <w:tcPr>
            <w:tcW w:w="3912" w:type="dxa"/>
            <w:tcBorders>
              <w:top w:val="single" w:sz="6" w:space="0" w:color="auto"/>
              <w:left w:val="single" w:sz="6" w:space="0" w:color="auto"/>
              <w:bottom w:val="single" w:sz="6" w:space="0" w:color="auto"/>
              <w:right w:val="single" w:sz="6" w:space="0" w:color="auto"/>
            </w:tcBorders>
          </w:tcPr>
          <w:p w14:paraId="39FC5A6D" w14:textId="57A5272B" w:rsidR="00457AEE" w:rsidRPr="00F13D84" w:rsidRDefault="00457AEE" w:rsidP="0068739E">
            <w:pPr>
              <w:pStyle w:val="af4"/>
              <w:numPr>
                <w:ilvl w:val="0"/>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sz w:val="23"/>
                <w:szCs w:val="23"/>
              </w:rPr>
              <w:t>依據資料：</w:t>
            </w:r>
          </w:p>
          <w:p w14:paraId="6EC07FB9" w14:textId="43AA0DB9" w:rsidR="00887771" w:rsidRPr="00F13D84" w:rsidRDefault="00887771"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rPr>
              <w:t>產品防護管理程序</w:t>
            </w:r>
          </w:p>
          <w:p w14:paraId="75DC8F69" w14:textId="7FF8085E" w:rsidR="00457AEE" w:rsidRPr="00F13D84" w:rsidRDefault="003F226D"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sz w:val="23"/>
                <w:szCs w:val="23"/>
              </w:rPr>
              <w:t>訂單出貨管制程序書</w:t>
            </w:r>
          </w:p>
          <w:p w14:paraId="2B35DBF4" w14:textId="774A4A46" w:rsidR="00EA44C5" w:rsidRPr="00F13D84" w:rsidRDefault="00EA44C5"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sz w:val="23"/>
                <w:szCs w:val="23"/>
              </w:rPr>
              <w:t>核決權限表</w:t>
            </w:r>
          </w:p>
          <w:p w14:paraId="025BE54B" w14:textId="77777777" w:rsidR="00D835B3" w:rsidRPr="00F13D84" w:rsidRDefault="00D835B3" w:rsidP="00D835B3">
            <w:pPr>
              <w:adjustRightInd/>
              <w:spacing w:line="240" w:lineRule="auto"/>
              <w:ind w:left="480"/>
              <w:jc w:val="both"/>
              <w:textAlignment w:val="auto"/>
              <w:rPr>
                <w:rFonts w:ascii="Times New Roman" w:eastAsia="標楷體" w:hAnsi="Times New Roman"/>
                <w:sz w:val="23"/>
                <w:szCs w:val="23"/>
              </w:rPr>
            </w:pPr>
          </w:p>
          <w:p w14:paraId="068536FD" w14:textId="43A1EA5F" w:rsidR="002E38F6" w:rsidRPr="00F13D84" w:rsidRDefault="00B87DE8" w:rsidP="0068739E">
            <w:pPr>
              <w:pStyle w:val="af4"/>
              <w:numPr>
                <w:ilvl w:val="0"/>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sz w:val="23"/>
                <w:szCs w:val="23"/>
              </w:rPr>
              <w:t>使用表單：</w:t>
            </w:r>
            <w:r w:rsidRPr="00F13D84">
              <w:rPr>
                <w:rFonts w:ascii="Times New Roman" w:eastAsia="標楷體" w:hAnsi="Times New Roman"/>
                <w:sz w:val="23"/>
                <w:szCs w:val="23"/>
              </w:rPr>
              <w:t xml:space="preserve"> </w:t>
            </w:r>
          </w:p>
          <w:p w14:paraId="183F79D3" w14:textId="24FAFFAD" w:rsidR="00EF15E9" w:rsidRPr="00F13D84" w:rsidRDefault="001F1769"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sz w:val="23"/>
                <w:szCs w:val="23"/>
              </w:rPr>
              <w:t>內部訂單</w:t>
            </w:r>
          </w:p>
          <w:p w14:paraId="53F83C07" w14:textId="4C0E4955" w:rsidR="002E38F6" w:rsidRPr="00F13D84" w:rsidRDefault="00B66056"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del w:id="196" w:author="Chan, Isabel T." w:date="2022-03-02T10:59:00Z">
              <w:r w:rsidDel="00507E6E">
                <w:rPr>
                  <w:rFonts w:ascii="Times New Roman" w:eastAsia="標楷體" w:hAnsi="Times New Roman" w:hint="eastAsia"/>
                  <w:szCs w:val="24"/>
                </w:rPr>
                <w:delText>待銷</w:delText>
              </w:r>
              <w:r w:rsidR="004E2EEE" w:rsidRPr="00F13D84" w:rsidDel="00507E6E">
                <w:rPr>
                  <w:rFonts w:ascii="Times New Roman" w:eastAsia="標楷體" w:hAnsi="Times New Roman"/>
                  <w:szCs w:val="24"/>
                </w:rPr>
                <w:delText>單</w:delText>
              </w:r>
            </w:del>
            <w:ins w:id="197" w:author="Chan, Isabel T." w:date="2022-03-02T10:59:00Z">
              <w:r w:rsidR="00507E6E">
                <w:rPr>
                  <w:rFonts w:ascii="Times New Roman" w:eastAsia="標楷體" w:hAnsi="Times New Roman" w:hint="eastAsia"/>
                  <w:szCs w:val="24"/>
                </w:rPr>
                <w:t>交貨單</w:t>
              </w:r>
            </w:ins>
          </w:p>
          <w:p w14:paraId="2D7B92BD" w14:textId="75FDE5EB" w:rsidR="00EF15E9" w:rsidRPr="00F13D84" w:rsidRDefault="00EF15E9"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sz w:val="23"/>
                <w:szCs w:val="23"/>
              </w:rPr>
              <w:t>PACKING LIST</w:t>
            </w:r>
          </w:p>
          <w:p w14:paraId="47E837BF" w14:textId="77E16C25" w:rsidR="00B80631" w:rsidRPr="00F13D84" w:rsidRDefault="00B80631"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rPr>
              <w:t>出口報單</w:t>
            </w:r>
          </w:p>
          <w:p w14:paraId="1F0A7D46" w14:textId="27679B99" w:rsidR="002E38F6" w:rsidRPr="003C6387" w:rsidRDefault="004E2EEE"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rPr>
              <w:t>INVOICE</w:t>
            </w:r>
          </w:p>
          <w:p w14:paraId="4CC91692" w14:textId="6E4892E6" w:rsidR="003C6387" w:rsidRPr="00F13D84" w:rsidRDefault="003C6387"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r>
              <w:rPr>
                <w:rFonts w:ascii="Times New Roman" w:eastAsia="標楷體" w:hAnsi="Times New Roman" w:hint="eastAsia"/>
              </w:rPr>
              <w:t>銷貨單</w:t>
            </w:r>
          </w:p>
          <w:p w14:paraId="0E5C2928" w14:textId="242AC07F" w:rsidR="00AC72B3" w:rsidRPr="00F13D84" w:rsidRDefault="00B953A5" w:rsidP="0068739E">
            <w:pPr>
              <w:pStyle w:val="af4"/>
              <w:numPr>
                <w:ilvl w:val="1"/>
                <w:numId w:val="29"/>
              </w:numPr>
              <w:adjustRightInd/>
              <w:spacing w:line="240" w:lineRule="auto"/>
              <w:ind w:leftChars="0"/>
              <w:jc w:val="both"/>
              <w:textAlignment w:val="auto"/>
              <w:rPr>
                <w:rFonts w:ascii="Times New Roman" w:eastAsia="標楷體" w:hAnsi="Times New Roman"/>
                <w:sz w:val="23"/>
                <w:szCs w:val="23"/>
              </w:rPr>
            </w:pPr>
            <w:r w:rsidRPr="00F13D84">
              <w:rPr>
                <w:rFonts w:ascii="Times New Roman" w:eastAsia="標楷體" w:hAnsi="Times New Roman"/>
              </w:rPr>
              <w:t>發票</w:t>
            </w:r>
          </w:p>
        </w:tc>
      </w:tr>
    </w:tbl>
    <w:p w14:paraId="21C0F80A" w14:textId="605203F0" w:rsidR="00C75EFA" w:rsidRPr="00D27052" w:rsidRDefault="00C75EFA" w:rsidP="001D3638">
      <w:pPr>
        <w:rPr>
          <w:rFonts w:eastAsia="標楷體"/>
        </w:rPr>
      </w:pPr>
    </w:p>
    <w:p w14:paraId="375475DE" w14:textId="7297B203" w:rsidR="00B77CE0" w:rsidRPr="00B77CE0" w:rsidRDefault="00C75EFA" w:rsidP="00B77CE0">
      <w:pPr>
        <w:widowControl/>
        <w:adjustRightInd/>
        <w:spacing w:line="240" w:lineRule="auto"/>
        <w:textAlignment w:val="auto"/>
        <w:rPr>
          <w:rFonts w:eastAsia="標楷體"/>
        </w:rPr>
      </w:pPr>
      <w:r w:rsidRPr="00D27052">
        <w:rPr>
          <w:rFonts w:eastAsia="標楷體"/>
        </w:rPr>
        <w:br w:type="page"/>
      </w:r>
    </w:p>
    <w:p w14:paraId="672E27CD" w14:textId="154B678E" w:rsidR="00B77CE0" w:rsidRPr="00B77CE0" w:rsidRDefault="00B77CE0" w:rsidP="00B77CE0">
      <w:pPr>
        <w:rPr>
          <w:rFonts w:eastAsia="標楷體"/>
        </w:rPr>
      </w:pPr>
      <w:r w:rsidRPr="00B77CE0">
        <w:rPr>
          <w:rFonts w:ascii="Calibri" w:eastAsia="新細明體" w:hAnsi="Calibri"/>
          <w:noProof/>
          <w:kern w:val="2"/>
          <w:szCs w:val="22"/>
        </w:rPr>
        <w:lastRenderedPageBreak/>
        <mc:AlternateContent>
          <mc:Choice Requires="wpc">
            <w:drawing>
              <wp:inline distT="0" distB="0" distL="0" distR="0" wp14:anchorId="08D07906" wp14:editId="43CA5771">
                <wp:extent cx="9450705" cy="5603554"/>
                <wp:effectExtent l="0" t="0" r="17145" b="16510"/>
                <wp:docPr id="747" name="畫布 74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721" name="矩形 721"/>
                        <wps:cNvSpPr/>
                        <wps:spPr>
                          <a:xfrm>
                            <a:off x="298450" y="327641"/>
                            <a:ext cx="5402637" cy="32829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76F19512" w14:textId="77777777" w:rsidR="008A4CD7" w:rsidRDefault="008A4CD7" w:rsidP="00B77CE0">
                              <w:pPr>
                                <w:pStyle w:val="Web"/>
                                <w:spacing w:before="0" w:beforeAutospacing="0" w:after="0" w:afterAutospacing="0"/>
                                <w:jc w:val="center"/>
                              </w:pPr>
                              <w:r>
                                <w:rPr>
                                  <w:rFonts w:ascii="Times New Roman" w:eastAsia="標楷體" w:hAnsi="Times New Roman" w:hint="eastAsia"/>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22" name="矩形 722"/>
                        <wps:cNvSpPr/>
                        <wps:spPr>
                          <a:xfrm>
                            <a:off x="15673" y="2"/>
                            <a:ext cx="9435032" cy="32829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CF0CDAC" w14:textId="77777777" w:rsidR="008A4CD7" w:rsidRDefault="008A4CD7" w:rsidP="00B77CE0">
                              <w:pPr>
                                <w:pStyle w:val="Web"/>
                                <w:spacing w:before="0" w:beforeAutospacing="0" w:after="0" w:afterAutospacing="0"/>
                              </w:pPr>
                              <w:r>
                                <w:rPr>
                                  <w:rFonts w:ascii="Times New Roman" w:eastAsia="標楷體" w:hAnsi="Times New Roman"/>
                                </w:rPr>
                                <w:t>CS-106</w:t>
                              </w:r>
                              <w:r>
                                <w:rPr>
                                  <w:rFonts w:eastAsia="標楷體" w:hAnsi="標楷體" w:cs="Times New Roman" w:hint="eastAsia"/>
                                </w:rPr>
                                <w:t>銷貨發票開立及作廢作業</w:t>
                              </w:r>
                              <w:r>
                                <w:rPr>
                                  <w:rFonts w:eastAsia="標楷體" w:hAnsi="標楷體" w:cs="Times New Roman" w:hint="eastAsia"/>
                                </w:rPr>
                                <w:t>(</w:t>
                              </w:r>
                              <w:r>
                                <w:rPr>
                                  <w:rFonts w:eastAsia="標楷體" w:hAnsi="標楷體" w:cs="Times New Roman"/>
                                </w:rPr>
                                <w:t>接下頁</w:t>
                              </w:r>
                              <w:r>
                                <w:rPr>
                                  <w:rFonts w:eastAsia="標楷體" w:hAnsi="標楷體" w:cs="Times New Roman"/>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23" name="矩形 723"/>
                        <wps:cNvSpPr/>
                        <wps:spPr>
                          <a:xfrm>
                            <a:off x="0" y="327606"/>
                            <a:ext cx="304800" cy="5275634"/>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D0F1C52" w14:textId="77777777" w:rsidR="008A4CD7" w:rsidRDefault="008A4CD7" w:rsidP="00B77CE0">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24" name="矩形 724"/>
                        <wps:cNvSpPr/>
                        <wps:spPr>
                          <a:xfrm>
                            <a:off x="2128375" y="3582240"/>
                            <a:ext cx="1156970" cy="69081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7BE51A7" w14:textId="77777777" w:rsidR="008A4CD7" w:rsidRDefault="008A4CD7" w:rsidP="00B77CE0">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定期比對明細資料，確認已全數</w:t>
                              </w:r>
                            </w:p>
                            <w:p w14:paraId="1B4F41AC" w14:textId="77777777" w:rsidR="008A4CD7" w:rsidRDefault="008A4CD7" w:rsidP="00B77CE0">
                              <w:pPr>
                                <w:pStyle w:val="Web"/>
                                <w:spacing w:before="0" w:beforeAutospacing="0" w:after="0" w:afterAutospacing="0"/>
                                <w:jc w:val="center"/>
                              </w:pPr>
                              <w:r>
                                <w:rPr>
                                  <w:rFonts w:eastAsia="標楷體" w:hAnsi="標楷體" w:cs="Times New Roman" w:hint="eastAsia"/>
                                  <w:sz w:val="20"/>
                                  <w:szCs w:val="20"/>
                                </w:rPr>
                                <w:t>發貨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25" name="矩形 725"/>
                        <wps:cNvSpPr/>
                        <wps:spPr>
                          <a:xfrm>
                            <a:off x="2128669" y="1398791"/>
                            <a:ext cx="1156970" cy="43053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A971A55" w14:textId="77777777" w:rsidR="008A4CD7" w:rsidRPr="006934CC" w:rsidRDefault="008A4CD7" w:rsidP="00B77CE0">
                              <w:pPr>
                                <w:pStyle w:val="Web"/>
                                <w:spacing w:before="0" w:beforeAutospacing="0" w:after="0" w:afterAutospacing="0"/>
                                <w:jc w:val="center"/>
                                <w:rPr>
                                  <w:rFonts w:ascii="Times New Roman" w:hAnsi="Times New Roman" w:cs="Times New Roman"/>
                                </w:rPr>
                              </w:pPr>
                              <w:r>
                                <w:rPr>
                                  <w:rFonts w:eastAsia="標楷體" w:hAnsi="標楷體" w:cs="Times New Roman" w:hint="eastAsia"/>
                                  <w:sz w:val="20"/>
                                  <w:szCs w:val="20"/>
                                </w:rPr>
                                <w:t>核對相關資料後開立</w:t>
                              </w:r>
                              <w:r>
                                <w:rPr>
                                  <w:rFonts w:ascii="Times New Roman" w:eastAsia="標楷體" w:hAnsi="Times New Roman"/>
                                  <w:sz w:val="20"/>
                                  <w:szCs w:val="20"/>
                                </w:rPr>
                                <w:t>INVOICE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27" name="矩形 727"/>
                        <wps:cNvSpPr/>
                        <wps:spPr>
                          <a:xfrm>
                            <a:off x="7068564" y="3717404"/>
                            <a:ext cx="1156970" cy="43053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453CF1A" w14:textId="77777777" w:rsidR="008A4CD7" w:rsidRDefault="008A4CD7" w:rsidP="00B77CE0">
                              <w:pPr>
                                <w:pStyle w:val="Web"/>
                                <w:spacing w:before="0" w:beforeAutospacing="0" w:after="0" w:afterAutospacing="0"/>
                                <w:jc w:val="center"/>
                              </w:pPr>
                              <w:r>
                                <w:rPr>
                                  <w:rFonts w:eastAsia="標楷體" w:hAnsi="標楷體" w:cs="Times New Roman" w:hint="eastAsia"/>
                                  <w:sz w:val="20"/>
                                  <w:szCs w:val="20"/>
                                </w:rPr>
                                <w:t>入帳</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28" name="矩形 728"/>
                        <wps:cNvSpPr/>
                        <wps:spPr>
                          <a:xfrm>
                            <a:off x="7068565" y="1399426"/>
                            <a:ext cx="1156970" cy="620258"/>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E3CF787" w14:textId="095DEB7D" w:rsidR="008A4CD7" w:rsidRPr="00232128" w:rsidRDefault="008A4CD7" w:rsidP="00B77CE0">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開立發票及用印</w:t>
                              </w:r>
                              <w:r w:rsidRPr="00232128">
                                <w:rPr>
                                  <w:rFonts w:ascii="Times New Roman" w:eastAsia="標楷體" w:hAnsi="Times New Roman" w:cs="Times New Roman"/>
                                  <w:sz w:val="20"/>
                                  <w:szCs w:val="20"/>
                                </w:rPr>
                                <w:t>INVOICE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29" name="流程圖: 多重文件 729"/>
                        <wps:cNvSpPr/>
                        <wps:spPr>
                          <a:xfrm>
                            <a:off x="2992287" y="4035219"/>
                            <a:ext cx="1361664" cy="620128"/>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63F0E323" w14:textId="6DB54F18" w:rsidR="008A4CD7" w:rsidRPr="00C16A31" w:rsidRDefault="008A4CD7" w:rsidP="0068739E">
                              <w:pPr>
                                <w:pStyle w:val="Web"/>
                                <w:numPr>
                                  <w:ilvl w:val="0"/>
                                  <w:numId w:val="8"/>
                                </w:numPr>
                                <w:spacing w:before="0" w:beforeAutospacing="0" w:after="0" w:afterAutospacing="0"/>
                                <w:rPr>
                                  <w:rFonts w:ascii="標楷體" w:eastAsia="標楷體" w:hAnsi="標楷體"/>
                                  <w:sz w:val="20"/>
                                  <w:szCs w:val="18"/>
                                </w:rPr>
                              </w:pPr>
                              <w:ins w:id="198" w:author="Chan, Isabel T." w:date="2022-03-02T14:30:00Z">
                                <w:r>
                                  <w:rPr>
                                    <w:rFonts w:ascii="標楷體" w:eastAsia="標楷體" w:hAnsi="標楷體" w:hint="eastAsia"/>
                                    <w:sz w:val="20"/>
                                    <w:szCs w:val="18"/>
                                  </w:rPr>
                                  <w:t>交貨</w:t>
                                </w:r>
                              </w:ins>
                              <w:del w:id="199" w:author="Chan, Isabel T." w:date="2022-03-02T14:30:00Z">
                                <w:r w:rsidDel="00475CCD">
                                  <w:rPr>
                                    <w:rFonts w:ascii="標楷體" w:eastAsia="標楷體" w:hAnsi="標楷體" w:hint="eastAsia"/>
                                    <w:sz w:val="20"/>
                                    <w:szCs w:val="18"/>
                                  </w:rPr>
                                  <w:delText>待銷</w:delText>
                                </w:r>
                              </w:del>
                              <w:r w:rsidRPr="00C16A31">
                                <w:rPr>
                                  <w:rFonts w:ascii="標楷體" w:eastAsia="標楷體" w:hAnsi="標楷體" w:hint="eastAsia"/>
                                  <w:sz w:val="20"/>
                                  <w:szCs w:val="18"/>
                                </w:rPr>
                                <w:t>單</w:t>
                              </w:r>
                              <w:r>
                                <w:rPr>
                                  <w:rFonts w:ascii="標楷體" w:eastAsia="標楷體" w:hAnsi="標楷體" w:hint="eastAsia"/>
                                  <w:sz w:val="20"/>
                                  <w:szCs w:val="18"/>
                                </w:rPr>
                                <w:t>/銷貨單</w:t>
                              </w:r>
                            </w:p>
                            <w:p w14:paraId="2B46A18A" w14:textId="7C6A8B70" w:rsidR="008A4CD7" w:rsidRPr="00C16A31" w:rsidRDefault="008A4CD7" w:rsidP="0068739E">
                              <w:pPr>
                                <w:pStyle w:val="Web"/>
                                <w:numPr>
                                  <w:ilvl w:val="0"/>
                                  <w:numId w:val="8"/>
                                </w:numPr>
                                <w:spacing w:before="0" w:beforeAutospacing="0" w:after="0" w:afterAutospacing="0"/>
                                <w:rPr>
                                  <w:rFonts w:ascii="標楷體" w:eastAsia="標楷體" w:hAnsi="標楷體"/>
                                  <w:sz w:val="28"/>
                                </w:rPr>
                              </w:pPr>
                              <w:r>
                                <w:rPr>
                                  <w:rFonts w:ascii="標楷體" w:eastAsia="標楷體" w:hAnsi="標楷體" w:hint="eastAsia"/>
                                  <w:sz w:val="20"/>
                                  <w:szCs w:val="18"/>
                                </w:rPr>
                                <w:t>內部</w:t>
                              </w:r>
                              <w:r w:rsidRPr="00C16A31">
                                <w:rPr>
                                  <w:rFonts w:ascii="標楷體" w:eastAsia="標楷體" w:hAnsi="標楷體" w:hint="eastAsia"/>
                                  <w:sz w:val="20"/>
                                  <w:szCs w:val="18"/>
                                </w:rPr>
                                <w:t>訂單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30" name="流程圖: 結束點 730"/>
                        <wps:cNvSpPr/>
                        <wps:spPr>
                          <a:xfrm>
                            <a:off x="4144388" y="689084"/>
                            <a:ext cx="1203960" cy="42926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4FAFED38" w14:textId="77777777" w:rsidR="008A4CD7" w:rsidRDefault="008A4CD7" w:rsidP="00B77CE0">
                              <w:pPr>
                                <w:pStyle w:val="Web"/>
                                <w:spacing w:before="0" w:beforeAutospacing="0" w:after="0" w:afterAutospacing="0"/>
                                <w:jc w:val="center"/>
                              </w:pPr>
                              <w:r>
                                <w:rPr>
                                  <w:rFonts w:eastAsia="標楷體" w:hAnsi="標楷體" w:cs="Times New Roman" w:hint="eastAsia"/>
                                  <w:sz w:val="20"/>
                                  <w:szCs w:val="20"/>
                                </w:rPr>
                                <w:t>發票開立作業開始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31" name="流程圖: 多重文件 731"/>
                        <wps:cNvSpPr/>
                        <wps:spPr>
                          <a:xfrm>
                            <a:off x="7834969" y="1792360"/>
                            <a:ext cx="1417291" cy="879941"/>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2B2C5F20" w14:textId="6F6D2CA7" w:rsidR="008A4CD7" w:rsidRPr="005D54FA" w:rsidRDefault="008A4CD7" w:rsidP="00B77CE0">
                              <w:pPr>
                                <w:pStyle w:val="Web"/>
                                <w:spacing w:before="0" w:beforeAutospacing="0" w:after="0" w:afterAutospacing="0"/>
                                <w:jc w:val="both"/>
                                <w:rPr>
                                  <w:rFonts w:ascii="標楷體" w:eastAsia="標楷體" w:hAnsi="標楷體"/>
                                  <w:sz w:val="18"/>
                                  <w:szCs w:val="18"/>
                                </w:rPr>
                              </w:pPr>
                              <w:r>
                                <w:rPr>
                                  <w:rFonts w:ascii="標楷體" w:eastAsia="標楷體" w:hAnsi="標楷體" w:hint="eastAsia"/>
                                  <w:sz w:val="18"/>
                                  <w:szCs w:val="18"/>
                                </w:rPr>
                                <w:t>內部訂單、外部銷售訂單</w:t>
                              </w:r>
                              <w:r>
                                <w:rPr>
                                  <w:rFonts w:ascii="標楷體" w:eastAsia="標楷體" w:hAnsi="標楷體"/>
                                  <w:sz w:val="18"/>
                                  <w:szCs w:val="18"/>
                                </w:rPr>
                                <w:t>、</w:t>
                              </w:r>
                              <w:ins w:id="200" w:author="Chan, Isabel T." w:date="2022-03-02T14:30:00Z">
                                <w:r>
                                  <w:rPr>
                                    <w:rFonts w:ascii="標楷體" w:eastAsia="標楷體" w:hAnsi="標楷體" w:hint="eastAsia"/>
                                    <w:sz w:val="18"/>
                                    <w:szCs w:val="18"/>
                                  </w:rPr>
                                  <w:t>交貨</w:t>
                                </w:r>
                              </w:ins>
                              <w:del w:id="201" w:author="Chan, Isabel T." w:date="2022-03-02T14:30:00Z">
                                <w:r w:rsidDel="00475CCD">
                                  <w:rPr>
                                    <w:rFonts w:ascii="標楷體" w:eastAsia="標楷體" w:hAnsi="標楷體" w:hint="eastAsia"/>
                                    <w:sz w:val="18"/>
                                    <w:szCs w:val="18"/>
                                  </w:rPr>
                                  <w:delText>待銷</w:delText>
                                </w:r>
                              </w:del>
                              <w:r w:rsidRPr="005D54FA">
                                <w:rPr>
                                  <w:rFonts w:ascii="標楷體" w:eastAsia="標楷體" w:hAnsi="標楷體" w:hint="eastAsia"/>
                                  <w:sz w:val="18"/>
                                  <w:szCs w:val="18"/>
                                </w:rPr>
                                <w:t>單、</w:t>
                              </w:r>
                              <w:r>
                                <w:rPr>
                                  <w:rFonts w:ascii="標楷體" w:eastAsia="標楷體" w:hAnsi="標楷體" w:hint="eastAsia"/>
                                  <w:sz w:val="18"/>
                                  <w:szCs w:val="18"/>
                                </w:rPr>
                                <w:t>銷貨單、</w:t>
                              </w:r>
                              <w:r w:rsidRPr="005D54FA">
                                <w:rPr>
                                  <w:rFonts w:ascii="標楷體" w:eastAsia="標楷體" w:hAnsi="標楷體" w:hint="eastAsia"/>
                                  <w:sz w:val="18"/>
                                  <w:szCs w:val="18"/>
                                </w:rPr>
                                <w:t>發票、用印申請</w:t>
                              </w:r>
                              <w:r>
                                <w:rPr>
                                  <w:rFonts w:ascii="標楷體" w:eastAsia="標楷體" w:hAnsi="標楷體" w:hint="eastAsia"/>
                                  <w:sz w:val="18"/>
                                  <w:szCs w:val="18"/>
                                </w:rPr>
                                <w:t>單</w:t>
                              </w:r>
                              <w:r w:rsidRPr="005D54FA">
                                <w:rPr>
                                  <w:rFonts w:ascii="標楷體" w:eastAsia="標楷體" w:hAnsi="標楷體" w:hint="eastAsia"/>
                                  <w:sz w:val="18"/>
                                  <w:szCs w:val="18"/>
                                </w:rPr>
                                <w:t>、</w:t>
                              </w:r>
                              <w:r w:rsidRPr="005D54FA">
                                <w:rPr>
                                  <w:rFonts w:ascii="Times New Roman" w:eastAsia="標楷體" w:hAnsi="Times New Roman" w:cs="Times New Roman"/>
                                  <w:sz w:val="18"/>
                                  <w:szCs w:val="18"/>
                                </w:rPr>
                                <w:t>INVOICE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32" name="流程圖: 結束點 732"/>
                        <wps:cNvSpPr/>
                        <wps:spPr>
                          <a:xfrm>
                            <a:off x="7054497" y="4905903"/>
                            <a:ext cx="1203325" cy="429895"/>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604A2A09" w14:textId="77777777" w:rsidR="008A4CD7" w:rsidRDefault="008A4CD7" w:rsidP="00B77CE0">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33" name="肘形接點 733"/>
                        <wps:cNvCnPr/>
                        <wps:spPr>
                          <a:xfrm rot="5400000">
                            <a:off x="3586538" y="238960"/>
                            <a:ext cx="280447" cy="2039214"/>
                          </a:xfrm>
                          <a:prstGeom prst="bentConnector3">
                            <a:avLst/>
                          </a:prstGeom>
                          <a:noFill/>
                          <a:ln w="12700" cap="flat" cmpd="sng" algn="ctr">
                            <a:solidFill>
                              <a:sysClr val="windowText" lastClr="000000"/>
                            </a:solidFill>
                            <a:prstDash val="solid"/>
                            <a:miter lim="800000"/>
                            <a:tailEnd type="triangle"/>
                          </a:ln>
                          <a:effectLst/>
                        </wps:spPr>
                        <wps:bodyPr/>
                      </wps:wsp>
                      <wps:wsp>
                        <wps:cNvPr id="734" name="肘形接點 734"/>
                        <wps:cNvCnPr/>
                        <wps:spPr>
                          <a:xfrm rot="16200000" flipH="1">
                            <a:off x="6056168" y="-191456"/>
                            <a:ext cx="281082" cy="2900682"/>
                          </a:xfrm>
                          <a:prstGeom prst="bentConnector3">
                            <a:avLst/>
                          </a:prstGeom>
                          <a:noFill/>
                          <a:ln w="12700" cap="flat" cmpd="sng" algn="ctr">
                            <a:solidFill>
                              <a:sysClr val="windowText" lastClr="000000"/>
                            </a:solidFill>
                            <a:prstDash val="solid"/>
                            <a:miter lim="800000"/>
                            <a:tailEnd type="triangle"/>
                          </a:ln>
                          <a:effectLst/>
                        </wps:spPr>
                        <wps:bodyPr/>
                      </wps:wsp>
                      <wps:wsp>
                        <wps:cNvPr id="735" name="矩形 735"/>
                        <wps:cNvSpPr/>
                        <wps:spPr>
                          <a:xfrm>
                            <a:off x="5701087" y="328259"/>
                            <a:ext cx="3749618" cy="32766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183B8C30" w14:textId="77777777" w:rsidR="008A4CD7" w:rsidRDefault="008A4CD7" w:rsidP="00B77CE0">
                              <w:pPr>
                                <w:pStyle w:val="Web"/>
                                <w:spacing w:before="0" w:beforeAutospacing="0" w:after="0" w:afterAutospacing="0"/>
                                <w:jc w:val="center"/>
                              </w:pPr>
                              <w:r>
                                <w:rPr>
                                  <w:rFonts w:ascii="Times New Roman" w:eastAsia="標楷體" w:hAnsi="標楷體" w:hint="eastAsia"/>
                                </w:rPr>
                                <w:t>財務單位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36" name="直線接點 736"/>
                        <wps:cNvCnPr/>
                        <wps:spPr>
                          <a:xfrm>
                            <a:off x="5701087" y="655784"/>
                            <a:ext cx="29757" cy="4912097"/>
                          </a:xfrm>
                          <a:prstGeom prst="line">
                            <a:avLst/>
                          </a:prstGeom>
                          <a:noFill/>
                          <a:ln w="6350" cap="flat" cmpd="sng" algn="ctr">
                            <a:solidFill>
                              <a:sysClr val="windowText" lastClr="000000">
                                <a:lumMod val="50000"/>
                                <a:lumOff val="50000"/>
                              </a:sysClr>
                            </a:solidFill>
                            <a:prstDash val="solid"/>
                            <a:miter lim="800000"/>
                          </a:ln>
                          <a:effectLst/>
                        </wps:spPr>
                        <wps:bodyPr/>
                      </wps:wsp>
                      <wps:wsp>
                        <wps:cNvPr id="737" name="矩形 737"/>
                        <wps:cNvSpPr/>
                        <wps:spPr>
                          <a:xfrm>
                            <a:off x="6150029" y="960335"/>
                            <a:ext cx="1311738" cy="311150"/>
                          </a:xfrm>
                          <a:prstGeom prst="rect">
                            <a:avLst/>
                          </a:prstGeom>
                          <a:noFill/>
                          <a:ln w="12700" cap="flat" cmpd="sng" algn="ctr">
                            <a:noFill/>
                            <a:prstDash val="solid"/>
                            <a:miter lim="800000"/>
                          </a:ln>
                          <a:effectLst/>
                        </wps:spPr>
                        <wps:txbx>
                          <w:txbxContent>
                            <w:p w14:paraId="3F7DDD03" w14:textId="77777777" w:rsidR="008A4CD7" w:rsidRPr="00792B90" w:rsidRDefault="008A4CD7" w:rsidP="00B77CE0">
                              <w:pPr>
                                <w:pStyle w:val="Web"/>
                                <w:spacing w:before="0" w:beforeAutospacing="0" w:after="0" w:afterAutospacing="0"/>
                                <w:jc w:val="center"/>
                                <w:rPr>
                                  <w:rFonts w:ascii="標楷體" w:eastAsia="標楷體" w:hAnsi="標楷體"/>
                                </w:rPr>
                              </w:pPr>
                              <w:r w:rsidRPr="00792B90">
                                <w:rPr>
                                  <w:rFonts w:ascii="標楷體" w:eastAsia="標楷體" w:hAnsi="標楷體" w:hint="eastAsia"/>
                                  <w:sz w:val="20"/>
                                  <w:szCs w:val="20"/>
                                </w:rPr>
                                <w:t>內銷發票開立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38" name="矩形 738"/>
                        <wps:cNvSpPr/>
                        <wps:spPr>
                          <a:xfrm>
                            <a:off x="2500421" y="960970"/>
                            <a:ext cx="1311275" cy="310515"/>
                          </a:xfrm>
                          <a:prstGeom prst="rect">
                            <a:avLst/>
                          </a:prstGeom>
                          <a:noFill/>
                          <a:ln w="12700" cap="flat" cmpd="sng" algn="ctr">
                            <a:noFill/>
                            <a:prstDash val="solid"/>
                            <a:miter lim="800000"/>
                          </a:ln>
                          <a:effectLst/>
                        </wps:spPr>
                        <wps:txbx>
                          <w:txbxContent>
                            <w:p w14:paraId="5A94922E" w14:textId="4F2E10F0" w:rsidR="008A4CD7" w:rsidRPr="00792B90" w:rsidRDefault="008A4CD7" w:rsidP="00B77CE0">
                              <w:pPr>
                                <w:pStyle w:val="Web"/>
                                <w:spacing w:before="0" w:beforeAutospacing="0" w:after="0" w:afterAutospacing="0"/>
                                <w:jc w:val="center"/>
                                <w:rPr>
                                  <w:rFonts w:ascii="標楷體" w:eastAsia="標楷體" w:hAnsi="標楷體"/>
                                </w:rPr>
                              </w:pPr>
                              <w:r w:rsidRPr="00792B90">
                                <w:rPr>
                                  <w:rFonts w:ascii="標楷體" w:eastAsia="標楷體" w:hAnsi="標楷體" w:hint="eastAsia"/>
                                  <w:sz w:val="20"/>
                                  <w:szCs w:val="20"/>
                                </w:rPr>
                                <w:t>外銷</w:t>
                              </w:r>
                              <w:del w:id="202" w:author="Chan, Isabel T." w:date="2022-03-02T13:32:00Z">
                                <w:r w:rsidRPr="00475CCD" w:rsidDel="00987989">
                                  <w:rPr>
                                    <w:rFonts w:ascii="Times New Roman" w:eastAsia="標楷體" w:hAnsi="Times New Roman" w:cs="Times New Roman"/>
                                    <w:sz w:val="20"/>
                                    <w:szCs w:val="20"/>
                                  </w:rPr>
                                  <w:delText>發票</w:delText>
                                </w:r>
                              </w:del>
                              <w:ins w:id="203" w:author="Chan, Isabel T." w:date="2022-03-02T13:32:00Z">
                                <w:r w:rsidRPr="00475CCD">
                                  <w:rPr>
                                    <w:rFonts w:ascii="Times New Roman" w:eastAsia="標楷體" w:hAnsi="Times New Roman" w:cs="Times New Roman"/>
                                    <w:sz w:val="20"/>
                                    <w:szCs w:val="20"/>
                                  </w:rPr>
                                  <w:t>INVOICE</w:t>
                                </w:r>
                              </w:ins>
                              <w:r w:rsidRPr="00792B90">
                                <w:rPr>
                                  <w:rFonts w:ascii="標楷體" w:eastAsia="標楷體" w:hAnsi="標楷體" w:hint="eastAsia"/>
                                  <w:sz w:val="20"/>
                                  <w:szCs w:val="20"/>
                                </w:rPr>
                                <w:t>開立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39" name="矩形 739"/>
                        <wps:cNvSpPr/>
                        <wps:spPr>
                          <a:xfrm>
                            <a:off x="2128375" y="2325313"/>
                            <a:ext cx="1156970" cy="4882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0B8E39A" w14:textId="77777777" w:rsidR="008A4CD7" w:rsidRDefault="008A4CD7" w:rsidP="00B77CE0">
                              <w:pPr>
                                <w:pStyle w:val="Web"/>
                                <w:spacing w:before="0" w:beforeAutospacing="0" w:after="0" w:afterAutospacing="0"/>
                                <w:jc w:val="center"/>
                              </w:pPr>
                              <w:r>
                                <w:rPr>
                                  <w:rFonts w:eastAsia="標楷體" w:hAnsi="標楷體" w:cs="Times New Roman" w:hint="eastAsia"/>
                                  <w:sz w:val="20"/>
                                  <w:szCs w:val="20"/>
                                </w:rPr>
                                <w:t>申請用印</w:t>
                              </w:r>
                              <w:r>
                                <w:rPr>
                                  <w:rFonts w:ascii="Times New Roman" w:eastAsia="標楷體" w:hAnsi="Times New Roman"/>
                                  <w:sz w:val="20"/>
                                  <w:szCs w:val="20"/>
                                </w:rPr>
                                <w:t>INVOICE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40" name="流程圖: 多重文件 740"/>
                        <wps:cNvSpPr/>
                        <wps:spPr>
                          <a:xfrm>
                            <a:off x="2999085" y="2631079"/>
                            <a:ext cx="1179830" cy="702964"/>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20004C36" w14:textId="77777777" w:rsidR="008A4CD7" w:rsidRDefault="008A4CD7" w:rsidP="0068739E">
                              <w:pPr>
                                <w:pStyle w:val="Web"/>
                                <w:numPr>
                                  <w:ilvl w:val="0"/>
                                  <w:numId w:val="9"/>
                                </w:numPr>
                                <w:spacing w:before="0" w:beforeAutospacing="0" w:after="0" w:afterAutospacing="0"/>
                              </w:pPr>
                              <w:r>
                                <w:rPr>
                                  <w:rFonts w:ascii="Times New Roman" w:eastAsia="標楷體" w:hAnsi="標楷體" w:cs="Times New Roman" w:hint="eastAsia"/>
                                  <w:kern w:val="2"/>
                                  <w:sz w:val="20"/>
                                  <w:szCs w:val="20"/>
                                </w:rPr>
                                <w:t>用印申請單</w:t>
                              </w:r>
                            </w:p>
                            <w:p w14:paraId="46786F1C" w14:textId="77777777" w:rsidR="008A4CD7" w:rsidRDefault="008A4CD7" w:rsidP="0068739E">
                              <w:pPr>
                                <w:pStyle w:val="Web"/>
                                <w:numPr>
                                  <w:ilvl w:val="0"/>
                                  <w:numId w:val="9"/>
                                </w:numPr>
                                <w:spacing w:before="0" w:beforeAutospacing="0" w:after="0" w:afterAutospacing="0"/>
                              </w:pPr>
                              <w:r>
                                <w:rPr>
                                  <w:rFonts w:ascii="Times New Roman" w:eastAsia="標楷體" w:hAnsi="Times New Roman" w:cs="Times New Roman"/>
                                  <w:kern w:val="2"/>
                                  <w:sz w:val="20"/>
                                  <w:szCs w:val="20"/>
                                </w:rPr>
                                <w:t>INVOICE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41" name="直線單箭頭接點 741"/>
                        <wps:cNvCnPr/>
                        <wps:spPr>
                          <a:xfrm flipH="1">
                            <a:off x="2706860" y="1829321"/>
                            <a:ext cx="294" cy="495992"/>
                          </a:xfrm>
                          <a:prstGeom prst="straightConnector1">
                            <a:avLst/>
                          </a:prstGeom>
                          <a:noFill/>
                          <a:ln w="12700" cap="flat" cmpd="sng" algn="ctr">
                            <a:solidFill>
                              <a:sysClr val="windowText" lastClr="000000"/>
                            </a:solidFill>
                            <a:prstDash val="solid"/>
                            <a:miter lim="800000"/>
                            <a:tailEnd type="triangle"/>
                          </a:ln>
                          <a:effectLst/>
                        </wps:spPr>
                        <wps:bodyPr/>
                      </wps:wsp>
                      <wps:wsp>
                        <wps:cNvPr id="742" name="直線單箭頭接點 742"/>
                        <wps:cNvCnPr/>
                        <wps:spPr>
                          <a:xfrm flipH="1">
                            <a:off x="7647049" y="2019684"/>
                            <a:ext cx="1" cy="1697720"/>
                          </a:xfrm>
                          <a:prstGeom prst="straightConnector1">
                            <a:avLst/>
                          </a:prstGeom>
                          <a:noFill/>
                          <a:ln w="12700" cap="flat" cmpd="sng" algn="ctr">
                            <a:solidFill>
                              <a:sysClr val="windowText" lastClr="000000"/>
                            </a:solidFill>
                            <a:prstDash val="solid"/>
                            <a:miter lim="800000"/>
                            <a:tailEnd type="triangle"/>
                          </a:ln>
                          <a:effectLst/>
                        </wps:spPr>
                        <wps:bodyPr/>
                      </wps:wsp>
                      <wps:wsp>
                        <wps:cNvPr id="743" name="直線單箭頭接點 743"/>
                        <wps:cNvCnPr/>
                        <wps:spPr>
                          <a:xfrm>
                            <a:off x="7647049" y="4147934"/>
                            <a:ext cx="9111" cy="757969"/>
                          </a:xfrm>
                          <a:prstGeom prst="straightConnector1">
                            <a:avLst/>
                          </a:prstGeom>
                          <a:noFill/>
                          <a:ln w="12700" cap="flat" cmpd="sng" algn="ctr">
                            <a:solidFill>
                              <a:sysClr val="windowText" lastClr="000000"/>
                            </a:solidFill>
                            <a:prstDash val="solid"/>
                            <a:miter lim="800000"/>
                            <a:tailEnd type="triangle"/>
                          </a:ln>
                          <a:effectLst/>
                        </wps:spPr>
                        <wps:bodyPr/>
                      </wps:wsp>
                      <wps:wsp>
                        <wps:cNvPr id="744" name="肘形接點 744"/>
                        <wps:cNvCnPr/>
                        <wps:spPr>
                          <a:xfrm rot="16200000" flipH="1">
                            <a:off x="4456781" y="2523134"/>
                            <a:ext cx="847795" cy="4347637"/>
                          </a:xfrm>
                          <a:prstGeom prst="bentConnector2">
                            <a:avLst/>
                          </a:prstGeom>
                          <a:noFill/>
                          <a:ln w="12700" cap="flat" cmpd="sng" algn="ctr">
                            <a:solidFill>
                              <a:sysClr val="windowText" lastClr="000000"/>
                            </a:solidFill>
                            <a:prstDash val="solid"/>
                            <a:miter lim="800000"/>
                            <a:tailEnd type="triangle"/>
                          </a:ln>
                          <a:effectLst/>
                        </wps:spPr>
                        <wps:bodyPr/>
                      </wps:wsp>
                      <wps:wsp>
                        <wps:cNvPr id="745" name="肘形接點 745"/>
                        <wps:cNvCnPr/>
                        <wps:spPr>
                          <a:xfrm flipV="1">
                            <a:off x="3285345" y="1709469"/>
                            <a:ext cx="3783220" cy="859827"/>
                          </a:xfrm>
                          <a:prstGeom prst="bentConnector3">
                            <a:avLst/>
                          </a:prstGeom>
                          <a:noFill/>
                          <a:ln w="6350" cap="flat" cmpd="sng" algn="ctr">
                            <a:solidFill>
                              <a:sysClr val="windowText" lastClr="000000"/>
                            </a:solidFill>
                            <a:prstDash val="solid"/>
                            <a:miter lim="800000"/>
                            <a:tailEnd type="triangle"/>
                          </a:ln>
                          <a:effectLst/>
                        </wps:spPr>
                        <wps:bodyPr/>
                      </wps:wsp>
                      <wps:wsp>
                        <wps:cNvPr id="746" name="直線單箭頭接點 746"/>
                        <wps:cNvCnPr/>
                        <wps:spPr>
                          <a:xfrm flipH="1" flipV="1">
                            <a:off x="3285345" y="3927294"/>
                            <a:ext cx="3783219" cy="5021"/>
                          </a:xfrm>
                          <a:prstGeom prst="straightConnector1">
                            <a:avLst/>
                          </a:prstGeom>
                          <a:noFill/>
                          <a:ln w="6350" cap="flat" cmpd="sng" algn="ctr">
                            <a:solidFill>
                              <a:sysClr val="windowText" lastClr="000000"/>
                            </a:solidFill>
                            <a:prstDash val="solid"/>
                            <a:miter lim="800000"/>
                            <a:tailEnd type="triangle"/>
                          </a:ln>
                          <a:effectLst/>
                        </wps:spPr>
                        <wps:bodyPr/>
                      </wps:wsp>
                    </wpc:wpc>
                  </a:graphicData>
                </a:graphic>
              </wp:inline>
            </w:drawing>
          </mc:Choice>
          <mc:Fallback>
            <w:pict>
              <v:group w14:anchorId="08D07906" id="畫布 747" o:spid="_x0000_s1288" editas="canvas" style="width:744.15pt;height:441.2pt;mso-position-horizontal-relative:char;mso-position-vertical-relative:line" coordsize="94507,56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">
                <v:shape id="_x0000_s1289" type="#_x0000_t75" style="position:absolute;width:94507;height:56032;visibility:visible;mso-wrap-style:square" stroked="t" strokecolor="gray [1629]">
                  <v:fill o:detectmouseclick="t"/>
                  <v:path o:connecttype="none"/>
                </v:shape>
                <v:rect id="矩形 721" o:spid="_x0000_s1290" style="position:absolute;left:2984;top:3276;width:54026;height:3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" fillcolor="#f2f2f2" strokecolor="windowText" strokeweight="1pt">
                  <v:textbox>
                    <w:txbxContent>
                      <w:p w14:paraId="76F19512" w14:textId="77777777" w:rsidR="008A4CD7" w:rsidRDefault="008A4CD7" w:rsidP="00B77CE0">
                        <w:pPr>
                          <w:pStyle w:val="Web"/>
                          <w:spacing w:before="0" w:beforeAutospacing="0" w:after="0" w:afterAutospacing="0"/>
                          <w:jc w:val="center"/>
                        </w:pPr>
                        <w:r>
                          <w:rPr>
                            <w:rFonts w:ascii="Times New Roman" w:eastAsia="標楷體" w:hAnsi="Times New Roman" w:hint="eastAsia"/>
                          </w:rPr>
                          <w:t>營運業務部</w:t>
                        </w:r>
                      </w:p>
                    </w:txbxContent>
                  </v:textbox>
                </v:rect>
                <v:rect id="矩形 722" o:spid="_x0000_s1291" style="position:absolute;left:156;width:94351;height:3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" fillcolor="#f2f2f2" strokecolor="windowText" strokeweight="1pt">
                  <v:textbox>
                    <w:txbxContent>
                      <w:p w14:paraId="2CF0CDAC" w14:textId="77777777" w:rsidR="008A4CD7" w:rsidRDefault="008A4CD7" w:rsidP="00B77CE0">
                        <w:pPr>
                          <w:pStyle w:val="Web"/>
                          <w:spacing w:before="0" w:beforeAutospacing="0" w:after="0" w:afterAutospacing="0"/>
                        </w:pPr>
                        <w:r>
                          <w:rPr>
                            <w:rFonts w:ascii="Times New Roman" w:eastAsia="標楷體" w:hAnsi="Times New Roman"/>
                          </w:rPr>
                          <w:t>CS-106</w:t>
                        </w:r>
                        <w:r>
                          <w:rPr>
                            <w:rFonts w:eastAsia="標楷體" w:hAnsi="標楷體" w:cs="Times New Roman" w:hint="eastAsia"/>
                          </w:rPr>
                          <w:t>銷貨發票開立及作廢作業</w:t>
                        </w:r>
                        <w:r>
                          <w:rPr>
                            <w:rFonts w:eastAsia="標楷體" w:hAnsi="標楷體" w:cs="Times New Roman" w:hint="eastAsia"/>
                          </w:rPr>
                          <w:t>(</w:t>
                        </w:r>
                        <w:r>
                          <w:rPr>
                            <w:rFonts w:eastAsia="標楷體" w:hAnsi="標楷體" w:cs="Times New Roman"/>
                          </w:rPr>
                          <w:t>接下頁</w:t>
                        </w:r>
                        <w:r>
                          <w:rPr>
                            <w:rFonts w:eastAsia="標楷體" w:hAnsi="標楷體" w:cs="Times New Roman"/>
                          </w:rPr>
                          <w:t>)</w:t>
                        </w:r>
                      </w:p>
                    </w:txbxContent>
                  </v:textbox>
                </v:rect>
                <v:rect id="矩形 723" o:spid="_x0000_s1292" style="position:absolute;top:3276;width:3048;height:527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" fillcolor="#f2f2f2" strokecolor="windowText" strokeweight="1pt">
                  <v:textbox>
                    <w:txbxContent>
                      <w:p w14:paraId="2D0F1C52" w14:textId="77777777" w:rsidR="008A4CD7" w:rsidRDefault="008A4CD7" w:rsidP="00B77CE0">
                        <w:pPr>
                          <w:pStyle w:val="Web"/>
                          <w:spacing w:before="0" w:beforeAutospacing="0" w:after="0" w:afterAutospacing="0"/>
                        </w:pPr>
                        <w:r>
                          <w:rPr>
                            <w:rFonts w:ascii="標楷體" w:hAnsi="標楷體" w:cs="Times New Roman" w:hint="eastAsia"/>
                          </w:rPr>
                          <w:t> </w:t>
                        </w:r>
                      </w:p>
                    </w:txbxContent>
                  </v:textbox>
                </v:rect>
                <v:rect id="矩形 724" o:spid="_x0000_s1293" style="position:absolute;left:21283;top:35822;width:11570;height:6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" fillcolor="window" strokecolor="windowText" strokeweight="1pt">
                  <v:textbox inset=".1mm,.1mm,.1mm,.1mm">
                    <w:txbxContent>
                      <w:p w14:paraId="37BE51A7" w14:textId="77777777" w:rsidR="008A4CD7" w:rsidRDefault="008A4CD7" w:rsidP="00B77CE0">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定期比對明細資料，確認已全數</w:t>
                        </w:r>
                      </w:p>
                      <w:p w14:paraId="1B4F41AC" w14:textId="77777777" w:rsidR="008A4CD7" w:rsidRDefault="008A4CD7" w:rsidP="00B77CE0">
                        <w:pPr>
                          <w:pStyle w:val="Web"/>
                          <w:spacing w:before="0" w:beforeAutospacing="0" w:after="0" w:afterAutospacing="0"/>
                          <w:jc w:val="center"/>
                        </w:pPr>
                        <w:r>
                          <w:rPr>
                            <w:rFonts w:eastAsia="標楷體" w:hAnsi="標楷體" w:cs="Times New Roman" w:hint="eastAsia"/>
                            <w:sz w:val="20"/>
                            <w:szCs w:val="20"/>
                          </w:rPr>
                          <w:t>發貨</w:t>
                        </w:r>
                      </w:p>
                    </w:txbxContent>
                  </v:textbox>
                </v:rect>
                <v:rect id="矩形 725" o:spid="_x0000_s1294" style="position:absolute;left:21286;top:13987;width:11570;height:4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" fillcolor="window" strokecolor="windowText" strokeweight="1pt">
                  <v:textbox inset=".1mm,.1mm,.1mm,.1mm">
                    <w:txbxContent>
                      <w:p w14:paraId="4A971A55" w14:textId="77777777" w:rsidR="008A4CD7" w:rsidRPr="006934CC" w:rsidRDefault="008A4CD7" w:rsidP="00B77CE0">
                        <w:pPr>
                          <w:pStyle w:val="Web"/>
                          <w:spacing w:before="0" w:beforeAutospacing="0" w:after="0" w:afterAutospacing="0"/>
                          <w:jc w:val="center"/>
                          <w:rPr>
                            <w:rFonts w:ascii="Times New Roman" w:hAnsi="Times New Roman" w:cs="Times New Roman"/>
                          </w:rPr>
                        </w:pPr>
                        <w:r>
                          <w:rPr>
                            <w:rFonts w:eastAsia="標楷體" w:hAnsi="標楷體" w:cs="Times New Roman" w:hint="eastAsia"/>
                            <w:sz w:val="20"/>
                            <w:szCs w:val="20"/>
                          </w:rPr>
                          <w:t>核對相關資料後開立</w:t>
                        </w:r>
                        <w:r>
                          <w:rPr>
                            <w:rFonts w:ascii="Times New Roman" w:eastAsia="標楷體" w:hAnsi="Times New Roman"/>
                            <w:sz w:val="20"/>
                            <w:szCs w:val="20"/>
                          </w:rPr>
                          <w:t>INVOICE</w:t>
                        </w:r>
                      </w:p>
                    </w:txbxContent>
                  </v:textbox>
                </v:rect>
                <v:rect id="矩形 727" o:spid="_x0000_s1295" style="position:absolute;left:70685;top:37174;width:11570;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" fillcolor="window" strokecolor="windowText" strokeweight="1pt">
                  <v:textbox inset=".1mm,.1mm,.1mm,.1mm">
                    <w:txbxContent>
                      <w:p w14:paraId="4453CF1A" w14:textId="77777777" w:rsidR="008A4CD7" w:rsidRDefault="008A4CD7" w:rsidP="00B77CE0">
                        <w:pPr>
                          <w:pStyle w:val="Web"/>
                          <w:spacing w:before="0" w:beforeAutospacing="0" w:after="0" w:afterAutospacing="0"/>
                          <w:jc w:val="center"/>
                        </w:pPr>
                        <w:proofErr w:type="gramStart"/>
                        <w:r>
                          <w:rPr>
                            <w:rFonts w:eastAsia="標楷體" w:hAnsi="標楷體" w:cs="Times New Roman" w:hint="eastAsia"/>
                            <w:sz w:val="20"/>
                            <w:szCs w:val="20"/>
                          </w:rPr>
                          <w:t>入帳</w:t>
                        </w:r>
                        <w:proofErr w:type="gramEnd"/>
                      </w:p>
                    </w:txbxContent>
                  </v:textbox>
                </v:rect>
                <v:rect id="矩形 728" o:spid="_x0000_s1296" style="position:absolute;left:70685;top:13994;width:11570;height:62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" fillcolor="window" strokecolor="windowText" strokeweight="1pt">
                  <v:textbox inset=".1mm,.1mm,.1mm,.1mm">
                    <w:txbxContent>
                      <w:p w14:paraId="5E3CF787" w14:textId="095DEB7D" w:rsidR="008A4CD7" w:rsidRPr="00232128" w:rsidRDefault="008A4CD7" w:rsidP="00B77CE0">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開立發票及用印</w:t>
                        </w:r>
                        <w:r w:rsidRPr="00232128">
                          <w:rPr>
                            <w:rFonts w:ascii="Times New Roman" w:eastAsia="標楷體" w:hAnsi="Times New Roman" w:cs="Times New Roman"/>
                            <w:sz w:val="20"/>
                            <w:szCs w:val="20"/>
                          </w:rPr>
                          <w:t>INVOICE</w:t>
                        </w:r>
                      </w:p>
                    </w:txbxContent>
                  </v:textbox>
                </v:rect>
                <v:shape id="流程圖: 多重文件 729" o:spid="_x0000_s1297" type="#_x0000_t115" style="position:absolute;left:29922;top:40352;width:13617;height:6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" fillcolor="window" strokecolor="#c55a11" strokeweight="1.5pt">
                  <v:textbox inset=".1mm,.1mm,.1mm,.1mm">
                    <w:txbxContent>
                      <w:p w14:paraId="63F0E323" w14:textId="6DB54F18" w:rsidR="008A4CD7" w:rsidRPr="00C16A31" w:rsidRDefault="008A4CD7" w:rsidP="0068739E">
                        <w:pPr>
                          <w:pStyle w:val="Web"/>
                          <w:numPr>
                            <w:ilvl w:val="0"/>
                            <w:numId w:val="8"/>
                          </w:numPr>
                          <w:spacing w:before="0" w:beforeAutospacing="0" w:after="0" w:afterAutospacing="0"/>
                          <w:rPr>
                            <w:rFonts w:ascii="標楷體" w:eastAsia="標楷體" w:hAnsi="標楷體"/>
                            <w:sz w:val="20"/>
                            <w:szCs w:val="18"/>
                          </w:rPr>
                        </w:pPr>
                        <w:ins w:id="229" w:author="Chan, Isabel T." w:date="2022-03-02T14:30:00Z">
                          <w:r>
                            <w:rPr>
                              <w:rFonts w:ascii="標楷體" w:eastAsia="標楷體" w:hAnsi="標楷體" w:hint="eastAsia"/>
                              <w:sz w:val="20"/>
                              <w:szCs w:val="18"/>
                            </w:rPr>
                            <w:t>交貨</w:t>
                          </w:r>
                        </w:ins>
                        <w:del w:id="230" w:author="Chan, Isabel T." w:date="2022-03-02T14:30:00Z">
                          <w:r w:rsidDel="00475CCD">
                            <w:rPr>
                              <w:rFonts w:ascii="標楷體" w:eastAsia="標楷體" w:hAnsi="標楷體" w:hint="eastAsia"/>
                              <w:sz w:val="20"/>
                              <w:szCs w:val="18"/>
                            </w:rPr>
                            <w:delText>待銷</w:delText>
                          </w:r>
                        </w:del>
                        <w:r w:rsidRPr="00C16A31">
                          <w:rPr>
                            <w:rFonts w:ascii="標楷體" w:eastAsia="標楷體" w:hAnsi="標楷體" w:hint="eastAsia"/>
                            <w:sz w:val="20"/>
                            <w:szCs w:val="18"/>
                          </w:rPr>
                          <w:t>單</w:t>
                        </w:r>
                        <w:r>
                          <w:rPr>
                            <w:rFonts w:ascii="標楷體" w:eastAsia="標楷體" w:hAnsi="標楷體" w:hint="eastAsia"/>
                            <w:sz w:val="20"/>
                            <w:szCs w:val="18"/>
                          </w:rPr>
                          <w:t>/銷貨單</w:t>
                        </w:r>
                      </w:p>
                      <w:p w14:paraId="2B46A18A" w14:textId="7C6A8B70" w:rsidR="008A4CD7" w:rsidRPr="00C16A31" w:rsidRDefault="008A4CD7" w:rsidP="0068739E">
                        <w:pPr>
                          <w:pStyle w:val="Web"/>
                          <w:numPr>
                            <w:ilvl w:val="0"/>
                            <w:numId w:val="8"/>
                          </w:numPr>
                          <w:spacing w:before="0" w:beforeAutospacing="0" w:after="0" w:afterAutospacing="0"/>
                          <w:rPr>
                            <w:rFonts w:ascii="標楷體" w:eastAsia="標楷體" w:hAnsi="標楷體"/>
                            <w:sz w:val="28"/>
                          </w:rPr>
                        </w:pPr>
                        <w:r>
                          <w:rPr>
                            <w:rFonts w:ascii="標楷體" w:eastAsia="標楷體" w:hAnsi="標楷體" w:hint="eastAsia"/>
                            <w:sz w:val="20"/>
                            <w:szCs w:val="18"/>
                          </w:rPr>
                          <w:t>內部</w:t>
                        </w:r>
                        <w:r w:rsidRPr="00C16A31">
                          <w:rPr>
                            <w:rFonts w:ascii="標楷體" w:eastAsia="標楷體" w:hAnsi="標楷體" w:hint="eastAsia"/>
                            <w:sz w:val="20"/>
                            <w:szCs w:val="18"/>
                          </w:rPr>
                          <w:t>訂單</w:t>
                        </w:r>
                      </w:p>
                    </w:txbxContent>
                  </v:textbox>
                </v:shape>
                <v:shape id="流程圖: 結束點 730" o:spid="_x0000_s1298" type="#_x0000_t116" style="position:absolute;left:41443;top:6890;width:12040;height:4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" fillcolor="window" strokecolor="windowText" strokeweight="1pt">
                  <v:textbox inset=".1mm,.1mm,.1mm,.1mm">
                    <w:txbxContent>
                      <w:p w14:paraId="4FAFED38" w14:textId="77777777" w:rsidR="008A4CD7" w:rsidRDefault="008A4CD7" w:rsidP="00B77CE0">
                        <w:pPr>
                          <w:pStyle w:val="Web"/>
                          <w:spacing w:before="0" w:beforeAutospacing="0" w:after="0" w:afterAutospacing="0"/>
                          <w:jc w:val="center"/>
                        </w:pPr>
                        <w:r>
                          <w:rPr>
                            <w:rFonts w:eastAsia="標楷體" w:hAnsi="標楷體" w:cs="Times New Roman" w:hint="eastAsia"/>
                            <w:sz w:val="20"/>
                            <w:szCs w:val="20"/>
                          </w:rPr>
                          <w:t>發票開立作業開始</w:t>
                        </w:r>
                      </w:p>
                    </w:txbxContent>
                  </v:textbox>
                </v:shape>
                <v:shape id="流程圖: 多重文件 731" o:spid="_x0000_s1299" type="#_x0000_t115" style="position:absolute;left:78349;top:17923;width:14173;height:8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" fillcolor="window" strokecolor="#c55a11" strokeweight="1.5pt">
                  <v:textbox inset=".1mm,.1mm,.1mm,.1mm">
                    <w:txbxContent>
                      <w:p w14:paraId="2B2C5F20" w14:textId="6F6D2CA7" w:rsidR="008A4CD7" w:rsidRPr="005D54FA" w:rsidRDefault="008A4CD7" w:rsidP="00B77CE0">
                        <w:pPr>
                          <w:pStyle w:val="Web"/>
                          <w:spacing w:before="0" w:beforeAutospacing="0" w:after="0" w:afterAutospacing="0"/>
                          <w:jc w:val="both"/>
                          <w:rPr>
                            <w:rFonts w:ascii="標楷體" w:eastAsia="標楷體" w:hAnsi="標楷體"/>
                            <w:sz w:val="18"/>
                            <w:szCs w:val="18"/>
                          </w:rPr>
                        </w:pPr>
                        <w:r>
                          <w:rPr>
                            <w:rFonts w:ascii="標楷體" w:eastAsia="標楷體" w:hAnsi="標楷體" w:hint="eastAsia"/>
                            <w:sz w:val="18"/>
                            <w:szCs w:val="18"/>
                          </w:rPr>
                          <w:t>內部訂單、外部銷售訂單</w:t>
                        </w:r>
                        <w:r>
                          <w:rPr>
                            <w:rFonts w:ascii="標楷體" w:eastAsia="標楷體" w:hAnsi="標楷體"/>
                            <w:sz w:val="18"/>
                            <w:szCs w:val="18"/>
                          </w:rPr>
                          <w:t>、</w:t>
                        </w:r>
                        <w:ins w:id="231" w:author="Chan, Isabel T." w:date="2022-03-02T14:30:00Z">
                          <w:r>
                            <w:rPr>
                              <w:rFonts w:ascii="標楷體" w:eastAsia="標楷體" w:hAnsi="標楷體" w:hint="eastAsia"/>
                              <w:sz w:val="18"/>
                              <w:szCs w:val="18"/>
                            </w:rPr>
                            <w:t>交貨</w:t>
                          </w:r>
                        </w:ins>
                        <w:del w:id="232" w:author="Chan, Isabel T." w:date="2022-03-02T14:30:00Z">
                          <w:r w:rsidDel="00475CCD">
                            <w:rPr>
                              <w:rFonts w:ascii="標楷體" w:eastAsia="標楷體" w:hAnsi="標楷體" w:hint="eastAsia"/>
                              <w:sz w:val="18"/>
                              <w:szCs w:val="18"/>
                            </w:rPr>
                            <w:delText>待銷</w:delText>
                          </w:r>
                        </w:del>
                        <w:r w:rsidRPr="005D54FA">
                          <w:rPr>
                            <w:rFonts w:ascii="標楷體" w:eastAsia="標楷體" w:hAnsi="標楷體" w:hint="eastAsia"/>
                            <w:sz w:val="18"/>
                            <w:szCs w:val="18"/>
                          </w:rPr>
                          <w:t>單、</w:t>
                        </w:r>
                        <w:r>
                          <w:rPr>
                            <w:rFonts w:ascii="標楷體" w:eastAsia="標楷體" w:hAnsi="標楷體" w:hint="eastAsia"/>
                            <w:sz w:val="18"/>
                            <w:szCs w:val="18"/>
                          </w:rPr>
                          <w:t>銷貨單、</w:t>
                        </w:r>
                        <w:r w:rsidRPr="005D54FA">
                          <w:rPr>
                            <w:rFonts w:ascii="標楷體" w:eastAsia="標楷體" w:hAnsi="標楷體" w:hint="eastAsia"/>
                            <w:sz w:val="18"/>
                            <w:szCs w:val="18"/>
                          </w:rPr>
                          <w:t>發票、用印申請</w:t>
                        </w:r>
                        <w:r>
                          <w:rPr>
                            <w:rFonts w:ascii="標楷體" w:eastAsia="標楷體" w:hAnsi="標楷體" w:hint="eastAsia"/>
                            <w:sz w:val="18"/>
                            <w:szCs w:val="18"/>
                          </w:rPr>
                          <w:t>單</w:t>
                        </w:r>
                        <w:r w:rsidRPr="005D54FA">
                          <w:rPr>
                            <w:rFonts w:ascii="標楷體" w:eastAsia="標楷體" w:hAnsi="標楷體" w:hint="eastAsia"/>
                            <w:sz w:val="18"/>
                            <w:szCs w:val="18"/>
                          </w:rPr>
                          <w:t>、</w:t>
                        </w:r>
                        <w:r w:rsidRPr="005D54FA">
                          <w:rPr>
                            <w:rFonts w:ascii="Times New Roman" w:eastAsia="標楷體" w:hAnsi="Times New Roman" w:cs="Times New Roman"/>
                            <w:sz w:val="18"/>
                            <w:szCs w:val="18"/>
                          </w:rPr>
                          <w:t>INVOICE</w:t>
                        </w:r>
                      </w:p>
                    </w:txbxContent>
                  </v:textbox>
                </v:shape>
                <v:shape id="流程圖: 結束點 732" o:spid="_x0000_s1300" type="#_x0000_t116" style="position:absolute;left:70544;top:49059;width:12034;height:4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" fillcolor="window" strokecolor="windowText" strokeweight="1pt">
                  <v:textbox inset=".1mm,.1mm,.1mm,.1mm">
                    <w:txbxContent>
                      <w:p w14:paraId="604A2A09" w14:textId="77777777" w:rsidR="008A4CD7" w:rsidRDefault="008A4CD7" w:rsidP="00B77CE0">
                        <w:pPr>
                          <w:pStyle w:val="Web"/>
                          <w:spacing w:before="0" w:beforeAutospacing="0" w:after="0" w:afterAutospacing="0"/>
                          <w:jc w:val="center"/>
                        </w:pPr>
                        <w:r>
                          <w:rPr>
                            <w:rFonts w:eastAsia="標楷體" w:hAnsi="標楷體" w:cs="Times New Roman" w:hint="eastAsia"/>
                            <w:sz w:val="20"/>
                            <w:szCs w:val="20"/>
                          </w:rPr>
                          <w:t>結束</w:t>
                        </w:r>
                      </w:p>
                    </w:txbxContent>
                  </v:textbox>
                </v:shape>
                <v:shape id="肘形接點 733" o:spid="_x0000_s1301" type="#_x0000_t34" style="position:absolute;left:35865;top:2389;width:2804;height:2039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" strokecolor="windowText" strokeweight="1pt">
                  <v:stroke endarrow="block"/>
                </v:shape>
                <v:shape id="肘形接點 734" o:spid="_x0000_s1302" type="#_x0000_t34" style="position:absolute;left:60561;top:-1915;width:2811;height:2900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" strokecolor="windowText" strokeweight="1pt">
                  <v:stroke endarrow="block"/>
                </v:shape>
                <v:rect id="矩形 735" o:spid="_x0000_s1303" style="position:absolute;left:57010;top:3282;width:37497;height:3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" fillcolor="#f2f2f2" strokecolor="windowText" strokeweight="1pt">
                  <v:textbox>
                    <w:txbxContent>
                      <w:p w14:paraId="183B8C30" w14:textId="77777777" w:rsidR="008A4CD7" w:rsidRDefault="008A4CD7" w:rsidP="00B77CE0">
                        <w:pPr>
                          <w:pStyle w:val="Web"/>
                          <w:spacing w:before="0" w:beforeAutospacing="0" w:after="0" w:afterAutospacing="0"/>
                          <w:jc w:val="center"/>
                        </w:pPr>
                        <w:r>
                          <w:rPr>
                            <w:rFonts w:ascii="Times New Roman" w:eastAsia="標楷體" w:hAnsi="標楷體" w:hint="eastAsia"/>
                          </w:rPr>
                          <w:t>財務單位</w:t>
                        </w:r>
                      </w:p>
                    </w:txbxContent>
                  </v:textbox>
                </v:rect>
                <v:line id="直線接點 736" o:spid="_x0000_s1304" style="position:absolute;visibility:visible;mso-wrap-style:square" from="57010,6557" to="57308,55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" strokecolor="#7f7f7f" strokeweight=".5pt">
                  <v:stroke joinstyle="miter"/>
                </v:line>
                <v:rect id="矩形 737" o:spid="_x0000_s1305" style="position:absolute;left:61500;top:9603;width:13117;height:3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" filled="f" stroked="f" strokeweight="1pt">
                  <v:textbox>
                    <w:txbxContent>
                      <w:p w14:paraId="3F7DDD03" w14:textId="77777777" w:rsidR="008A4CD7" w:rsidRPr="00792B90" w:rsidRDefault="008A4CD7" w:rsidP="00B77CE0">
                        <w:pPr>
                          <w:pStyle w:val="Web"/>
                          <w:spacing w:before="0" w:beforeAutospacing="0" w:after="0" w:afterAutospacing="0"/>
                          <w:jc w:val="center"/>
                          <w:rPr>
                            <w:rFonts w:ascii="標楷體" w:eastAsia="標楷體" w:hAnsi="標楷體"/>
                          </w:rPr>
                        </w:pPr>
                        <w:r w:rsidRPr="00792B90">
                          <w:rPr>
                            <w:rFonts w:ascii="標楷體" w:eastAsia="標楷體" w:hAnsi="標楷體" w:hint="eastAsia"/>
                            <w:sz w:val="20"/>
                            <w:szCs w:val="20"/>
                          </w:rPr>
                          <w:t>內銷發票開立</w:t>
                        </w:r>
                      </w:p>
                    </w:txbxContent>
                  </v:textbox>
                </v:rect>
                <v:rect id="矩形 738" o:spid="_x0000_s1306" style="position:absolute;left:25004;top:9609;width:13112;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" filled="f" stroked="f" strokeweight="1pt">
                  <v:textbox>
                    <w:txbxContent>
                      <w:p w14:paraId="5A94922E" w14:textId="4F2E10F0" w:rsidR="008A4CD7" w:rsidRPr="00792B90" w:rsidRDefault="008A4CD7" w:rsidP="00B77CE0">
                        <w:pPr>
                          <w:pStyle w:val="Web"/>
                          <w:spacing w:before="0" w:beforeAutospacing="0" w:after="0" w:afterAutospacing="0"/>
                          <w:jc w:val="center"/>
                          <w:rPr>
                            <w:rFonts w:ascii="標楷體" w:eastAsia="標楷體" w:hAnsi="標楷體"/>
                          </w:rPr>
                        </w:pPr>
                        <w:r w:rsidRPr="00792B90">
                          <w:rPr>
                            <w:rFonts w:ascii="標楷體" w:eastAsia="標楷體" w:hAnsi="標楷體" w:hint="eastAsia"/>
                            <w:sz w:val="20"/>
                            <w:szCs w:val="20"/>
                          </w:rPr>
                          <w:t>外銷</w:t>
                        </w:r>
                        <w:del w:id="233" w:author="Chan, Isabel T." w:date="2022-03-02T13:32:00Z">
                          <w:r w:rsidRPr="00475CCD" w:rsidDel="00987989">
                            <w:rPr>
                              <w:rFonts w:ascii="Times New Roman" w:eastAsia="標楷體" w:hAnsi="Times New Roman" w:cs="Times New Roman"/>
                              <w:sz w:val="20"/>
                              <w:szCs w:val="20"/>
                            </w:rPr>
                            <w:delText>發票</w:delText>
                          </w:r>
                        </w:del>
                        <w:ins w:id="234" w:author="Chan, Isabel T." w:date="2022-03-02T13:32:00Z">
                          <w:r w:rsidRPr="00475CCD">
                            <w:rPr>
                              <w:rFonts w:ascii="Times New Roman" w:eastAsia="標楷體" w:hAnsi="Times New Roman" w:cs="Times New Roman"/>
                              <w:sz w:val="20"/>
                              <w:szCs w:val="20"/>
                            </w:rPr>
                            <w:t>INVOICE</w:t>
                          </w:r>
                        </w:ins>
                        <w:r w:rsidRPr="00792B90">
                          <w:rPr>
                            <w:rFonts w:ascii="標楷體" w:eastAsia="標楷體" w:hAnsi="標楷體" w:hint="eastAsia"/>
                            <w:sz w:val="20"/>
                            <w:szCs w:val="20"/>
                          </w:rPr>
                          <w:t>開立</w:t>
                        </w:r>
                      </w:p>
                    </w:txbxContent>
                  </v:textbox>
                </v:rect>
                <v:rect id="矩形 739" o:spid="_x0000_s1307" style="position:absolute;left:21283;top:23253;width:11570;height:4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" fillcolor="window" strokecolor="windowText" strokeweight="1pt">
                  <v:textbox inset=".1mm,.1mm,.1mm,.1mm">
                    <w:txbxContent>
                      <w:p w14:paraId="10B8E39A" w14:textId="77777777" w:rsidR="008A4CD7" w:rsidRDefault="008A4CD7" w:rsidP="00B77CE0">
                        <w:pPr>
                          <w:pStyle w:val="Web"/>
                          <w:spacing w:before="0" w:beforeAutospacing="0" w:after="0" w:afterAutospacing="0"/>
                          <w:jc w:val="center"/>
                        </w:pPr>
                        <w:r>
                          <w:rPr>
                            <w:rFonts w:eastAsia="標楷體" w:hAnsi="標楷體" w:cs="Times New Roman" w:hint="eastAsia"/>
                            <w:sz w:val="20"/>
                            <w:szCs w:val="20"/>
                          </w:rPr>
                          <w:t>申請用印</w:t>
                        </w:r>
                        <w:r>
                          <w:rPr>
                            <w:rFonts w:ascii="Times New Roman" w:eastAsia="標楷體" w:hAnsi="Times New Roman"/>
                            <w:sz w:val="20"/>
                            <w:szCs w:val="20"/>
                          </w:rPr>
                          <w:t>INVOICE</w:t>
                        </w:r>
                      </w:p>
                    </w:txbxContent>
                  </v:textbox>
                </v:rect>
                <v:shape id="流程圖: 多重文件 740" o:spid="_x0000_s1308" type="#_x0000_t115" style="position:absolute;left:29990;top:26310;width:11799;height:70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" fillcolor="window" strokecolor="#c55a11" strokeweight="1.5pt">
                  <v:textbox inset=".1mm,.1mm,.1mm,.1mm">
                    <w:txbxContent>
                      <w:p w14:paraId="20004C36" w14:textId="77777777" w:rsidR="008A4CD7" w:rsidRDefault="008A4CD7" w:rsidP="0068739E">
                        <w:pPr>
                          <w:pStyle w:val="Web"/>
                          <w:numPr>
                            <w:ilvl w:val="0"/>
                            <w:numId w:val="9"/>
                          </w:numPr>
                          <w:spacing w:before="0" w:beforeAutospacing="0" w:after="0" w:afterAutospacing="0"/>
                        </w:pPr>
                        <w:r>
                          <w:rPr>
                            <w:rFonts w:ascii="Times New Roman" w:eastAsia="標楷體" w:hAnsi="標楷體" w:cs="Times New Roman" w:hint="eastAsia"/>
                            <w:kern w:val="2"/>
                            <w:sz w:val="20"/>
                            <w:szCs w:val="20"/>
                          </w:rPr>
                          <w:t>用印申請單</w:t>
                        </w:r>
                      </w:p>
                      <w:p w14:paraId="46786F1C" w14:textId="77777777" w:rsidR="008A4CD7" w:rsidRDefault="008A4CD7" w:rsidP="0068739E">
                        <w:pPr>
                          <w:pStyle w:val="Web"/>
                          <w:numPr>
                            <w:ilvl w:val="0"/>
                            <w:numId w:val="9"/>
                          </w:numPr>
                          <w:spacing w:before="0" w:beforeAutospacing="0" w:after="0" w:afterAutospacing="0"/>
                        </w:pPr>
                        <w:r>
                          <w:rPr>
                            <w:rFonts w:ascii="Times New Roman" w:eastAsia="標楷體" w:hAnsi="Times New Roman" w:cs="Times New Roman"/>
                            <w:kern w:val="2"/>
                            <w:sz w:val="20"/>
                            <w:szCs w:val="20"/>
                          </w:rPr>
                          <w:t>INVOICE</w:t>
                        </w:r>
                      </w:p>
                    </w:txbxContent>
                  </v:textbox>
                </v:shape>
                <v:shape id="直線單箭頭接點 741" o:spid="_x0000_s1309" type="#_x0000_t32" style="position:absolute;left:27068;top:18293;width:3;height:49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" strokecolor="windowText" strokeweight="1pt">
                  <v:stroke endarrow="block" joinstyle="miter"/>
                </v:shape>
                <v:shape id="直線單箭頭接點 742" o:spid="_x0000_s1310" type="#_x0000_t32" style="position:absolute;left:76470;top:20196;width:0;height:1697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" strokecolor="windowText" strokeweight="1pt">
                  <v:stroke endarrow="block" joinstyle="miter"/>
                </v:shape>
                <v:shape id="直線單箭頭接點 743" o:spid="_x0000_s1311" type="#_x0000_t32" style="position:absolute;left:76470;top:41479;width:91;height:75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" strokecolor="windowText" strokeweight="1pt">
                  <v:stroke endarrow="block" joinstyle="miter"/>
                </v:shape>
                <v:shape id="肘形接點 744" o:spid="_x0000_s1312" type="#_x0000_t33" style="position:absolute;left:44567;top:25231;width:8478;height:4347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" strokecolor="windowText" strokeweight="1pt">
                  <v:stroke endarrow="block"/>
                </v:shape>
                <v:shape id="肘形接點 745" o:spid="_x0000_s1313" type="#_x0000_t34" style="position:absolute;left:32853;top:17094;width:37832;height:859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" strokecolor="windowText" strokeweight=".5pt">
                  <v:stroke endarrow="block"/>
                </v:shape>
                <v:shape id="直線單箭頭接點 746" o:spid="_x0000_s1314" type="#_x0000_t32" style="position:absolute;left:32853;top:39272;width:37832;height:5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" strokecolor="windowText" strokeweight=".5pt">
                  <v:stroke endarrow="block" joinstyle="miter"/>
                </v:shape>
                <w10:anchorlock/>
              </v:group>
            </w:pict>
          </mc:Fallback>
        </mc:AlternateContent>
      </w:r>
    </w:p>
    <w:p w14:paraId="6C164089" w14:textId="7351B22F" w:rsidR="00D716B2" w:rsidRDefault="00506EE1" w:rsidP="00B77CE0">
      <w:pPr>
        <w:widowControl/>
        <w:tabs>
          <w:tab w:val="left" w:pos="3800"/>
        </w:tabs>
        <w:adjustRightInd/>
        <w:spacing w:line="240" w:lineRule="auto"/>
        <w:textAlignment w:val="auto"/>
        <w:rPr>
          <w:rFonts w:eastAsia="標楷體"/>
        </w:rPr>
      </w:pPr>
      <w:r w:rsidRPr="00506EE1">
        <w:rPr>
          <w:rFonts w:ascii="Calibri" w:eastAsia="新細明體" w:hAnsi="Calibri"/>
          <w:noProof/>
          <w:kern w:val="2"/>
          <w:szCs w:val="22"/>
        </w:rPr>
        <w:lastRenderedPageBreak/>
        <mc:AlternateContent>
          <mc:Choice Requires="wpc">
            <w:drawing>
              <wp:inline distT="0" distB="0" distL="0" distR="0" wp14:anchorId="1E6CC600" wp14:editId="2238E50E">
                <wp:extent cx="9450705" cy="5213591"/>
                <wp:effectExtent l="0" t="0" r="17145" b="25400"/>
                <wp:docPr id="720" name="畫布 72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301" name="矩形 301"/>
                        <wps:cNvSpPr/>
                        <wps:spPr>
                          <a:xfrm>
                            <a:off x="15673" y="2"/>
                            <a:ext cx="9435032" cy="32829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7EB9DDC2" w14:textId="77777777" w:rsidR="008A4CD7" w:rsidRDefault="008A4CD7" w:rsidP="00506EE1">
                              <w:pPr>
                                <w:pStyle w:val="Web"/>
                                <w:spacing w:before="0" w:beforeAutospacing="0" w:after="0" w:afterAutospacing="0"/>
                              </w:pPr>
                              <w:r>
                                <w:rPr>
                                  <w:rFonts w:ascii="Times New Roman" w:eastAsia="標楷體" w:hAnsi="Times New Roman"/>
                                </w:rPr>
                                <w:t>CS-106</w:t>
                              </w:r>
                              <w:r>
                                <w:rPr>
                                  <w:rFonts w:eastAsia="標楷體" w:hAnsi="標楷體" w:cs="Times New Roman" w:hint="eastAsia"/>
                                </w:rPr>
                                <w:t>銷貨發票開立及作廢作業</w:t>
                              </w:r>
                              <w:r>
                                <w:rPr>
                                  <w:rFonts w:eastAsia="標楷體" w:hAnsi="標楷體" w:cs="Times New Roman" w:hint="eastAsia"/>
                                </w:rPr>
                                <w:t>(</w:t>
                              </w:r>
                              <w:r>
                                <w:rPr>
                                  <w:rFonts w:eastAsia="標楷體" w:hAnsi="標楷體" w:cs="Times New Roman"/>
                                </w:rPr>
                                <w:t>接上頁</w:t>
                              </w:r>
                              <w:r>
                                <w:rPr>
                                  <w:rFonts w:eastAsia="標楷體" w:hAnsi="標楷體" w:cs="Times New Roman"/>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2" name="矩形 302"/>
                        <wps:cNvSpPr/>
                        <wps:spPr>
                          <a:xfrm>
                            <a:off x="6620" y="327552"/>
                            <a:ext cx="292146" cy="4885798"/>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B7D5DC7" w14:textId="77777777" w:rsidR="008A4CD7" w:rsidRDefault="008A4CD7" w:rsidP="00506EE1">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3" name="矩形 303"/>
                        <wps:cNvSpPr/>
                        <wps:spPr>
                          <a:xfrm>
                            <a:off x="7151265" y="1554220"/>
                            <a:ext cx="1156970" cy="540144"/>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3837056" w14:textId="77777777" w:rsidR="008A4CD7" w:rsidRPr="004D4968" w:rsidRDefault="008A4CD7" w:rsidP="00506EE1">
                              <w:pPr>
                                <w:pStyle w:val="Web"/>
                                <w:spacing w:before="0" w:beforeAutospacing="0" w:after="0" w:afterAutospacing="0"/>
                                <w:jc w:val="center"/>
                                <w:rPr>
                                  <w:sz w:val="18"/>
                                </w:rPr>
                              </w:pPr>
                              <w:r w:rsidRPr="004D4968">
                                <w:rPr>
                                  <w:rFonts w:eastAsia="標楷體" w:hAnsi="標楷體" w:cs="Times New Roman"/>
                                  <w:sz w:val="20"/>
                                  <w:szCs w:val="20"/>
                                </w:rPr>
                                <w:t>電子發票</w:t>
                              </w:r>
                              <w:r w:rsidRPr="004D4968">
                                <w:rPr>
                                  <w:rFonts w:eastAsia="標楷體" w:hAnsi="標楷體" w:cs="Times New Roman" w:hint="eastAsia"/>
                                  <w:sz w:val="20"/>
                                  <w:szCs w:val="20"/>
                                </w:rPr>
                                <w:t>收執</w:t>
                              </w:r>
                              <w:r w:rsidRPr="004D4968">
                                <w:rPr>
                                  <w:rFonts w:eastAsia="標楷體" w:hAnsi="標楷體" w:cs="Times New Roman"/>
                                  <w:sz w:val="20"/>
                                  <w:szCs w:val="20"/>
                                </w:rPr>
                                <w:t>聯應收回註明「作廢」</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04" name="流程圖: 決策 304"/>
                        <wps:cNvSpPr/>
                        <wps:spPr>
                          <a:xfrm>
                            <a:off x="7024919" y="2266177"/>
                            <a:ext cx="1409359" cy="874127"/>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7479734C"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欲作廢發票是否申報</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05" name="矩形 305"/>
                        <wps:cNvSpPr/>
                        <wps:spPr>
                          <a:xfrm>
                            <a:off x="7150679" y="3309970"/>
                            <a:ext cx="1156970" cy="704634"/>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2492590" w14:textId="711378F4" w:rsidR="008A4CD7" w:rsidRDefault="008A4CD7" w:rsidP="00506EE1">
                              <w:pPr>
                                <w:pStyle w:val="Web"/>
                                <w:spacing w:before="0" w:beforeAutospacing="0" w:after="0" w:afterAutospacing="0"/>
                                <w:jc w:val="center"/>
                              </w:pPr>
                              <w:r>
                                <w:rPr>
                                  <w:rFonts w:eastAsia="標楷體" w:hAnsi="標楷體" w:cs="Times New Roman" w:hint="eastAsia"/>
                                  <w:sz w:val="20"/>
                                  <w:szCs w:val="20"/>
                                </w:rPr>
                                <w:t>取得客戶承諾書並向國稅局申請專案作廢</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07" name="流程圖: 結束點 307"/>
                        <wps:cNvSpPr/>
                        <wps:spPr>
                          <a:xfrm>
                            <a:off x="7131359" y="4367405"/>
                            <a:ext cx="1203325" cy="42926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6FD4A5C8"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08" name="流程圖: 接點 308"/>
                        <wps:cNvSpPr/>
                        <wps:spPr>
                          <a:xfrm>
                            <a:off x="7540116" y="988780"/>
                            <a:ext cx="364490" cy="37020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4BE8ED4E" w14:textId="77777777" w:rsidR="008A4CD7" w:rsidRDefault="008A4CD7" w:rsidP="00506EE1">
                              <w:pPr>
                                <w:pStyle w:val="Web"/>
                                <w:spacing w:before="0" w:beforeAutospacing="0" w:after="0" w:afterAutospacing="0"/>
                                <w:jc w:val="center"/>
                              </w:pPr>
                              <w:r>
                                <w:rPr>
                                  <w:rFonts w:ascii="Times New Roman" w:hAnsi="Times New Roman"/>
                                  <w:color w:val="000000"/>
                                </w:rPr>
                                <w:t>D</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309" name="直線單箭頭接點 309"/>
                        <wps:cNvCnPr/>
                        <wps:spPr>
                          <a:xfrm>
                            <a:off x="7729395" y="1363550"/>
                            <a:ext cx="355" cy="190670"/>
                          </a:xfrm>
                          <a:prstGeom prst="straightConnector1">
                            <a:avLst/>
                          </a:prstGeom>
                          <a:noFill/>
                          <a:ln w="12700" cap="flat" cmpd="sng" algn="ctr">
                            <a:solidFill>
                              <a:sysClr val="windowText" lastClr="000000"/>
                            </a:solidFill>
                            <a:prstDash val="solid"/>
                            <a:miter lim="800000"/>
                            <a:tailEnd type="triangle"/>
                          </a:ln>
                          <a:effectLst/>
                        </wps:spPr>
                        <wps:bodyPr/>
                      </wps:wsp>
                      <wps:wsp>
                        <wps:cNvPr id="310" name="直線單箭頭接點 310"/>
                        <wps:cNvCnPr/>
                        <wps:spPr>
                          <a:xfrm flipH="1">
                            <a:off x="7729599" y="2094364"/>
                            <a:ext cx="151" cy="171813"/>
                          </a:xfrm>
                          <a:prstGeom prst="straightConnector1">
                            <a:avLst/>
                          </a:prstGeom>
                          <a:noFill/>
                          <a:ln w="12700" cap="flat" cmpd="sng" algn="ctr">
                            <a:solidFill>
                              <a:sysClr val="windowText" lastClr="000000"/>
                            </a:solidFill>
                            <a:prstDash val="solid"/>
                            <a:miter lim="800000"/>
                            <a:tailEnd type="triangle"/>
                          </a:ln>
                          <a:effectLst/>
                        </wps:spPr>
                        <wps:bodyPr/>
                      </wps:wsp>
                      <wps:wsp>
                        <wps:cNvPr id="311" name="直線單箭頭接點 311"/>
                        <wps:cNvCnPr/>
                        <wps:spPr>
                          <a:xfrm flipH="1">
                            <a:off x="7729164" y="3140304"/>
                            <a:ext cx="435" cy="169666"/>
                          </a:xfrm>
                          <a:prstGeom prst="straightConnector1">
                            <a:avLst/>
                          </a:prstGeom>
                          <a:noFill/>
                          <a:ln w="12700" cap="flat" cmpd="sng" algn="ctr">
                            <a:solidFill>
                              <a:sysClr val="windowText" lastClr="000000"/>
                            </a:solidFill>
                            <a:prstDash val="solid"/>
                            <a:miter lim="800000"/>
                            <a:tailEnd type="triangle"/>
                          </a:ln>
                          <a:effectLst/>
                        </wps:spPr>
                        <wps:bodyPr/>
                      </wps:wsp>
                      <wps:wsp>
                        <wps:cNvPr id="312" name="矩形 312"/>
                        <wps:cNvSpPr/>
                        <wps:spPr>
                          <a:xfrm>
                            <a:off x="289711" y="328275"/>
                            <a:ext cx="9160994" cy="35072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41E4A8B8" w14:textId="77777777" w:rsidR="008A4CD7" w:rsidRDefault="008A4CD7" w:rsidP="00506EE1">
                              <w:pPr>
                                <w:pStyle w:val="Web"/>
                                <w:spacing w:before="0" w:beforeAutospacing="0" w:after="0" w:afterAutospacing="0"/>
                                <w:jc w:val="center"/>
                              </w:pPr>
                              <w:r>
                                <w:rPr>
                                  <w:rFonts w:ascii="Times New Roman" w:eastAsia="標楷體" w:hAnsi="標楷體" w:hint="eastAsia"/>
                                </w:rPr>
                                <w:t>財務單位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3" name="矩形 313"/>
                        <wps:cNvSpPr/>
                        <wps:spPr>
                          <a:xfrm>
                            <a:off x="6419544" y="3477473"/>
                            <a:ext cx="455295" cy="311150"/>
                          </a:xfrm>
                          <a:prstGeom prst="rect">
                            <a:avLst/>
                          </a:prstGeom>
                          <a:noFill/>
                          <a:ln w="12700" cap="flat" cmpd="sng" algn="ctr">
                            <a:noFill/>
                            <a:prstDash val="solid"/>
                            <a:miter lim="800000"/>
                          </a:ln>
                          <a:effectLst/>
                        </wps:spPr>
                        <wps:txbx>
                          <w:txbxContent>
                            <w:p w14:paraId="7C297D72" w14:textId="77777777" w:rsidR="008A4CD7" w:rsidRDefault="008A4CD7" w:rsidP="00506EE1">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4" name="矩形 314"/>
                        <wps:cNvSpPr/>
                        <wps:spPr>
                          <a:xfrm>
                            <a:off x="7632778" y="3055112"/>
                            <a:ext cx="455295" cy="311150"/>
                          </a:xfrm>
                          <a:prstGeom prst="rect">
                            <a:avLst/>
                          </a:prstGeom>
                          <a:noFill/>
                          <a:ln w="12700" cap="flat" cmpd="sng" algn="ctr">
                            <a:noFill/>
                            <a:prstDash val="solid"/>
                            <a:miter lim="800000"/>
                          </a:ln>
                          <a:effectLst/>
                        </wps:spPr>
                        <wps:txbx>
                          <w:txbxContent>
                            <w:p w14:paraId="5EBE801D" w14:textId="77777777" w:rsidR="008A4CD7" w:rsidRDefault="008A4CD7" w:rsidP="00506EE1">
                              <w:pPr>
                                <w:pStyle w:val="Web"/>
                                <w:spacing w:before="0" w:beforeAutospacing="0" w:after="0" w:afterAutospacing="0"/>
                                <w:jc w:val="center"/>
                              </w:pPr>
                              <w:r>
                                <w:rPr>
                                  <w:rFonts w:ascii="Times New Roman" w:hAnsi="Times New Roman" w:hint="eastAsia"/>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5" name="直線單箭頭接點 315"/>
                        <wps:cNvCnPr/>
                        <wps:spPr>
                          <a:xfrm flipH="1">
                            <a:off x="7725988" y="4014604"/>
                            <a:ext cx="3176" cy="340570"/>
                          </a:xfrm>
                          <a:prstGeom prst="straightConnector1">
                            <a:avLst/>
                          </a:prstGeom>
                          <a:noFill/>
                          <a:ln w="12700" cap="flat" cmpd="sng" algn="ctr">
                            <a:solidFill>
                              <a:sysClr val="windowText" lastClr="000000"/>
                            </a:solidFill>
                            <a:prstDash val="solid"/>
                            <a:miter lim="800000"/>
                            <a:tailEnd type="triangle"/>
                          </a:ln>
                          <a:effectLst/>
                        </wps:spPr>
                        <wps:bodyPr/>
                      </wps:wsp>
                      <wps:wsp>
                        <wps:cNvPr id="316" name="肘形接點 316"/>
                        <wps:cNvCnPr/>
                        <wps:spPr>
                          <a:xfrm rot="10800000" flipH="1" flipV="1">
                            <a:off x="7024918" y="2703224"/>
                            <a:ext cx="99406" cy="1866556"/>
                          </a:xfrm>
                          <a:prstGeom prst="bentConnector3">
                            <a:avLst>
                              <a:gd name="adj1" fmla="val -229966"/>
                            </a:avLst>
                          </a:prstGeom>
                          <a:noFill/>
                          <a:ln w="12700" cap="flat" cmpd="sng" algn="ctr">
                            <a:solidFill>
                              <a:sysClr val="windowText" lastClr="000000"/>
                            </a:solidFill>
                            <a:prstDash val="solid"/>
                            <a:miter lim="800000"/>
                            <a:tailEnd type="triangle"/>
                          </a:ln>
                          <a:effectLst/>
                        </wps:spPr>
                        <wps:bodyPr/>
                      </wps:wsp>
                      <wps:wsp>
                        <wps:cNvPr id="317" name="流程圖: 文件 317"/>
                        <wps:cNvSpPr/>
                        <wps:spPr>
                          <a:xfrm>
                            <a:off x="8222563" y="1892687"/>
                            <a:ext cx="966517" cy="467128"/>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0845C29E" w14:textId="77777777" w:rsidR="008A4CD7" w:rsidRDefault="008A4CD7" w:rsidP="00506EE1">
                              <w:pPr>
                                <w:pStyle w:val="Web"/>
                                <w:spacing w:before="0" w:beforeAutospacing="0" w:after="0" w:afterAutospacing="0"/>
                                <w:jc w:val="center"/>
                              </w:pPr>
                              <w:r>
                                <w:rPr>
                                  <w:rFonts w:ascii="Times New Roman" w:eastAsia="標楷體" w:hAnsi="Times New Roman" w:hint="eastAsia"/>
                                  <w:sz w:val="20"/>
                                  <w:szCs w:val="20"/>
                                </w:rPr>
                                <w:t>發票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18" name="流程圖: 決策 318"/>
                        <wps:cNvSpPr/>
                        <wps:spPr>
                          <a:xfrm>
                            <a:off x="2613711" y="2460120"/>
                            <a:ext cx="1156970" cy="687705"/>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19686346" w14:textId="77777777" w:rsidR="008A4CD7" w:rsidRDefault="008A4CD7" w:rsidP="00506EE1">
                              <w:pPr>
                                <w:pStyle w:val="Web"/>
                                <w:spacing w:before="0" w:beforeAutospacing="0" w:after="0" w:afterAutospacing="0"/>
                                <w:jc w:val="center"/>
                              </w:pPr>
                              <w:r>
                                <w:rPr>
                                  <w:rFonts w:ascii="標楷體" w:eastAsia="標楷體" w:hAnsi="標楷體" w:cs="Times New Roman" w:hint="eastAsia"/>
                                  <w:kern w:val="2"/>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9" name="矩形 319"/>
                        <wps:cNvSpPr/>
                        <wps:spPr>
                          <a:xfrm>
                            <a:off x="1967768" y="2202015"/>
                            <a:ext cx="455295" cy="310515"/>
                          </a:xfrm>
                          <a:prstGeom prst="rect">
                            <a:avLst/>
                          </a:prstGeom>
                          <a:noFill/>
                          <a:ln w="12700" cap="flat" cmpd="sng" algn="ctr">
                            <a:noFill/>
                            <a:prstDash val="solid"/>
                            <a:miter lim="800000"/>
                          </a:ln>
                          <a:effectLst/>
                        </wps:spPr>
                        <wps:txbx>
                          <w:txbxContent>
                            <w:p w14:paraId="49690BAC" w14:textId="77777777" w:rsidR="008A4CD7" w:rsidRDefault="008A4CD7" w:rsidP="00506EE1">
                              <w:pPr>
                                <w:pStyle w:val="Web"/>
                                <w:spacing w:before="0" w:beforeAutospacing="0" w:after="0" w:afterAutospacing="0"/>
                                <w:jc w:val="center"/>
                              </w:pPr>
                              <w:r>
                                <w:rPr>
                                  <w:rFonts w:ascii="Times New Roman" w:hAnsi="Times New Roman" w:cs="Times New Roman"/>
                                  <w:kern w:val="2"/>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04" name="矩形 704"/>
                        <wps:cNvSpPr/>
                        <wps:spPr>
                          <a:xfrm>
                            <a:off x="2608435" y="1729254"/>
                            <a:ext cx="1156970" cy="4311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7ED56AD"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提出發票作廢需求</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05" name="流程圖: 結束點 705"/>
                        <wps:cNvSpPr/>
                        <wps:spPr>
                          <a:xfrm>
                            <a:off x="2585575" y="1073299"/>
                            <a:ext cx="1203960" cy="42926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5EA3F43D"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發票作廢作業開始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06" name="矩形 706"/>
                        <wps:cNvSpPr/>
                        <wps:spPr>
                          <a:xfrm>
                            <a:off x="2620745" y="3594884"/>
                            <a:ext cx="1156970" cy="42989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D5757C2"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向客戶取回發票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07" name="流程圖: 文件 707"/>
                        <wps:cNvSpPr/>
                        <wps:spPr>
                          <a:xfrm>
                            <a:off x="3334485" y="3908574"/>
                            <a:ext cx="847725" cy="451485"/>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1CF9A4D4" w14:textId="77777777" w:rsidR="008A4CD7" w:rsidRDefault="008A4CD7" w:rsidP="00506EE1">
                              <w:pPr>
                                <w:pStyle w:val="Web"/>
                                <w:spacing w:before="0" w:beforeAutospacing="0" w:after="0" w:afterAutospacing="0"/>
                                <w:jc w:val="center"/>
                              </w:pPr>
                              <w:r>
                                <w:rPr>
                                  <w:rFonts w:ascii="Times New Roman" w:eastAsia="標楷體" w:hAnsi="標楷體" w:hint="eastAsia"/>
                                  <w:sz w:val="20"/>
                                  <w:szCs w:val="20"/>
                                </w:rPr>
                                <w:t>發票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08" name="直線單箭頭接點 708"/>
                        <wps:cNvCnPr/>
                        <wps:spPr>
                          <a:xfrm flipH="1">
                            <a:off x="3186920" y="1503829"/>
                            <a:ext cx="635" cy="224155"/>
                          </a:xfrm>
                          <a:prstGeom prst="straightConnector1">
                            <a:avLst/>
                          </a:prstGeom>
                          <a:noFill/>
                          <a:ln w="12700" cap="flat" cmpd="sng" algn="ctr">
                            <a:solidFill>
                              <a:sysClr val="windowText" lastClr="000000"/>
                            </a:solidFill>
                            <a:prstDash val="solid"/>
                            <a:miter lim="800000"/>
                            <a:tailEnd type="triangle"/>
                          </a:ln>
                          <a:effectLst/>
                        </wps:spPr>
                        <wps:bodyPr/>
                      </wps:wsp>
                      <wps:wsp>
                        <wps:cNvPr id="709" name="直線單箭頭接點 709"/>
                        <wps:cNvCnPr/>
                        <wps:spPr>
                          <a:xfrm>
                            <a:off x="3186920" y="2160419"/>
                            <a:ext cx="5276" cy="299701"/>
                          </a:xfrm>
                          <a:prstGeom prst="straightConnector1">
                            <a:avLst/>
                          </a:prstGeom>
                          <a:noFill/>
                          <a:ln w="12700" cap="flat" cmpd="sng" algn="ctr">
                            <a:solidFill>
                              <a:sysClr val="windowText" lastClr="000000"/>
                            </a:solidFill>
                            <a:prstDash val="solid"/>
                            <a:miter lim="800000"/>
                            <a:tailEnd type="triangle"/>
                          </a:ln>
                          <a:effectLst/>
                        </wps:spPr>
                        <wps:bodyPr/>
                      </wps:wsp>
                      <wps:wsp>
                        <wps:cNvPr id="710" name="直線單箭頭接點 710"/>
                        <wps:cNvCnPr/>
                        <wps:spPr>
                          <a:xfrm>
                            <a:off x="3199230" y="4025414"/>
                            <a:ext cx="0" cy="678180"/>
                          </a:xfrm>
                          <a:prstGeom prst="straightConnector1">
                            <a:avLst/>
                          </a:prstGeom>
                          <a:noFill/>
                          <a:ln w="12700" cap="flat" cmpd="sng" algn="ctr">
                            <a:solidFill>
                              <a:sysClr val="windowText" lastClr="000000"/>
                            </a:solidFill>
                            <a:prstDash val="solid"/>
                            <a:miter lim="800000"/>
                            <a:tailEnd type="triangle"/>
                          </a:ln>
                          <a:effectLst/>
                        </wps:spPr>
                        <wps:bodyPr/>
                      </wps:wsp>
                      <wps:wsp>
                        <wps:cNvPr id="711" name="流程圖: 接點 711"/>
                        <wps:cNvSpPr/>
                        <wps:spPr>
                          <a:xfrm>
                            <a:off x="3024605" y="4704229"/>
                            <a:ext cx="364490" cy="37020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01072E9A" w14:textId="77777777" w:rsidR="008A4CD7" w:rsidRDefault="008A4CD7" w:rsidP="00506EE1">
                              <w:pPr>
                                <w:pStyle w:val="Web"/>
                                <w:spacing w:before="0" w:beforeAutospacing="0" w:after="0" w:afterAutospacing="0"/>
                                <w:jc w:val="center"/>
                              </w:pPr>
                              <w:r>
                                <w:rPr>
                                  <w:rFonts w:ascii="Times New Roman" w:hAnsi="Times New Roman"/>
                                  <w:color w:val="000000"/>
                                </w:rPr>
                                <w:t>D</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712" name="直線單箭頭接點 712"/>
                        <wps:cNvCnPr/>
                        <wps:spPr>
                          <a:xfrm>
                            <a:off x="3192196" y="3147825"/>
                            <a:ext cx="7034" cy="447059"/>
                          </a:xfrm>
                          <a:prstGeom prst="straightConnector1">
                            <a:avLst/>
                          </a:prstGeom>
                          <a:noFill/>
                          <a:ln w="12700" cap="flat" cmpd="sng" algn="ctr">
                            <a:solidFill>
                              <a:sysClr val="windowText" lastClr="000000"/>
                            </a:solidFill>
                            <a:prstDash val="solid"/>
                            <a:miter lim="800000"/>
                            <a:tailEnd type="triangle"/>
                          </a:ln>
                          <a:effectLst/>
                        </wps:spPr>
                        <wps:bodyPr/>
                      </wps:wsp>
                      <wps:wsp>
                        <wps:cNvPr id="718" name="肘形接點 718"/>
                        <wps:cNvCnPr/>
                        <wps:spPr>
                          <a:xfrm rot="10800000">
                            <a:off x="2608435" y="1944837"/>
                            <a:ext cx="5276" cy="859136"/>
                          </a:xfrm>
                          <a:prstGeom prst="bentConnector3">
                            <a:avLst>
                              <a:gd name="adj1" fmla="val 4432828"/>
                            </a:avLst>
                          </a:prstGeom>
                          <a:noFill/>
                          <a:ln w="12700" cap="flat" cmpd="sng" algn="ctr">
                            <a:solidFill>
                              <a:sysClr val="windowText" lastClr="000000"/>
                            </a:solidFill>
                            <a:prstDash val="solid"/>
                            <a:miter lim="800000"/>
                            <a:tailEnd type="triangle"/>
                          </a:ln>
                          <a:effectLst/>
                        </wps:spPr>
                        <wps:bodyPr/>
                      </wps:wsp>
                      <wps:wsp>
                        <wps:cNvPr id="719" name="矩形 719"/>
                        <wps:cNvSpPr/>
                        <wps:spPr>
                          <a:xfrm>
                            <a:off x="2810658" y="3134215"/>
                            <a:ext cx="455295" cy="310515"/>
                          </a:xfrm>
                          <a:prstGeom prst="rect">
                            <a:avLst/>
                          </a:prstGeom>
                          <a:noFill/>
                          <a:ln w="12700" cap="flat" cmpd="sng" algn="ctr">
                            <a:noFill/>
                            <a:prstDash val="solid"/>
                            <a:miter lim="800000"/>
                          </a:ln>
                          <a:effectLst/>
                        </wps:spPr>
                        <wps:txbx>
                          <w:txbxContent>
                            <w:p w14:paraId="328A7D91" w14:textId="77777777" w:rsidR="008A4CD7" w:rsidRDefault="008A4CD7" w:rsidP="00506EE1">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E6CC600" id="畫布 720" o:spid="_x0000_s1315" editas="canvas" style="width:744.15pt;height:410.5pt;mso-position-horizontal-relative:char;mso-position-vertical-relative:line" coordsize="94507,52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">
                <v:shape id="_x0000_s1316" type="#_x0000_t75" style="position:absolute;width:94507;height:52133;visibility:visible;mso-wrap-style:square" stroked="t" strokecolor="gray [1629]">
                  <v:fill o:detectmouseclick="t"/>
                  <v:path o:connecttype="none"/>
                </v:shape>
                <v:rect id="矩形 301" o:spid="_x0000_s1317" style="position:absolute;left:156;width:94351;height:3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" fillcolor="#f2f2f2" strokecolor="windowText" strokeweight="1pt">
                  <v:textbox>
                    <w:txbxContent>
                      <w:p w14:paraId="7EB9DDC2" w14:textId="77777777" w:rsidR="008A4CD7" w:rsidRDefault="008A4CD7" w:rsidP="00506EE1">
                        <w:pPr>
                          <w:pStyle w:val="Web"/>
                          <w:spacing w:before="0" w:beforeAutospacing="0" w:after="0" w:afterAutospacing="0"/>
                        </w:pPr>
                        <w:r>
                          <w:rPr>
                            <w:rFonts w:ascii="Times New Roman" w:eastAsia="標楷體" w:hAnsi="Times New Roman"/>
                          </w:rPr>
                          <w:t>CS-106</w:t>
                        </w:r>
                        <w:r>
                          <w:rPr>
                            <w:rFonts w:eastAsia="標楷體" w:hAnsi="標楷體" w:cs="Times New Roman" w:hint="eastAsia"/>
                          </w:rPr>
                          <w:t>銷貨發票開立及作廢作業</w:t>
                        </w:r>
                        <w:r>
                          <w:rPr>
                            <w:rFonts w:eastAsia="標楷體" w:hAnsi="標楷體" w:cs="Times New Roman" w:hint="eastAsia"/>
                          </w:rPr>
                          <w:t>(</w:t>
                        </w:r>
                        <w:r>
                          <w:rPr>
                            <w:rFonts w:eastAsia="標楷體" w:hAnsi="標楷體" w:cs="Times New Roman"/>
                          </w:rPr>
                          <w:t>接上頁</w:t>
                        </w:r>
                        <w:r>
                          <w:rPr>
                            <w:rFonts w:eastAsia="標楷體" w:hAnsi="標楷體" w:cs="Times New Roman"/>
                          </w:rPr>
                          <w:t>)</w:t>
                        </w:r>
                      </w:p>
                    </w:txbxContent>
                  </v:textbox>
                </v:rect>
                <v:rect id="矩形 302" o:spid="_x0000_s1318" style="position:absolute;left:66;top:3275;width:2921;height:48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" fillcolor="#f2f2f2" strokecolor="windowText" strokeweight="1pt">
                  <v:textbox>
                    <w:txbxContent>
                      <w:p w14:paraId="3B7D5DC7" w14:textId="77777777" w:rsidR="008A4CD7" w:rsidRDefault="008A4CD7" w:rsidP="00506EE1">
                        <w:pPr>
                          <w:pStyle w:val="Web"/>
                          <w:spacing w:before="0" w:beforeAutospacing="0" w:after="0" w:afterAutospacing="0"/>
                        </w:pPr>
                        <w:r>
                          <w:rPr>
                            <w:rFonts w:ascii="標楷體" w:hAnsi="標楷體" w:cs="Times New Roman" w:hint="eastAsia"/>
                          </w:rPr>
                          <w:t> </w:t>
                        </w:r>
                      </w:p>
                    </w:txbxContent>
                  </v:textbox>
                </v:rect>
                <v:rect id="矩形 303" o:spid="_x0000_s1319" style="position:absolute;left:71512;top:15542;width:11570;height:5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" fillcolor="window" strokecolor="windowText" strokeweight="1pt">
                  <v:textbox inset=".1mm,.1mm,.1mm,.1mm">
                    <w:txbxContent>
                      <w:p w14:paraId="53837056" w14:textId="77777777" w:rsidR="008A4CD7" w:rsidRPr="004D4968" w:rsidRDefault="008A4CD7" w:rsidP="00506EE1">
                        <w:pPr>
                          <w:pStyle w:val="Web"/>
                          <w:spacing w:before="0" w:beforeAutospacing="0" w:after="0" w:afterAutospacing="0"/>
                          <w:jc w:val="center"/>
                          <w:rPr>
                            <w:sz w:val="18"/>
                          </w:rPr>
                        </w:pPr>
                        <w:r w:rsidRPr="004D4968">
                          <w:rPr>
                            <w:rFonts w:eastAsia="標楷體" w:hAnsi="標楷體" w:cs="Times New Roman"/>
                            <w:sz w:val="20"/>
                            <w:szCs w:val="20"/>
                          </w:rPr>
                          <w:t>電子發票</w:t>
                        </w:r>
                        <w:r w:rsidRPr="004D4968">
                          <w:rPr>
                            <w:rFonts w:eastAsia="標楷體" w:hAnsi="標楷體" w:cs="Times New Roman" w:hint="eastAsia"/>
                            <w:sz w:val="20"/>
                            <w:szCs w:val="20"/>
                          </w:rPr>
                          <w:t>收執</w:t>
                        </w:r>
                        <w:r w:rsidRPr="004D4968">
                          <w:rPr>
                            <w:rFonts w:eastAsia="標楷體" w:hAnsi="標楷體" w:cs="Times New Roman"/>
                            <w:sz w:val="20"/>
                            <w:szCs w:val="20"/>
                          </w:rPr>
                          <w:t>聯應收回註明「作廢」</w:t>
                        </w:r>
                      </w:p>
                    </w:txbxContent>
                  </v:textbox>
                </v:rect>
                <v:shape id="流程圖: 決策 304" o:spid="_x0000_s1320" type="#_x0000_t110" style="position:absolute;left:70249;top:22661;width:14093;height:8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" fillcolor="window" strokecolor="windowText" strokeweight="1pt">
                  <v:textbox inset=".1mm,.1mm,.1mm,.1mm">
                    <w:txbxContent>
                      <w:p w14:paraId="7479734C"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欲作廢發票是否申報</w:t>
                        </w:r>
                      </w:p>
                    </w:txbxContent>
                  </v:textbox>
                </v:shape>
                <v:rect id="矩形 305" o:spid="_x0000_s1321" style="position:absolute;left:71506;top:33099;width:11570;height:7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" fillcolor="window" strokecolor="windowText" strokeweight="1pt">
                  <v:textbox inset=".1mm,.1mm,.1mm,.1mm">
                    <w:txbxContent>
                      <w:p w14:paraId="72492590" w14:textId="711378F4" w:rsidR="008A4CD7" w:rsidRDefault="008A4CD7" w:rsidP="00506EE1">
                        <w:pPr>
                          <w:pStyle w:val="Web"/>
                          <w:spacing w:before="0" w:beforeAutospacing="0" w:after="0" w:afterAutospacing="0"/>
                          <w:jc w:val="center"/>
                        </w:pPr>
                        <w:r>
                          <w:rPr>
                            <w:rFonts w:eastAsia="標楷體" w:hAnsi="標楷體" w:cs="Times New Roman" w:hint="eastAsia"/>
                            <w:sz w:val="20"/>
                            <w:szCs w:val="20"/>
                          </w:rPr>
                          <w:t>取得客戶承諾書並向國稅局申請專案作廢</w:t>
                        </w:r>
                      </w:p>
                    </w:txbxContent>
                  </v:textbox>
                </v:rect>
                <v:shape id="流程圖: 結束點 307" o:spid="_x0000_s1322" type="#_x0000_t116" style="position:absolute;left:71313;top:43674;width:12033;height:4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" fillcolor="window" strokecolor="windowText" strokeweight="1pt">
                  <v:textbox inset=".1mm,.1mm,.1mm,.1mm">
                    <w:txbxContent>
                      <w:p w14:paraId="6FD4A5C8"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結束</w:t>
                        </w:r>
                      </w:p>
                    </w:txbxContent>
                  </v:textbox>
                </v:shape>
                <v:shape id="流程圖: 接點 308" o:spid="_x0000_s1323" type="#_x0000_t120" style="position:absolute;left:75401;top:9887;width:3645;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" fillcolor="#ed7d31" strokecolor="#c55a11" strokeweight="1pt">
                  <v:stroke joinstyle="miter"/>
                  <v:textbox inset=".1mm,.1mm,.1mm,.1mm">
                    <w:txbxContent>
                      <w:p w14:paraId="4BE8ED4E" w14:textId="77777777" w:rsidR="008A4CD7" w:rsidRDefault="008A4CD7" w:rsidP="00506EE1">
                        <w:pPr>
                          <w:pStyle w:val="Web"/>
                          <w:spacing w:before="0" w:beforeAutospacing="0" w:after="0" w:afterAutospacing="0"/>
                          <w:jc w:val="center"/>
                        </w:pPr>
                        <w:r>
                          <w:rPr>
                            <w:rFonts w:ascii="Times New Roman" w:hAnsi="Times New Roman"/>
                            <w:color w:val="000000"/>
                          </w:rPr>
                          <w:t>D</w:t>
                        </w:r>
                      </w:p>
                    </w:txbxContent>
                  </v:textbox>
                </v:shape>
                <v:shape id="直線單箭頭接點 309" o:spid="_x0000_s1324" type="#_x0000_t32" style="position:absolute;left:77293;top:13635;width:4;height:19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" strokecolor="windowText" strokeweight="1pt">
                  <v:stroke endarrow="block" joinstyle="miter"/>
                </v:shape>
                <v:shape id="直線單箭頭接點 310" o:spid="_x0000_s1325" type="#_x0000_t32" style="position:absolute;left:77295;top:20943;width:2;height:17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" strokecolor="windowText" strokeweight="1pt">
                  <v:stroke endarrow="block" joinstyle="miter"/>
                </v:shape>
                <v:shape id="直線單箭頭接點 311" o:spid="_x0000_s1326" type="#_x0000_t32" style="position:absolute;left:77291;top:31403;width:4;height:16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" strokecolor="windowText" strokeweight="1pt">
                  <v:stroke endarrow="block" joinstyle="miter"/>
                </v:shape>
                <v:rect id="矩形 312" o:spid="_x0000_s1327" style="position:absolute;left:2897;top:3282;width:91610;height:35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" fillcolor="#f2f2f2" strokecolor="windowText" strokeweight="1pt">
                  <v:textbox>
                    <w:txbxContent>
                      <w:p w14:paraId="41E4A8B8" w14:textId="77777777" w:rsidR="008A4CD7" w:rsidRDefault="008A4CD7" w:rsidP="00506EE1">
                        <w:pPr>
                          <w:pStyle w:val="Web"/>
                          <w:spacing w:before="0" w:beforeAutospacing="0" w:after="0" w:afterAutospacing="0"/>
                          <w:jc w:val="center"/>
                        </w:pPr>
                        <w:r>
                          <w:rPr>
                            <w:rFonts w:ascii="Times New Roman" w:eastAsia="標楷體" w:hAnsi="標楷體" w:hint="eastAsia"/>
                          </w:rPr>
                          <w:t>財務單位</w:t>
                        </w:r>
                      </w:p>
                    </w:txbxContent>
                  </v:textbox>
                </v:rect>
                <v:rect id="矩形 313" o:spid="_x0000_s1328" style="position:absolute;left:64195;top:34774;width:4553;height:3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" filled="f" stroked="f" strokeweight="1pt">
                  <v:textbox>
                    <w:txbxContent>
                      <w:p w14:paraId="7C297D72" w14:textId="77777777" w:rsidR="008A4CD7" w:rsidRDefault="008A4CD7" w:rsidP="00506EE1">
                        <w:pPr>
                          <w:pStyle w:val="Web"/>
                          <w:spacing w:before="0" w:beforeAutospacing="0" w:after="0" w:afterAutospacing="0"/>
                          <w:jc w:val="center"/>
                        </w:pPr>
                        <w:r>
                          <w:rPr>
                            <w:rFonts w:ascii="Times New Roman" w:hAnsi="Times New Roman"/>
                            <w:sz w:val="20"/>
                            <w:szCs w:val="20"/>
                          </w:rPr>
                          <w:t>N</w:t>
                        </w:r>
                      </w:p>
                    </w:txbxContent>
                  </v:textbox>
                </v:rect>
                <v:rect id="矩形 314" o:spid="_x0000_s1329" style="position:absolute;left:76327;top:30551;width:4553;height:3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" filled="f" stroked="f" strokeweight="1pt">
                  <v:textbox>
                    <w:txbxContent>
                      <w:p w14:paraId="5EBE801D" w14:textId="77777777" w:rsidR="008A4CD7" w:rsidRDefault="008A4CD7" w:rsidP="00506EE1">
                        <w:pPr>
                          <w:pStyle w:val="Web"/>
                          <w:spacing w:before="0" w:beforeAutospacing="0" w:after="0" w:afterAutospacing="0"/>
                          <w:jc w:val="center"/>
                        </w:pPr>
                        <w:r>
                          <w:rPr>
                            <w:rFonts w:ascii="Times New Roman" w:hAnsi="Times New Roman" w:hint="eastAsia"/>
                            <w:sz w:val="20"/>
                            <w:szCs w:val="20"/>
                          </w:rPr>
                          <w:t>Y</w:t>
                        </w:r>
                      </w:p>
                    </w:txbxContent>
                  </v:textbox>
                </v:rect>
                <v:shape id="直線單箭頭接點 315" o:spid="_x0000_s1330" type="#_x0000_t32" style="position:absolute;left:77259;top:40146;width:32;height:34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" strokecolor="windowText" strokeweight="1pt">
                  <v:stroke endarrow="block" joinstyle="miter"/>
                </v:shape>
                <v:shape id="肘形接點 316" o:spid="_x0000_s1331" type="#_x0000_t34" style="position:absolute;left:70249;top:27032;width:994;height:18665;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" adj="-49673" strokecolor="windowText" strokeweight="1pt">
                  <v:stroke endarrow="block"/>
                </v:shape>
                <v:shape id="流程圖: 文件 317" o:spid="_x0000_s1332" type="#_x0000_t114" style="position:absolute;left:82225;top:18926;width:9665;height:4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" fillcolor="window" strokecolor="#c55a11" strokeweight="1.5pt">
                  <v:textbox inset=".1mm,.1mm,.1mm,.1mm">
                    <w:txbxContent>
                      <w:p w14:paraId="0845C29E" w14:textId="77777777" w:rsidR="008A4CD7" w:rsidRDefault="008A4CD7" w:rsidP="00506EE1">
                        <w:pPr>
                          <w:pStyle w:val="Web"/>
                          <w:spacing w:before="0" w:beforeAutospacing="0" w:after="0" w:afterAutospacing="0"/>
                          <w:jc w:val="center"/>
                        </w:pPr>
                        <w:r>
                          <w:rPr>
                            <w:rFonts w:ascii="Times New Roman" w:eastAsia="標楷體" w:hAnsi="Times New Roman" w:hint="eastAsia"/>
                            <w:sz w:val="20"/>
                            <w:szCs w:val="20"/>
                          </w:rPr>
                          <w:t>發票</w:t>
                        </w:r>
                      </w:p>
                    </w:txbxContent>
                  </v:textbox>
                </v:shape>
                <v:shape id="流程圖: 決策 318" o:spid="_x0000_s1333" type="#_x0000_t110" style="position:absolute;left:26137;top:24601;width:11569;height:6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" fillcolor="window" strokecolor="windowText" strokeweight="1pt">
                  <v:textbox>
                    <w:txbxContent>
                      <w:p w14:paraId="19686346" w14:textId="77777777" w:rsidR="008A4CD7" w:rsidRDefault="008A4CD7" w:rsidP="00506EE1">
                        <w:pPr>
                          <w:pStyle w:val="Web"/>
                          <w:spacing w:before="0" w:beforeAutospacing="0" w:after="0" w:afterAutospacing="0"/>
                          <w:jc w:val="center"/>
                        </w:pPr>
                        <w:r>
                          <w:rPr>
                            <w:rFonts w:ascii="標楷體" w:eastAsia="標楷體" w:hAnsi="標楷體" w:cs="Times New Roman" w:hint="eastAsia"/>
                            <w:kern w:val="2"/>
                            <w:sz w:val="20"/>
                            <w:szCs w:val="20"/>
                          </w:rPr>
                          <w:t>簽核</w:t>
                        </w:r>
                      </w:p>
                    </w:txbxContent>
                  </v:textbox>
                </v:shape>
                <v:rect id="矩形 319" o:spid="_x0000_s1334" style="position:absolute;left:19677;top:22020;width:4553;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" filled="f" stroked="f" strokeweight="1pt">
                  <v:textbox>
                    <w:txbxContent>
                      <w:p w14:paraId="49690BAC" w14:textId="77777777" w:rsidR="008A4CD7" w:rsidRDefault="008A4CD7" w:rsidP="00506EE1">
                        <w:pPr>
                          <w:pStyle w:val="Web"/>
                          <w:spacing w:before="0" w:beforeAutospacing="0" w:after="0" w:afterAutospacing="0"/>
                          <w:jc w:val="center"/>
                        </w:pPr>
                        <w:r>
                          <w:rPr>
                            <w:rFonts w:ascii="Times New Roman" w:hAnsi="Times New Roman" w:cs="Times New Roman"/>
                            <w:kern w:val="2"/>
                            <w:sz w:val="20"/>
                            <w:szCs w:val="20"/>
                          </w:rPr>
                          <w:t>N</w:t>
                        </w:r>
                      </w:p>
                    </w:txbxContent>
                  </v:textbox>
                </v:rect>
                <v:rect id="矩形 704" o:spid="_x0000_s1335" style="position:absolute;left:26084;top:17292;width:11570;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" fillcolor="window" strokecolor="windowText" strokeweight="1pt">
                  <v:textbox inset=".1mm,.1mm,.1mm,.1mm">
                    <w:txbxContent>
                      <w:p w14:paraId="17ED56AD"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提出發票作廢需求</w:t>
                        </w:r>
                      </w:p>
                    </w:txbxContent>
                  </v:textbox>
                </v:rect>
                <v:shape id="流程圖: 結束點 705" o:spid="_x0000_s1336" type="#_x0000_t116" style="position:absolute;left:25855;top:10732;width:12040;height:4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" fillcolor="window" strokecolor="windowText" strokeweight="1pt">
                  <v:textbox inset=".1mm,.1mm,.1mm,.1mm">
                    <w:txbxContent>
                      <w:p w14:paraId="5EA3F43D"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發票作廢作業開始</w:t>
                        </w:r>
                      </w:p>
                    </w:txbxContent>
                  </v:textbox>
                </v:shape>
                <v:rect id="矩形 706" o:spid="_x0000_s1337" style="position:absolute;left:26207;top:35948;width:11570;height:4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" fillcolor="window" strokecolor="windowText" strokeweight="1pt">
                  <v:textbox inset=".1mm,.1mm,.1mm,.1mm">
                    <w:txbxContent>
                      <w:p w14:paraId="1D5757C2" w14:textId="77777777" w:rsidR="008A4CD7" w:rsidRDefault="008A4CD7" w:rsidP="00506EE1">
                        <w:pPr>
                          <w:pStyle w:val="Web"/>
                          <w:spacing w:before="0" w:beforeAutospacing="0" w:after="0" w:afterAutospacing="0"/>
                          <w:jc w:val="center"/>
                        </w:pPr>
                        <w:r>
                          <w:rPr>
                            <w:rFonts w:eastAsia="標楷體" w:hAnsi="標楷體" w:cs="Times New Roman" w:hint="eastAsia"/>
                            <w:sz w:val="20"/>
                            <w:szCs w:val="20"/>
                          </w:rPr>
                          <w:t>向客戶取回發票</w:t>
                        </w:r>
                      </w:p>
                    </w:txbxContent>
                  </v:textbox>
                </v:rect>
                <v:shape id="流程圖: 文件 707" o:spid="_x0000_s1338" type="#_x0000_t114" style="position:absolute;left:33344;top:39085;width:8478;height:4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" fillcolor="window" strokecolor="#c55a11" strokeweight="1.5pt">
                  <v:textbox inset=".1mm,.1mm,.1mm,.1mm">
                    <w:txbxContent>
                      <w:p w14:paraId="1CF9A4D4" w14:textId="77777777" w:rsidR="008A4CD7" w:rsidRDefault="008A4CD7" w:rsidP="00506EE1">
                        <w:pPr>
                          <w:pStyle w:val="Web"/>
                          <w:spacing w:before="0" w:beforeAutospacing="0" w:after="0" w:afterAutospacing="0"/>
                          <w:jc w:val="center"/>
                        </w:pPr>
                        <w:r>
                          <w:rPr>
                            <w:rFonts w:ascii="Times New Roman" w:eastAsia="標楷體" w:hAnsi="標楷體" w:hint="eastAsia"/>
                            <w:sz w:val="20"/>
                            <w:szCs w:val="20"/>
                          </w:rPr>
                          <w:t>發票</w:t>
                        </w:r>
                      </w:p>
                    </w:txbxContent>
                  </v:textbox>
                </v:shape>
                <v:shape id="直線單箭頭接點 708" o:spid="_x0000_s1339" type="#_x0000_t32" style="position:absolute;left:31869;top:15038;width:6;height:224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" strokecolor="windowText" strokeweight="1pt">
                  <v:stroke endarrow="block" joinstyle="miter"/>
                </v:shape>
                <v:shape id="直線單箭頭接點 709" o:spid="_x0000_s1340" type="#_x0000_t32" style="position:absolute;left:31869;top:21604;width:52;height:29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" strokecolor="windowText" strokeweight="1pt">
                  <v:stroke endarrow="block" joinstyle="miter"/>
                </v:shape>
                <v:shape id="直線單箭頭接點 710" o:spid="_x0000_s1341" type="#_x0000_t32" style="position:absolute;left:31992;top:40254;width:0;height:67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" strokecolor="windowText" strokeweight="1pt">
                  <v:stroke endarrow="block" joinstyle="miter"/>
                </v:shape>
                <v:shape id="流程圖: 接點 711" o:spid="_x0000_s1342" type="#_x0000_t120" style="position:absolute;left:30246;top:47042;width:3644;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" fillcolor="#ed7d31" strokecolor="#c55a11" strokeweight="1pt">
                  <v:stroke joinstyle="miter"/>
                  <v:textbox inset=".1mm,.1mm,.1mm,.1mm">
                    <w:txbxContent>
                      <w:p w14:paraId="01072E9A" w14:textId="77777777" w:rsidR="008A4CD7" w:rsidRDefault="008A4CD7" w:rsidP="00506EE1">
                        <w:pPr>
                          <w:pStyle w:val="Web"/>
                          <w:spacing w:before="0" w:beforeAutospacing="0" w:after="0" w:afterAutospacing="0"/>
                          <w:jc w:val="center"/>
                        </w:pPr>
                        <w:r>
                          <w:rPr>
                            <w:rFonts w:ascii="Times New Roman" w:hAnsi="Times New Roman"/>
                            <w:color w:val="000000"/>
                          </w:rPr>
                          <w:t>D</w:t>
                        </w:r>
                      </w:p>
                    </w:txbxContent>
                  </v:textbox>
                </v:shape>
                <v:shape id="直線單箭頭接點 712" o:spid="_x0000_s1343" type="#_x0000_t32" style="position:absolute;left:31921;top:31478;width:71;height:44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" strokecolor="windowText" strokeweight="1pt">
                  <v:stroke endarrow="block" joinstyle="miter"/>
                </v:shape>
                <v:shape id="肘形接點 718" o:spid="_x0000_s1344" type="#_x0000_t34" style="position:absolute;left:26084;top:19448;width:53;height:859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" adj="957491" strokecolor="windowText" strokeweight="1pt">
                  <v:stroke endarrow="block"/>
                </v:shape>
                <v:rect id="矩形 719" o:spid="_x0000_s1345" style="position:absolute;left:28106;top:31342;width:4553;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" filled="f" stroked="f" strokeweight="1pt">
                  <v:textbox>
                    <w:txbxContent>
                      <w:p w14:paraId="328A7D91" w14:textId="77777777" w:rsidR="008A4CD7" w:rsidRDefault="008A4CD7" w:rsidP="00506EE1">
                        <w:pPr>
                          <w:pStyle w:val="Web"/>
                          <w:spacing w:before="0" w:beforeAutospacing="0" w:after="0" w:afterAutospacing="0"/>
                          <w:jc w:val="center"/>
                        </w:pPr>
                        <w:r>
                          <w:rPr>
                            <w:rFonts w:ascii="Times New Roman" w:hAnsi="Times New Roman"/>
                            <w:sz w:val="20"/>
                            <w:szCs w:val="20"/>
                          </w:rPr>
                          <w:t>Y</w:t>
                        </w:r>
                      </w:p>
                    </w:txbxContent>
                  </v:textbox>
                </v:rect>
                <w10:anchorlock/>
              </v:group>
            </w:pict>
          </mc:Fallback>
        </mc:AlternateContent>
      </w:r>
    </w:p>
    <w:p w14:paraId="202D98BB" w14:textId="77777777" w:rsidR="00D716B2" w:rsidRDefault="00D716B2">
      <w:pPr>
        <w:widowControl/>
        <w:adjustRightInd/>
        <w:spacing w:line="240" w:lineRule="auto"/>
        <w:textAlignment w:val="auto"/>
        <w:rPr>
          <w:rFonts w:eastAsia="標楷體"/>
        </w:rPr>
      </w:pPr>
      <w:r>
        <w:rPr>
          <w:rFonts w:eastAsia="標楷體"/>
        </w:rPr>
        <w:br w:type="page"/>
      </w:r>
    </w:p>
    <w:p w14:paraId="0D50E444" w14:textId="77777777" w:rsidR="00C75EFA" w:rsidRPr="00D27052" w:rsidRDefault="00C75EFA" w:rsidP="00B77CE0">
      <w:pPr>
        <w:widowControl/>
        <w:tabs>
          <w:tab w:val="left" w:pos="3800"/>
        </w:tabs>
        <w:adjustRightInd/>
        <w:spacing w:line="240" w:lineRule="auto"/>
        <w:textAlignment w:val="auto"/>
        <w:rPr>
          <w:rFonts w:eastAsia="標楷體"/>
        </w:rPr>
      </w:pPr>
    </w:p>
    <w:tbl>
      <w:tblPr>
        <w:tblW w:w="15026" w:type="dxa"/>
        <w:tblLayout w:type="fixed"/>
        <w:tblCellMar>
          <w:left w:w="85" w:type="dxa"/>
          <w:right w:w="85" w:type="dxa"/>
        </w:tblCellMar>
        <w:tblLook w:val="0020" w:firstRow="1" w:lastRow="0" w:firstColumn="0" w:lastColumn="0" w:noHBand="0" w:noVBand="0"/>
      </w:tblPr>
      <w:tblGrid>
        <w:gridCol w:w="5954"/>
        <w:gridCol w:w="5160"/>
        <w:gridCol w:w="3912"/>
      </w:tblGrid>
      <w:tr w:rsidR="00CE0BFF" w:rsidRPr="00910849" w14:paraId="438B2DA2" w14:textId="77777777" w:rsidTr="00665C30">
        <w:trPr>
          <w:tblHeader/>
        </w:trPr>
        <w:tc>
          <w:tcPr>
            <w:tcW w:w="15026" w:type="dxa"/>
            <w:gridSpan w:val="3"/>
            <w:tcBorders>
              <w:top w:val="single" w:sz="6" w:space="0" w:color="auto"/>
              <w:left w:val="single" w:sz="6" w:space="0" w:color="auto"/>
              <w:bottom w:val="single" w:sz="6" w:space="0" w:color="auto"/>
              <w:right w:val="single" w:sz="6" w:space="0" w:color="auto"/>
            </w:tcBorders>
          </w:tcPr>
          <w:p w14:paraId="634E07B9" w14:textId="576C39AC" w:rsidR="00CE0BFF" w:rsidRPr="00910849" w:rsidRDefault="00E201C5" w:rsidP="00B77CE0">
            <w:pPr>
              <w:pStyle w:val="10"/>
              <w:rPr>
                <w:rFonts w:ascii="Times New Roman" w:eastAsia="標楷體" w:hAnsi="Times New Roman"/>
                <w:sz w:val="24"/>
                <w:szCs w:val="24"/>
              </w:rPr>
            </w:pPr>
            <w:r w:rsidRPr="00910849">
              <w:rPr>
                <w:rFonts w:ascii="Times New Roman" w:eastAsia="標楷體" w:hAnsi="Times New Roman"/>
              </w:rPr>
              <w:br w:type="page"/>
            </w:r>
            <w:r w:rsidR="00CE0BFF" w:rsidRPr="00910849">
              <w:rPr>
                <w:rFonts w:ascii="Times New Roman" w:eastAsia="標楷體" w:hAnsi="Times New Roman"/>
                <w:szCs w:val="24"/>
              </w:rPr>
              <w:br w:type="page"/>
            </w:r>
            <w:bookmarkStart w:id="204" w:name="_Toc482623433"/>
            <w:bookmarkStart w:id="205" w:name="_Toc89423236"/>
            <w:r w:rsidR="00327263" w:rsidRPr="00910849">
              <w:rPr>
                <w:rFonts w:ascii="Times New Roman" w:eastAsia="標楷體" w:hAnsi="Times New Roman"/>
                <w:sz w:val="24"/>
                <w:szCs w:val="24"/>
              </w:rPr>
              <w:t>CS</w:t>
            </w:r>
            <w:r w:rsidR="00CE0BFF" w:rsidRPr="00910849">
              <w:rPr>
                <w:rFonts w:ascii="Times New Roman" w:eastAsia="標楷體" w:hAnsi="Times New Roman"/>
                <w:sz w:val="24"/>
                <w:szCs w:val="24"/>
              </w:rPr>
              <w:t>-10</w:t>
            </w:r>
            <w:r w:rsidR="00415E7E" w:rsidRPr="00910849">
              <w:rPr>
                <w:rFonts w:ascii="Times New Roman" w:eastAsia="標楷體" w:hAnsi="Times New Roman"/>
                <w:sz w:val="24"/>
                <w:szCs w:val="24"/>
              </w:rPr>
              <w:t>6</w:t>
            </w:r>
            <w:r w:rsidR="00CE0BFF" w:rsidRPr="00910849">
              <w:rPr>
                <w:rFonts w:ascii="Times New Roman" w:eastAsia="標楷體" w:hAnsi="Times New Roman"/>
                <w:sz w:val="24"/>
                <w:szCs w:val="24"/>
              </w:rPr>
              <w:t xml:space="preserve"> </w:t>
            </w:r>
            <w:r w:rsidR="00CE0BFF" w:rsidRPr="00910849">
              <w:rPr>
                <w:rFonts w:ascii="Times New Roman" w:eastAsia="標楷體" w:hAnsi="Times New Roman"/>
                <w:sz w:val="24"/>
                <w:szCs w:val="24"/>
              </w:rPr>
              <w:t>銷貨發票開立及作廢</w:t>
            </w:r>
            <w:r w:rsidR="00CE0BFF" w:rsidRPr="00910849">
              <w:rPr>
                <w:rFonts w:ascii="Times New Roman" w:eastAsia="標楷體" w:hAnsi="Times New Roman"/>
                <w:sz w:val="24"/>
              </w:rPr>
              <w:t>作業</w:t>
            </w:r>
            <w:bookmarkEnd w:id="204"/>
            <w:bookmarkEnd w:id="205"/>
            <w:r w:rsidR="00CE0BFF" w:rsidRPr="00910849">
              <w:rPr>
                <w:rFonts w:ascii="Times New Roman" w:eastAsia="標楷體" w:hAnsi="Times New Roman"/>
                <w:sz w:val="24"/>
                <w:szCs w:val="24"/>
              </w:rPr>
              <w:t xml:space="preserve"> </w:t>
            </w:r>
          </w:p>
        </w:tc>
      </w:tr>
      <w:tr w:rsidR="00036C52" w:rsidRPr="00910849" w14:paraId="082DA740" w14:textId="77777777" w:rsidTr="00665C30">
        <w:trPr>
          <w:tblHeader/>
        </w:trPr>
        <w:tc>
          <w:tcPr>
            <w:tcW w:w="5954" w:type="dxa"/>
            <w:tcBorders>
              <w:top w:val="single" w:sz="6" w:space="0" w:color="auto"/>
              <w:left w:val="single" w:sz="6" w:space="0" w:color="auto"/>
              <w:bottom w:val="single" w:sz="6" w:space="0" w:color="auto"/>
              <w:right w:val="single" w:sz="6" w:space="0" w:color="auto"/>
            </w:tcBorders>
          </w:tcPr>
          <w:p w14:paraId="4D626922" w14:textId="511D2332" w:rsidR="00036C52" w:rsidRPr="00646775" w:rsidRDefault="00036C52" w:rsidP="00036C52">
            <w:pPr>
              <w:pStyle w:val="af4"/>
              <w:autoSpaceDE w:val="0"/>
              <w:autoSpaceDN w:val="0"/>
              <w:spacing w:before="60" w:after="60" w:line="240" w:lineRule="auto"/>
              <w:ind w:leftChars="0" w:left="425" w:right="113"/>
              <w:jc w:val="distribute"/>
              <w:textAlignment w:val="bottom"/>
              <w:rPr>
                <w:rFonts w:ascii="Times New Roman" w:eastAsia="標楷體" w:hAnsi="Times New Roman"/>
              </w:rPr>
            </w:pPr>
            <w:r w:rsidRPr="00F13D84">
              <w:rPr>
                <w:rFonts w:ascii="Times New Roman" w:eastAsia="標楷體" w:hAnsi="Times New Roman"/>
              </w:rPr>
              <w:t>作　業　程　序（方法）</w:t>
            </w:r>
          </w:p>
        </w:tc>
        <w:tc>
          <w:tcPr>
            <w:tcW w:w="5160" w:type="dxa"/>
            <w:tcBorders>
              <w:top w:val="single" w:sz="6" w:space="0" w:color="auto"/>
              <w:left w:val="single" w:sz="6" w:space="0" w:color="auto"/>
              <w:bottom w:val="single" w:sz="6" w:space="0" w:color="auto"/>
              <w:right w:val="single" w:sz="6" w:space="0" w:color="auto"/>
            </w:tcBorders>
          </w:tcPr>
          <w:p w14:paraId="5368098E" w14:textId="46358B2A" w:rsidR="00036C52" w:rsidRPr="00646775" w:rsidRDefault="00036C52" w:rsidP="00036C52">
            <w:pPr>
              <w:pStyle w:val="af4"/>
              <w:autoSpaceDE w:val="0"/>
              <w:autoSpaceDN w:val="0"/>
              <w:spacing w:before="60" w:after="60" w:line="240" w:lineRule="auto"/>
              <w:ind w:leftChars="0" w:left="425" w:right="113"/>
              <w:jc w:val="distribute"/>
              <w:textAlignment w:val="bottom"/>
              <w:rPr>
                <w:rFonts w:ascii="Times New Roman" w:eastAsia="標楷體" w:hAnsi="Times New Roman"/>
              </w:rPr>
            </w:pPr>
            <w:r w:rsidRPr="00F13D84">
              <w:rPr>
                <w:rFonts w:ascii="Times New Roman" w:eastAsia="標楷體" w:hAnsi="Times New Roman"/>
                <w:szCs w:val="24"/>
              </w:rPr>
              <w:t>控制重點</w:t>
            </w:r>
          </w:p>
        </w:tc>
        <w:tc>
          <w:tcPr>
            <w:tcW w:w="3912" w:type="dxa"/>
            <w:tcBorders>
              <w:top w:val="single" w:sz="6" w:space="0" w:color="auto"/>
              <w:left w:val="single" w:sz="6" w:space="0" w:color="auto"/>
              <w:bottom w:val="single" w:sz="6" w:space="0" w:color="auto"/>
              <w:right w:val="single" w:sz="6" w:space="0" w:color="auto"/>
            </w:tcBorders>
          </w:tcPr>
          <w:p w14:paraId="59435C02" w14:textId="25B8FE6B" w:rsidR="00036C52" w:rsidRPr="00646775" w:rsidRDefault="00036C52" w:rsidP="00036C52">
            <w:pPr>
              <w:pStyle w:val="af4"/>
              <w:autoSpaceDE w:val="0"/>
              <w:autoSpaceDN w:val="0"/>
              <w:spacing w:before="60" w:after="60" w:line="240" w:lineRule="auto"/>
              <w:ind w:leftChars="0" w:left="425" w:right="113"/>
              <w:jc w:val="distribute"/>
              <w:textAlignment w:val="bottom"/>
              <w:rPr>
                <w:rFonts w:ascii="Times New Roman" w:eastAsia="標楷體" w:hAnsi="Times New Roman"/>
              </w:rPr>
            </w:pPr>
            <w:r w:rsidRPr="00F13D84">
              <w:rPr>
                <w:rFonts w:ascii="Times New Roman" w:eastAsia="標楷體" w:hAnsi="Times New Roman"/>
                <w:szCs w:val="24"/>
              </w:rPr>
              <w:t>依據資料</w:t>
            </w:r>
          </w:p>
        </w:tc>
      </w:tr>
      <w:tr w:rsidR="00036C52" w:rsidRPr="00910849" w14:paraId="7E1847A2" w14:textId="77777777" w:rsidTr="00665C30">
        <w:tc>
          <w:tcPr>
            <w:tcW w:w="5954" w:type="dxa"/>
            <w:tcBorders>
              <w:top w:val="single" w:sz="6" w:space="0" w:color="auto"/>
              <w:left w:val="single" w:sz="6" w:space="0" w:color="auto"/>
              <w:bottom w:val="single" w:sz="6" w:space="0" w:color="auto"/>
              <w:right w:val="single" w:sz="6" w:space="0" w:color="auto"/>
            </w:tcBorders>
          </w:tcPr>
          <w:p w14:paraId="5A75F2A7" w14:textId="77777777" w:rsidR="00036C52" w:rsidRPr="00910849" w:rsidRDefault="00036C52" w:rsidP="00036C52">
            <w:pPr>
              <w:pStyle w:val="110"/>
              <w:numPr>
                <w:ilvl w:val="0"/>
                <w:numId w:val="30"/>
              </w:numPr>
              <w:rPr>
                <w:rFonts w:ascii="Times New Roman" w:eastAsia="標楷體" w:hAnsi="Times New Roman"/>
                <w:szCs w:val="24"/>
              </w:rPr>
            </w:pPr>
            <w:r w:rsidRPr="00910849">
              <w:rPr>
                <w:rFonts w:ascii="Times New Roman" w:eastAsia="標楷體" w:hAnsi="Times New Roman"/>
                <w:szCs w:val="24"/>
              </w:rPr>
              <w:t>發票開立</w:t>
            </w:r>
          </w:p>
          <w:p w14:paraId="2155B25C" w14:textId="2871374C" w:rsidR="00036C52" w:rsidRPr="00910849" w:rsidRDefault="00036C52" w:rsidP="00036C52">
            <w:pPr>
              <w:widowControl/>
              <w:numPr>
                <w:ilvl w:val="1"/>
                <w:numId w:val="30"/>
              </w:numPr>
              <w:adjustRightInd/>
              <w:spacing w:line="240" w:lineRule="auto"/>
              <w:jc w:val="both"/>
              <w:textAlignment w:val="auto"/>
              <w:rPr>
                <w:rFonts w:ascii="Times New Roman" w:eastAsia="標楷體" w:hAnsi="Times New Roman"/>
                <w:szCs w:val="24"/>
              </w:rPr>
            </w:pPr>
            <w:r w:rsidRPr="00910849">
              <w:rPr>
                <w:rFonts w:ascii="Times New Roman" w:eastAsia="標楷體" w:hAnsi="Times New Roman"/>
                <w:szCs w:val="24"/>
              </w:rPr>
              <w:t>外銷</w:t>
            </w:r>
            <w:r w:rsidRPr="00910849">
              <w:rPr>
                <w:rFonts w:ascii="Times New Roman" w:eastAsia="標楷體" w:hAnsi="Times New Roman"/>
                <w:szCs w:val="24"/>
              </w:rPr>
              <w:t>INVOICE</w:t>
            </w:r>
            <w:r w:rsidRPr="00910849">
              <w:rPr>
                <w:rFonts w:ascii="Times New Roman" w:eastAsia="標楷體" w:hAnsi="Times New Roman"/>
                <w:szCs w:val="24"/>
              </w:rPr>
              <w:t>開立：</w:t>
            </w:r>
          </w:p>
          <w:p w14:paraId="470A3476" w14:textId="1363B1D1" w:rsidR="00036C52" w:rsidRPr="00C24ECB" w:rsidRDefault="00036C52" w:rsidP="00036C52">
            <w:pPr>
              <w:pStyle w:val="af4"/>
              <w:widowControl/>
              <w:numPr>
                <w:ilvl w:val="2"/>
                <w:numId w:val="30"/>
              </w:numPr>
              <w:adjustRightInd/>
              <w:spacing w:line="240" w:lineRule="auto"/>
              <w:ind w:leftChars="0"/>
              <w:jc w:val="both"/>
              <w:textAlignment w:val="auto"/>
              <w:rPr>
                <w:rFonts w:ascii="Times New Roman" w:eastAsia="標楷體" w:hAnsi="Times New Roman"/>
                <w:szCs w:val="24"/>
              </w:rPr>
            </w:pPr>
            <w:r w:rsidRPr="00C24ECB">
              <w:rPr>
                <w:rFonts w:ascii="Times New Roman" w:eastAsia="標楷體" w:hAnsi="Times New Roman"/>
              </w:rPr>
              <w:t>營運業務部權責人員開立「</w:t>
            </w:r>
            <w:r w:rsidRPr="00C24ECB">
              <w:rPr>
                <w:rFonts w:ascii="Times New Roman" w:eastAsia="標楷體" w:hAnsi="Times New Roman"/>
              </w:rPr>
              <w:t>INVOICE</w:t>
            </w:r>
            <w:r w:rsidRPr="00C24ECB">
              <w:rPr>
                <w:rFonts w:ascii="Times New Roman" w:eastAsia="標楷體" w:hAnsi="Times New Roman"/>
              </w:rPr>
              <w:t>」，並填具「用印申請單」經</w:t>
            </w:r>
            <w:ins w:id="206" w:author="羅亦淞" w:date="2022-02-22T13:47:00Z">
              <w:r w:rsidR="0020119D">
                <w:rPr>
                  <w:rFonts w:ascii="Times New Roman" w:eastAsia="標楷體" w:hAnsi="Times New Roman" w:hint="eastAsia"/>
                </w:rPr>
                <w:t>部門</w:t>
              </w:r>
            </w:ins>
            <w:r w:rsidRPr="00C24ECB">
              <w:rPr>
                <w:rFonts w:ascii="Times New Roman" w:eastAsia="標楷體" w:hAnsi="Times New Roman"/>
              </w:rPr>
              <w:t>主管核准後，</w:t>
            </w:r>
            <w:r w:rsidRPr="00C24ECB">
              <w:rPr>
                <w:rFonts w:ascii="Times New Roman" w:eastAsia="標楷體" w:hAnsi="Times New Roman" w:hint="eastAsia"/>
              </w:rPr>
              <w:t>一同</w:t>
            </w:r>
            <w:r w:rsidRPr="00C24ECB">
              <w:rPr>
                <w:rFonts w:ascii="Times New Roman" w:eastAsia="標楷體" w:hAnsi="Times New Roman"/>
              </w:rPr>
              <w:t>附上「內部訂單」、</w:t>
            </w:r>
            <w:r w:rsidRPr="00C24ECB">
              <w:rPr>
                <w:rFonts w:ascii="Times New Roman" w:eastAsia="標楷體" w:hAnsi="Times New Roman" w:hint="eastAsia"/>
              </w:rPr>
              <w:t>外部銷售訂單、</w:t>
            </w:r>
            <w:r w:rsidRPr="00C24ECB">
              <w:rPr>
                <w:rFonts w:ascii="Times New Roman" w:eastAsia="標楷體" w:hAnsi="Times New Roman"/>
              </w:rPr>
              <w:t>「</w:t>
            </w:r>
            <w:del w:id="207" w:author="Chan, Isabel T." w:date="2022-03-02T10:59:00Z">
              <w:r w:rsidRPr="00C24ECB" w:rsidDel="00507E6E">
                <w:rPr>
                  <w:rFonts w:ascii="Times New Roman" w:eastAsia="標楷體" w:hAnsi="Times New Roman" w:hint="eastAsia"/>
                </w:rPr>
                <w:delText>待銷單</w:delText>
              </w:r>
            </w:del>
            <w:ins w:id="208" w:author="Chan, Isabel T." w:date="2022-03-02T10:59:00Z">
              <w:r w:rsidR="00507E6E">
                <w:rPr>
                  <w:rFonts w:ascii="Times New Roman" w:eastAsia="標楷體" w:hAnsi="Times New Roman" w:hint="eastAsia"/>
                </w:rPr>
                <w:t>交貨單</w:t>
              </w:r>
            </w:ins>
            <w:r w:rsidRPr="00C24ECB">
              <w:rPr>
                <w:rFonts w:ascii="Times New Roman" w:eastAsia="標楷體" w:hAnsi="Times New Roman"/>
              </w:rPr>
              <w:t>」</w:t>
            </w:r>
            <w:r w:rsidRPr="00C24ECB">
              <w:rPr>
                <w:rFonts w:ascii="Times New Roman" w:eastAsia="標楷體" w:hAnsi="Times New Roman" w:hint="eastAsia"/>
              </w:rPr>
              <w:t>或</w:t>
            </w:r>
            <w:r w:rsidRPr="00C24ECB">
              <w:rPr>
                <w:rFonts w:ascii="Times New Roman" w:eastAsia="標楷體" w:hAnsi="Times New Roman"/>
              </w:rPr>
              <w:t>「</w:t>
            </w:r>
            <w:r w:rsidRPr="00C24ECB">
              <w:rPr>
                <w:rFonts w:ascii="Times New Roman" w:eastAsia="標楷體" w:hAnsi="Times New Roman" w:hint="eastAsia"/>
              </w:rPr>
              <w:t>銷貨單</w:t>
            </w:r>
            <w:r w:rsidRPr="00C24ECB">
              <w:rPr>
                <w:rFonts w:ascii="Times New Roman" w:eastAsia="標楷體" w:hAnsi="Times New Roman"/>
              </w:rPr>
              <w:t>」及其他必要文件交予財務單位用印。</w:t>
            </w:r>
          </w:p>
          <w:p w14:paraId="5FD57583" w14:textId="180EAF3A" w:rsidR="00036C52" w:rsidRPr="00910849" w:rsidRDefault="00036C52" w:rsidP="00036C52">
            <w:pPr>
              <w:pStyle w:val="af4"/>
              <w:widowControl/>
              <w:numPr>
                <w:ilvl w:val="2"/>
                <w:numId w:val="30"/>
              </w:numPr>
              <w:adjustRightInd/>
              <w:spacing w:line="240" w:lineRule="auto"/>
              <w:ind w:leftChars="0"/>
              <w:jc w:val="both"/>
              <w:textAlignment w:val="auto"/>
              <w:rPr>
                <w:rFonts w:ascii="Times New Roman" w:eastAsia="標楷體" w:hAnsi="Times New Roman"/>
                <w:szCs w:val="24"/>
              </w:rPr>
            </w:pPr>
            <w:r w:rsidRPr="00C24ECB">
              <w:rPr>
                <w:rFonts w:ascii="Times New Roman" w:eastAsia="標楷體" w:hAnsi="Times New Roman"/>
              </w:rPr>
              <w:t>財務單位取得營運業務部所開立之「</w:t>
            </w:r>
            <w:r w:rsidRPr="00C24ECB">
              <w:rPr>
                <w:rFonts w:ascii="Times New Roman" w:eastAsia="標楷體" w:hAnsi="Times New Roman"/>
              </w:rPr>
              <w:t>INVOICE</w:t>
            </w:r>
            <w:r w:rsidRPr="00C24ECB">
              <w:rPr>
                <w:rFonts w:ascii="Times New Roman" w:eastAsia="標楷體" w:hAnsi="Times New Roman"/>
              </w:rPr>
              <w:t>」及「用印申請單」後，需核對「內部訂單」</w:t>
            </w:r>
            <w:r w:rsidRPr="00C24ECB">
              <w:rPr>
                <w:rFonts w:ascii="Times New Roman" w:eastAsia="標楷體" w:hAnsi="Times New Roman" w:hint="eastAsia"/>
              </w:rPr>
              <w:t>、外部銷售訂單</w:t>
            </w:r>
            <w:r w:rsidRPr="00C24ECB">
              <w:rPr>
                <w:rFonts w:ascii="Times New Roman" w:eastAsia="標楷體" w:hAnsi="Times New Roman"/>
              </w:rPr>
              <w:t>、「</w:t>
            </w:r>
            <w:del w:id="209" w:author="Chan, Isabel T." w:date="2022-03-02T10:59:00Z">
              <w:r w:rsidRPr="00C24ECB" w:rsidDel="00507E6E">
                <w:rPr>
                  <w:rFonts w:ascii="Times New Roman" w:eastAsia="標楷體" w:hAnsi="Times New Roman" w:hint="eastAsia"/>
                </w:rPr>
                <w:delText>待銷單</w:delText>
              </w:r>
            </w:del>
            <w:ins w:id="210" w:author="Chan, Isabel T." w:date="2022-03-02T10:59:00Z">
              <w:r w:rsidR="00507E6E">
                <w:rPr>
                  <w:rFonts w:ascii="Times New Roman" w:eastAsia="標楷體" w:hAnsi="Times New Roman" w:hint="eastAsia"/>
                </w:rPr>
                <w:t>交貨單</w:t>
              </w:r>
            </w:ins>
            <w:r w:rsidRPr="00C24ECB">
              <w:rPr>
                <w:rFonts w:ascii="Times New Roman" w:eastAsia="標楷體" w:hAnsi="Times New Roman"/>
              </w:rPr>
              <w:t>」</w:t>
            </w:r>
            <w:r w:rsidRPr="00C24ECB">
              <w:rPr>
                <w:rFonts w:ascii="Times New Roman" w:eastAsia="標楷體" w:hAnsi="Times New Roman" w:hint="eastAsia"/>
              </w:rPr>
              <w:t>或</w:t>
            </w:r>
            <w:r w:rsidRPr="00C24ECB">
              <w:rPr>
                <w:rFonts w:ascii="Times New Roman" w:eastAsia="標楷體" w:hAnsi="Times New Roman"/>
              </w:rPr>
              <w:t>「</w:t>
            </w:r>
            <w:r w:rsidRPr="00C24ECB">
              <w:rPr>
                <w:rFonts w:ascii="Times New Roman" w:eastAsia="標楷體" w:hAnsi="Times New Roman" w:hint="eastAsia"/>
              </w:rPr>
              <w:t>銷貨單</w:t>
            </w:r>
            <w:r w:rsidRPr="00C24ECB">
              <w:rPr>
                <w:rFonts w:ascii="Times New Roman" w:eastAsia="標楷體" w:hAnsi="Times New Roman"/>
              </w:rPr>
              <w:t>」及其他必要文件，確認品項、金額及數量資訊</w:t>
            </w:r>
            <w:r w:rsidRPr="00910849">
              <w:rPr>
                <w:rFonts w:ascii="Times New Roman" w:eastAsia="標楷體" w:hAnsi="Times New Roman"/>
              </w:rPr>
              <w:t>相符後予以用印。</w:t>
            </w:r>
          </w:p>
          <w:p w14:paraId="4ECF3FC1" w14:textId="0B0CDA97" w:rsidR="00036C52" w:rsidRPr="00C24ECB" w:rsidRDefault="00036C52" w:rsidP="00036C52">
            <w:pPr>
              <w:pStyle w:val="af4"/>
              <w:widowControl/>
              <w:numPr>
                <w:ilvl w:val="1"/>
                <w:numId w:val="30"/>
              </w:numPr>
              <w:adjustRightInd/>
              <w:spacing w:line="240" w:lineRule="auto"/>
              <w:ind w:leftChars="0"/>
              <w:jc w:val="both"/>
              <w:textAlignment w:val="auto"/>
              <w:rPr>
                <w:rFonts w:ascii="Times New Roman" w:eastAsia="標楷體" w:hAnsi="Times New Roman"/>
                <w:szCs w:val="24"/>
              </w:rPr>
            </w:pPr>
            <w:r w:rsidRPr="00C24ECB">
              <w:rPr>
                <w:rFonts w:ascii="Times New Roman" w:eastAsia="標楷體" w:hAnsi="Times New Roman"/>
                <w:szCs w:val="24"/>
              </w:rPr>
              <w:t>內銷發票開立：</w:t>
            </w:r>
          </w:p>
          <w:p w14:paraId="64507B03" w14:textId="0664FEBE" w:rsidR="00036C52" w:rsidRPr="00910849" w:rsidRDefault="00036C52" w:rsidP="00036C52">
            <w:pPr>
              <w:pStyle w:val="af4"/>
              <w:widowControl/>
              <w:adjustRightInd/>
              <w:spacing w:line="240" w:lineRule="auto"/>
              <w:ind w:leftChars="0" w:left="850"/>
              <w:jc w:val="both"/>
              <w:textAlignment w:val="auto"/>
              <w:rPr>
                <w:rFonts w:ascii="Times New Roman" w:eastAsia="標楷體" w:hAnsi="Times New Roman"/>
                <w:szCs w:val="24"/>
              </w:rPr>
            </w:pPr>
            <w:r w:rsidRPr="00C24ECB">
              <w:rPr>
                <w:rFonts w:ascii="Times New Roman" w:eastAsia="標楷體" w:hAnsi="Times New Roman"/>
                <w:szCs w:val="24"/>
              </w:rPr>
              <w:t>財務單位取得</w:t>
            </w:r>
            <w:r w:rsidRPr="00C24ECB">
              <w:rPr>
                <w:rFonts w:ascii="Times New Roman" w:eastAsia="標楷體" w:hAnsi="Times New Roman"/>
              </w:rPr>
              <w:t>「內部訂單」</w:t>
            </w:r>
            <w:r w:rsidRPr="00C24ECB">
              <w:rPr>
                <w:rFonts w:ascii="Times New Roman" w:eastAsia="標楷體" w:hAnsi="Times New Roman" w:hint="eastAsia"/>
              </w:rPr>
              <w:t>、外部銷售訂單</w:t>
            </w:r>
            <w:r w:rsidRPr="00C24ECB">
              <w:rPr>
                <w:rFonts w:ascii="Times New Roman" w:eastAsia="標楷體" w:hAnsi="Times New Roman"/>
                <w:szCs w:val="24"/>
              </w:rPr>
              <w:t>、</w:t>
            </w:r>
            <w:r w:rsidRPr="00C24ECB">
              <w:rPr>
                <w:rFonts w:ascii="Times New Roman" w:eastAsia="標楷體" w:hAnsi="Times New Roman"/>
              </w:rPr>
              <w:t>「</w:t>
            </w:r>
            <w:del w:id="211" w:author="Chan, Isabel T." w:date="2022-03-02T10:59:00Z">
              <w:r w:rsidRPr="00C24ECB" w:rsidDel="00507E6E">
                <w:rPr>
                  <w:rFonts w:ascii="Times New Roman" w:eastAsia="標楷體" w:hAnsi="Times New Roman" w:hint="eastAsia"/>
                </w:rPr>
                <w:delText>待銷單</w:delText>
              </w:r>
            </w:del>
            <w:ins w:id="212" w:author="Chan, Isabel T." w:date="2022-03-02T10:59:00Z">
              <w:r w:rsidR="00507E6E">
                <w:rPr>
                  <w:rFonts w:ascii="Times New Roman" w:eastAsia="標楷體" w:hAnsi="Times New Roman" w:hint="eastAsia"/>
                </w:rPr>
                <w:t>交貨單</w:t>
              </w:r>
            </w:ins>
            <w:r w:rsidRPr="00C24ECB">
              <w:rPr>
                <w:rFonts w:ascii="Times New Roman" w:eastAsia="標楷體" w:hAnsi="Times New Roman"/>
              </w:rPr>
              <w:t>」</w:t>
            </w:r>
            <w:r w:rsidRPr="00C24ECB">
              <w:rPr>
                <w:rFonts w:ascii="Times New Roman" w:eastAsia="標楷體" w:hAnsi="Times New Roman" w:hint="eastAsia"/>
              </w:rPr>
              <w:t>或</w:t>
            </w:r>
            <w:r w:rsidRPr="00C24ECB">
              <w:rPr>
                <w:rFonts w:ascii="Times New Roman" w:eastAsia="標楷體" w:hAnsi="Times New Roman"/>
              </w:rPr>
              <w:t>「</w:t>
            </w:r>
            <w:r w:rsidRPr="00C24ECB">
              <w:rPr>
                <w:rFonts w:ascii="Times New Roman" w:eastAsia="標楷體" w:hAnsi="Times New Roman" w:hint="eastAsia"/>
              </w:rPr>
              <w:t>銷貨單</w:t>
            </w:r>
            <w:r w:rsidRPr="00C24ECB">
              <w:rPr>
                <w:rFonts w:ascii="Times New Roman" w:eastAsia="標楷體" w:hAnsi="Times New Roman"/>
              </w:rPr>
              <w:t>」</w:t>
            </w:r>
            <w:r w:rsidRPr="00910849">
              <w:rPr>
                <w:rFonts w:ascii="Times New Roman" w:eastAsia="標楷體" w:hAnsi="Times New Roman"/>
                <w:szCs w:val="24"/>
              </w:rPr>
              <w:t>及其他必要文件，確認品項、金額及數量資訊相符後開立「發票」。</w:t>
            </w:r>
          </w:p>
          <w:p w14:paraId="6514BF0D" w14:textId="6B8D7B1D" w:rsidR="00036C52" w:rsidRPr="00910849" w:rsidRDefault="00036C52" w:rsidP="00036C52">
            <w:pPr>
              <w:pStyle w:val="af4"/>
              <w:widowControl/>
              <w:numPr>
                <w:ilvl w:val="1"/>
                <w:numId w:val="30"/>
              </w:numPr>
              <w:adjustRightInd/>
              <w:spacing w:line="240" w:lineRule="auto"/>
              <w:ind w:leftChars="0"/>
              <w:jc w:val="both"/>
              <w:textAlignment w:val="auto"/>
              <w:rPr>
                <w:rFonts w:ascii="Times New Roman" w:eastAsia="標楷體" w:hAnsi="Times New Roman"/>
                <w:szCs w:val="24"/>
              </w:rPr>
            </w:pPr>
            <w:r w:rsidRPr="00910849">
              <w:rPr>
                <w:rFonts w:ascii="Times New Roman" w:eastAsia="標楷體" w:hAnsi="Times New Roman"/>
                <w:szCs w:val="24"/>
              </w:rPr>
              <w:t>營運業務部應</w:t>
            </w:r>
            <w:r w:rsidRPr="00C25FEB">
              <w:rPr>
                <w:rFonts w:ascii="Times New Roman" w:eastAsia="標楷體" w:hAnsi="Times New Roman"/>
                <w:szCs w:val="24"/>
              </w:rPr>
              <w:t>定期比對「內部訂單」明細及</w:t>
            </w:r>
            <w:r w:rsidRPr="00C25FEB">
              <w:rPr>
                <w:rFonts w:ascii="Times New Roman" w:eastAsia="標楷體" w:hAnsi="Times New Roman"/>
              </w:rPr>
              <w:t>「</w:t>
            </w:r>
            <w:del w:id="213" w:author="Chan, Isabel T." w:date="2022-03-02T10:59:00Z">
              <w:r w:rsidRPr="00C25FEB" w:rsidDel="00507E6E">
                <w:rPr>
                  <w:rFonts w:ascii="Times New Roman" w:eastAsia="標楷體" w:hAnsi="Times New Roman" w:hint="eastAsia"/>
                </w:rPr>
                <w:delText>待銷單</w:delText>
              </w:r>
            </w:del>
            <w:ins w:id="214" w:author="Chan, Isabel T." w:date="2022-03-02T10:59:00Z">
              <w:r w:rsidR="00507E6E">
                <w:rPr>
                  <w:rFonts w:ascii="Times New Roman" w:eastAsia="標楷體" w:hAnsi="Times New Roman" w:hint="eastAsia"/>
                </w:rPr>
                <w:t>交貨單</w:t>
              </w:r>
            </w:ins>
            <w:r w:rsidRPr="00C25FEB">
              <w:rPr>
                <w:rFonts w:ascii="Times New Roman" w:eastAsia="標楷體" w:hAnsi="Times New Roman"/>
              </w:rPr>
              <w:t>」</w:t>
            </w:r>
            <w:r w:rsidRPr="00C25FEB">
              <w:rPr>
                <w:rFonts w:ascii="Times New Roman" w:eastAsia="標楷體" w:hAnsi="Times New Roman" w:hint="eastAsia"/>
              </w:rPr>
              <w:t>、</w:t>
            </w:r>
            <w:r w:rsidRPr="00C25FEB">
              <w:rPr>
                <w:rFonts w:ascii="Times New Roman" w:eastAsia="標楷體" w:hAnsi="Times New Roman"/>
              </w:rPr>
              <w:t>「</w:t>
            </w:r>
            <w:r w:rsidRPr="00C25FEB">
              <w:rPr>
                <w:rFonts w:ascii="Times New Roman" w:eastAsia="標楷體" w:hAnsi="Times New Roman" w:hint="eastAsia"/>
              </w:rPr>
              <w:t>銷貨單</w:t>
            </w:r>
            <w:r w:rsidRPr="00C25FEB">
              <w:rPr>
                <w:rFonts w:ascii="Times New Roman" w:eastAsia="標楷體" w:hAnsi="Times New Roman"/>
              </w:rPr>
              <w:t>」</w:t>
            </w:r>
            <w:r w:rsidRPr="00C25FEB">
              <w:rPr>
                <w:rFonts w:ascii="Times New Roman" w:eastAsia="標楷體" w:hAnsi="Times New Roman" w:hint="eastAsia"/>
                <w:szCs w:val="24"/>
              </w:rPr>
              <w:t>明細</w:t>
            </w:r>
            <w:r w:rsidRPr="00C25FEB">
              <w:rPr>
                <w:rFonts w:ascii="Times New Roman" w:eastAsia="標楷體" w:hAnsi="Times New Roman"/>
                <w:szCs w:val="24"/>
              </w:rPr>
              <w:t>確</w:t>
            </w:r>
            <w:r w:rsidRPr="00910849">
              <w:rPr>
                <w:rFonts w:ascii="Times New Roman" w:eastAsia="標楷體" w:hAnsi="Times New Roman"/>
                <w:szCs w:val="24"/>
              </w:rPr>
              <w:t>認訂單均已全數發貨，且相關單據最後轉交財務單位核對入帳。</w:t>
            </w:r>
          </w:p>
          <w:p w14:paraId="1F5729B5" w14:textId="2DB8FB4D" w:rsidR="00036C52" w:rsidRPr="00910849" w:rsidRDefault="00036C52" w:rsidP="00036C52">
            <w:pPr>
              <w:pStyle w:val="af4"/>
              <w:widowControl/>
              <w:numPr>
                <w:ilvl w:val="1"/>
                <w:numId w:val="30"/>
              </w:numPr>
              <w:adjustRightInd/>
              <w:spacing w:line="240" w:lineRule="auto"/>
              <w:ind w:leftChars="0"/>
              <w:jc w:val="both"/>
              <w:textAlignment w:val="auto"/>
              <w:rPr>
                <w:rFonts w:ascii="Times New Roman" w:eastAsia="標楷體" w:hAnsi="Times New Roman"/>
                <w:szCs w:val="24"/>
              </w:rPr>
            </w:pPr>
            <w:r w:rsidRPr="00910849">
              <w:rPr>
                <w:rFonts w:ascii="Times New Roman" w:eastAsia="標楷體" w:hAnsi="Times New Roman"/>
                <w:szCs w:val="24"/>
              </w:rPr>
              <w:t>財務單位應定期核對</w:t>
            </w:r>
            <w:r w:rsidRPr="00F73455">
              <w:rPr>
                <w:rFonts w:ascii="Times New Roman" w:eastAsia="標楷體" w:hAnsi="Times New Roman"/>
              </w:rPr>
              <w:t>「</w:t>
            </w:r>
            <w:del w:id="215" w:author="Chan, Isabel T." w:date="2022-03-02T10:59:00Z">
              <w:r w:rsidRPr="00F73455" w:rsidDel="00507E6E">
                <w:rPr>
                  <w:rFonts w:ascii="Times New Roman" w:eastAsia="標楷體" w:hAnsi="Times New Roman" w:hint="eastAsia"/>
                </w:rPr>
                <w:delText>待銷單</w:delText>
              </w:r>
            </w:del>
            <w:ins w:id="216" w:author="Chan, Isabel T." w:date="2022-03-02T10:59:00Z">
              <w:r w:rsidR="00507E6E">
                <w:rPr>
                  <w:rFonts w:ascii="Times New Roman" w:eastAsia="標楷體" w:hAnsi="Times New Roman" w:hint="eastAsia"/>
                </w:rPr>
                <w:t>交貨單</w:t>
              </w:r>
            </w:ins>
            <w:r w:rsidRPr="00F73455">
              <w:rPr>
                <w:rFonts w:ascii="Times New Roman" w:eastAsia="標楷體" w:hAnsi="Times New Roman"/>
              </w:rPr>
              <w:t>」</w:t>
            </w:r>
            <w:r w:rsidRPr="00F73455">
              <w:rPr>
                <w:rFonts w:ascii="Times New Roman" w:eastAsia="標楷體" w:hAnsi="Times New Roman" w:hint="eastAsia"/>
              </w:rPr>
              <w:t>、</w:t>
            </w:r>
            <w:r w:rsidRPr="00F73455">
              <w:rPr>
                <w:rFonts w:ascii="Times New Roman" w:eastAsia="標楷體" w:hAnsi="Times New Roman"/>
              </w:rPr>
              <w:t>「</w:t>
            </w:r>
            <w:r w:rsidRPr="00F73455">
              <w:rPr>
                <w:rFonts w:ascii="Times New Roman" w:eastAsia="標楷體" w:hAnsi="Times New Roman" w:hint="eastAsia"/>
              </w:rPr>
              <w:t>銷貨單</w:t>
            </w:r>
            <w:r w:rsidRPr="00F73455">
              <w:rPr>
                <w:rFonts w:ascii="Times New Roman" w:eastAsia="標楷體" w:hAnsi="Times New Roman"/>
              </w:rPr>
              <w:t>」</w:t>
            </w:r>
            <w:r w:rsidRPr="00F73455">
              <w:rPr>
                <w:rFonts w:ascii="Times New Roman" w:eastAsia="標楷體" w:hAnsi="Times New Roman" w:hint="eastAsia"/>
                <w:szCs w:val="24"/>
              </w:rPr>
              <w:t>明細</w:t>
            </w:r>
            <w:r w:rsidRPr="00910849">
              <w:rPr>
                <w:rFonts w:ascii="Times New Roman" w:eastAsia="標楷體" w:hAnsi="Times New Roman"/>
                <w:szCs w:val="24"/>
              </w:rPr>
              <w:t>，依內、外銷分別確認「發票」</w:t>
            </w:r>
            <w:r w:rsidRPr="00910849">
              <w:rPr>
                <w:rFonts w:ascii="Times New Roman" w:eastAsia="標楷體" w:hAnsi="Times New Roman"/>
              </w:rPr>
              <w:t>業已全數完整正確開立</w:t>
            </w:r>
            <w:r w:rsidRPr="00910849">
              <w:rPr>
                <w:rFonts w:ascii="Times New Roman" w:eastAsia="標楷體" w:hAnsi="Times New Roman"/>
                <w:szCs w:val="24"/>
              </w:rPr>
              <w:t>。</w:t>
            </w:r>
          </w:p>
          <w:p w14:paraId="270AAA81" w14:textId="13B6E47F" w:rsidR="00036C52" w:rsidRPr="00910849" w:rsidRDefault="00036C52" w:rsidP="00036C52">
            <w:pPr>
              <w:pStyle w:val="af4"/>
              <w:widowControl/>
              <w:numPr>
                <w:ilvl w:val="1"/>
                <w:numId w:val="30"/>
              </w:numPr>
              <w:adjustRightInd/>
              <w:spacing w:line="240" w:lineRule="auto"/>
              <w:ind w:leftChars="0"/>
              <w:jc w:val="both"/>
              <w:textAlignment w:val="auto"/>
              <w:rPr>
                <w:rFonts w:ascii="Times New Roman" w:eastAsia="標楷體" w:hAnsi="Times New Roman"/>
                <w:szCs w:val="24"/>
              </w:rPr>
            </w:pPr>
            <w:r w:rsidRPr="00910849">
              <w:rPr>
                <w:rFonts w:ascii="Times New Roman" w:eastAsia="標楷體" w:hAnsi="Times New Roman"/>
                <w:szCs w:val="24"/>
              </w:rPr>
              <w:lastRenderedPageBreak/>
              <w:t>「發票」應配合主管機關規定時限開立。</w:t>
            </w:r>
          </w:p>
          <w:p w14:paraId="5B462949" w14:textId="084CA688" w:rsidR="00036C52" w:rsidRPr="00910849" w:rsidRDefault="00036C52" w:rsidP="00036C52">
            <w:pPr>
              <w:pStyle w:val="af4"/>
              <w:widowControl/>
              <w:numPr>
                <w:ilvl w:val="1"/>
                <w:numId w:val="30"/>
              </w:numPr>
              <w:adjustRightInd/>
              <w:spacing w:line="240" w:lineRule="auto"/>
              <w:ind w:leftChars="0"/>
              <w:jc w:val="both"/>
              <w:textAlignment w:val="auto"/>
              <w:rPr>
                <w:rFonts w:ascii="Times New Roman" w:eastAsia="標楷體" w:hAnsi="Times New Roman"/>
                <w:szCs w:val="24"/>
              </w:rPr>
            </w:pPr>
            <w:r w:rsidRPr="00910849">
              <w:rPr>
                <w:rFonts w:ascii="Times New Roman" w:eastAsia="標楷體" w:hAnsi="Times New Roman"/>
                <w:szCs w:val="24"/>
              </w:rPr>
              <w:t>「發票」開立應符合《加值型及非加值型營業稅法》、《統一發票使用辦法》及</w:t>
            </w:r>
            <w:r w:rsidRPr="00910849">
              <w:rPr>
                <w:rFonts w:ascii="Times New Roman" w:hAnsi="Times New Roman"/>
              </w:rPr>
              <w:t>《電子發票實施作業要點》</w:t>
            </w:r>
            <w:r w:rsidRPr="00910849">
              <w:rPr>
                <w:rFonts w:ascii="Times New Roman" w:eastAsia="標楷體" w:hAnsi="Times New Roman"/>
                <w:szCs w:val="24"/>
              </w:rPr>
              <w:t>之相關規定。</w:t>
            </w:r>
          </w:p>
          <w:p w14:paraId="072A92A0" w14:textId="652A51FE" w:rsidR="00036C52" w:rsidRPr="00910849" w:rsidRDefault="00036C52" w:rsidP="00036C52">
            <w:pPr>
              <w:pStyle w:val="af4"/>
              <w:widowControl/>
              <w:numPr>
                <w:ilvl w:val="1"/>
                <w:numId w:val="30"/>
              </w:numPr>
              <w:adjustRightInd/>
              <w:spacing w:line="240" w:lineRule="auto"/>
              <w:ind w:leftChars="0"/>
              <w:jc w:val="both"/>
              <w:textAlignment w:val="auto"/>
              <w:rPr>
                <w:rFonts w:ascii="Times New Roman" w:eastAsia="標楷體" w:hAnsi="Times New Roman"/>
                <w:szCs w:val="24"/>
              </w:rPr>
            </w:pPr>
            <w:r w:rsidRPr="00910849">
              <w:rPr>
                <w:rFonts w:ascii="Times New Roman" w:eastAsia="標楷體" w:hAnsi="Times New Roman"/>
                <w:szCs w:val="24"/>
              </w:rPr>
              <w:t>「發票」需依序號開立，不可跳號。</w:t>
            </w:r>
          </w:p>
          <w:p w14:paraId="7B5B2E8F" w14:textId="58D0F359" w:rsidR="00036C52" w:rsidRPr="00910849" w:rsidRDefault="00036C52" w:rsidP="00036C52">
            <w:pPr>
              <w:pStyle w:val="110"/>
              <w:numPr>
                <w:ilvl w:val="0"/>
                <w:numId w:val="30"/>
              </w:numPr>
              <w:rPr>
                <w:rFonts w:ascii="Times New Roman" w:eastAsia="標楷體" w:hAnsi="Times New Roman"/>
                <w:szCs w:val="24"/>
              </w:rPr>
            </w:pPr>
            <w:r w:rsidRPr="00910849">
              <w:rPr>
                <w:rFonts w:ascii="Times New Roman" w:eastAsia="標楷體" w:hAnsi="Times New Roman"/>
                <w:szCs w:val="24"/>
              </w:rPr>
              <w:t>發票作廢</w:t>
            </w:r>
          </w:p>
          <w:p w14:paraId="383F275B" w14:textId="3F614607" w:rsidR="00036C52" w:rsidRPr="00910849" w:rsidRDefault="00036C52" w:rsidP="00036C52">
            <w:pPr>
              <w:pStyle w:val="af4"/>
              <w:widowControl/>
              <w:numPr>
                <w:ilvl w:val="1"/>
                <w:numId w:val="30"/>
              </w:numPr>
              <w:adjustRightInd/>
              <w:spacing w:line="240" w:lineRule="auto"/>
              <w:ind w:leftChars="0"/>
              <w:jc w:val="both"/>
              <w:textAlignment w:val="auto"/>
              <w:rPr>
                <w:rFonts w:ascii="Times New Roman" w:eastAsia="標楷體" w:hAnsi="Times New Roman"/>
                <w:szCs w:val="24"/>
              </w:rPr>
            </w:pPr>
            <w:r w:rsidRPr="00910849">
              <w:rPr>
                <w:rFonts w:ascii="Times New Roman" w:eastAsia="標楷體" w:hAnsi="Times New Roman"/>
                <w:szCs w:val="24"/>
              </w:rPr>
              <w:t>已開立之「發票」若須修改或作廢</w:t>
            </w:r>
          </w:p>
          <w:p w14:paraId="3630DBC0" w14:textId="65AC3F77" w:rsidR="00036C52" w:rsidRPr="006876AA" w:rsidRDefault="00036C52" w:rsidP="00036C52">
            <w:pPr>
              <w:pStyle w:val="af4"/>
              <w:widowControl/>
              <w:adjustRightInd/>
              <w:spacing w:line="240" w:lineRule="auto"/>
              <w:ind w:leftChars="0" w:left="850"/>
              <w:jc w:val="both"/>
              <w:textAlignment w:val="auto"/>
              <w:rPr>
                <w:rFonts w:ascii="Times New Roman" w:eastAsia="標楷體" w:hAnsi="Times New Roman"/>
                <w:szCs w:val="24"/>
              </w:rPr>
            </w:pPr>
            <w:r w:rsidRPr="006876AA">
              <w:rPr>
                <w:rFonts w:ascii="Times New Roman" w:eastAsia="標楷體" w:hAnsi="Times New Roman"/>
                <w:szCs w:val="24"/>
              </w:rPr>
              <w:t>需經財務單位權責主管核准，並應於七日內完成交易相對人接收及將資訊傳輸至平台存證之作業，已列印之電子發票收執聯應收回註明</w:t>
            </w:r>
            <w:r w:rsidR="007D1FF3">
              <w:rPr>
                <w:rFonts w:ascii="Times New Roman" w:eastAsia="標楷體" w:hAnsi="Times New Roman"/>
                <w:szCs w:val="24"/>
              </w:rPr>
              <w:t>”</w:t>
            </w:r>
            <w:r w:rsidRPr="006876AA">
              <w:rPr>
                <w:rFonts w:ascii="Times New Roman" w:eastAsia="標楷體" w:hAnsi="Times New Roman"/>
                <w:szCs w:val="24"/>
              </w:rPr>
              <w:t>作廢</w:t>
            </w:r>
            <w:r w:rsidR="007D1FF3">
              <w:rPr>
                <w:rFonts w:ascii="Times New Roman" w:eastAsia="標楷體" w:hAnsi="Times New Roman"/>
                <w:szCs w:val="24"/>
              </w:rPr>
              <w:t>”</w:t>
            </w:r>
            <w:r w:rsidRPr="006876AA">
              <w:rPr>
                <w:rFonts w:ascii="Times New Roman" w:eastAsia="標楷體" w:hAnsi="Times New Roman"/>
                <w:szCs w:val="24"/>
              </w:rPr>
              <w:t>字樣，並均應於當期之「統一發票明細表」註明。</w:t>
            </w:r>
          </w:p>
          <w:p w14:paraId="51298E8D" w14:textId="4AF77A18" w:rsidR="00036C52" w:rsidRPr="00910849" w:rsidRDefault="00036C52" w:rsidP="00036C52">
            <w:pPr>
              <w:pStyle w:val="af4"/>
              <w:widowControl/>
              <w:numPr>
                <w:ilvl w:val="1"/>
                <w:numId w:val="30"/>
              </w:numPr>
              <w:adjustRightInd/>
              <w:spacing w:line="240" w:lineRule="auto"/>
              <w:ind w:leftChars="0"/>
              <w:jc w:val="both"/>
              <w:textAlignment w:val="auto"/>
              <w:rPr>
                <w:rFonts w:ascii="Times New Roman" w:eastAsia="標楷體" w:hAnsi="Times New Roman"/>
                <w:szCs w:val="24"/>
              </w:rPr>
            </w:pPr>
            <w:r w:rsidRPr="00910849">
              <w:rPr>
                <w:rFonts w:ascii="Times New Roman" w:eastAsia="標楷體" w:hAnsi="Times New Roman"/>
                <w:szCs w:val="24"/>
              </w:rPr>
              <w:t>如須修改或作廢之「發票」為已申報</w:t>
            </w:r>
            <w:r>
              <w:rPr>
                <w:rFonts w:ascii="Times New Roman" w:eastAsia="標楷體" w:hAnsi="Times New Roman" w:hint="eastAsia"/>
                <w:szCs w:val="24"/>
              </w:rPr>
              <w:t>者</w:t>
            </w:r>
          </w:p>
          <w:p w14:paraId="616AF6DB" w14:textId="1D6B9720" w:rsidR="00036C52" w:rsidRPr="00910849" w:rsidRDefault="00036C52" w:rsidP="00036C52">
            <w:pPr>
              <w:pStyle w:val="af4"/>
              <w:widowControl/>
              <w:adjustRightInd/>
              <w:spacing w:line="240" w:lineRule="auto"/>
              <w:ind w:leftChars="0" w:left="850"/>
              <w:jc w:val="both"/>
              <w:textAlignment w:val="auto"/>
              <w:rPr>
                <w:rFonts w:ascii="Times New Roman" w:eastAsia="標楷體" w:hAnsi="Times New Roman"/>
                <w:szCs w:val="24"/>
              </w:rPr>
            </w:pPr>
            <w:r w:rsidRPr="00910849">
              <w:rPr>
                <w:rFonts w:ascii="Times New Roman" w:eastAsia="標楷體" w:hAnsi="Times New Roman"/>
                <w:szCs w:val="24"/>
              </w:rPr>
              <w:t>銷售額已申報者，應取得買受人出具之</w:t>
            </w:r>
            <w:r>
              <w:rPr>
                <w:rFonts w:ascii="Times New Roman" w:eastAsia="標楷體" w:hAnsi="Times New Roman" w:hint="eastAsia"/>
                <w:szCs w:val="24"/>
              </w:rPr>
              <w:t>承諾書向稅捐機關申請辦理專案作廢。</w:t>
            </w:r>
          </w:p>
          <w:p w14:paraId="6CF11118" w14:textId="291201C1" w:rsidR="00036C52" w:rsidRPr="00910849" w:rsidRDefault="00036C52" w:rsidP="00036C52">
            <w:pPr>
              <w:pStyle w:val="af4"/>
              <w:numPr>
                <w:ilvl w:val="0"/>
                <w:numId w:val="30"/>
              </w:numPr>
              <w:ind w:leftChars="0"/>
              <w:rPr>
                <w:rFonts w:ascii="Times New Roman" w:eastAsia="標楷體" w:hAnsi="Times New Roman"/>
                <w:szCs w:val="24"/>
              </w:rPr>
            </w:pPr>
            <w:r w:rsidRPr="00910849">
              <w:rPr>
                <w:rFonts w:ascii="Times New Roman" w:eastAsia="標楷體" w:hAnsi="Times New Roman"/>
                <w:szCs w:val="24"/>
              </w:rPr>
              <w:t>財務單位應定期編製「營業收入與開立發票調節表」確認申報營業收入與開票金額之一致性。</w:t>
            </w:r>
          </w:p>
        </w:tc>
        <w:tc>
          <w:tcPr>
            <w:tcW w:w="5160" w:type="dxa"/>
            <w:tcBorders>
              <w:top w:val="single" w:sz="6" w:space="0" w:color="auto"/>
              <w:left w:val="single" w:sz="6" w:space="0" w:color="auto"/>
              <w:bottom w:val="single" w:sz="6" w:space="0" w:color="auto"/>
              <w:right w:val="single" w:sz="6" w:space="0" w:color="auto"/>
            </w:tcBorders>
          </w:tcPr>
          <w:p w14:paraId="0C52218D" w14:textId="2527CC7F" w:rsidR="00036C52" w:rsidRPr="00910849" w:rsidRDefault="00036C52" w:rsidP="00036C52">
            <w:pPr>
              <w:pStyle w:val="110"/>
              <w:numPr>
                <w:ilvl w:val="0"/>
                <w:numId w:val="31"/>
              </w:numPr>
              <w:rPr>
                <w:rFonts w:ascii="Times New Roman" w:eastAsia="標楷體" w:hAnsi="Times New Roman"/>
                <w:szCs w:val="24"/>
              </w:rPr>
            </w:pPr>
            <w:r w:rsidRPr="00910849">
              <w:rPr>
                <w:rFonts w:ascii="Times New Roman" w:eastAsia="標楷體" w:hAnsi="Times New Roman"/>
              </w:rPr>
              <w:lastRenderedPageBreak/>
              <w:t>財務單位取得營運業務部所開立之「</w:t>
            </w:r>
            <w:r w:rsidRPr="00910849">
              <w:rPr>
                <w:rFonts w:ascii="Times New Roman" w:eastAsia="標楷體" w:hAnsi="Times New Roman"/>
              </w:rPr>
              <w:t>INVOICE</w:t>
            </w:r>
            <w:r w:rsidRPr="00910849">
              <w:rPr>
                <w:rFonts w:ascii="Times New Roman" w:eastAsia="標楷體" w:hAnsi="Times New Roman"/>
              </w:rPr>
              <w:t>」及「用印申請單」後，應核相關檢附文件，確認品項、金額及數量資訊相符後才予以用印。</w:t>
            </w:r>
          </w:p>
          <w:p w14:paraId="7729AFBD" w14:textId="3E9660F7" w:rsidR="00036C52" w:rsidRPr="00910849" w:rsidRDefault="00036C52" w:rsidP="00036C52">
            <w:pPr>
              <w:pStyle w:val="110"/>
              <w:numPr>
                <w:ilvl w:val="0"/>
                <w:numId w:val="31"/>
              </w:numPr>
              <w:rPr>
                <w:rFonts w:ascii="Times New Roman" w:eastAsia="標楷體" w:hAnsi="Times New Roman"/>
                <w:szCs w:val="24"/>
              </w:rPr>
            </w:pPr>
            <w:r w:rsidRPr="00910849">
              <w:rPr>
                <w:rFonts w:ascii="Times New Roman" w:eastAsia="標楷體" w:hAnsi="Times New Roman"/>
                <w:szCs w:val="24"/>
              </w:rPr>
              <w:t>「發票」及</w:t>
            </w:r>
            <w:r w:rsidRPr="00910849">
              <w:rPr>
                <w:rFonts w:ascii="Times New Roman" w:eastAsia="標楷體" w:hAnsi="Times New Roman"/>
              </w:rPr>
              <w:t>「</w:t>
            </w:r>
            <w:r w:rsidRPr="00910849">
              <w:rPr>
                <w:rFonts w:ascii="Times New Roman" w:eastAsia="標楷體" w:hAnsi="Times New Roman"/>
              </w:rPr>
              <w:t>INVOICE</w:t>
            </w:r>
            <w:r w:rsidRPr="00910849">
              <w:rPr>
                <w:rFonts w:ascii="Times New Roman" w:eastAsia="標楷體" w:hAnsi="Times New Roman"/>
              </w:rPr>
              <w:t>」開立應</w:t>
            </w:r>
            <w:r w:rsidRPr="00910849">
              <w:rPr>
                <w:rFonts w:ascii="Times New Roman" w:eastAsia="標楷體" w:hAnsi="Times New Roman"/>
                <w:szCs w:val="24"/>
              </w:rPr>
              <w:t>與相關交易單據資訊一致。</w:t>
            </w:r>
          </w:p>
          <w:p w14:paraId="1547E6C4" w14:textId="2D950EF5" w:rsidR="00036C52" w:rsidRPr="00910849" w:rsidRDefault="00036C52" w:rsidP="00036C52">
            <w:pPr>
              <w:pStyle w:val="110"/>
              <w:numPr>
                <w:ilvl w:val="0"/>
                <w:numId w:val="31"/>
              </w:numPr>
              <w:rPr>
                <w:rFonts w:ascii="Times New Roman" w:eastAsia="標楷體" w:hAnsi="Times New Roman"/>
                <w:szCs w:val="24"/>
              </w:rPr>
            </w:pPr>
            <w:r w:rsidRPr="00910849">
              <w:rPr>
                <w:rFonts w:ascii="Times New Roman" w:eastAsia="標楷體" w:hAnsi="Times New Roman"/>
                <w:szCs w:val="24"/>
              </w:rPr>
              <w:t>「發票」應配合主管機關規定時限開立。</w:t>
            </w:r>
          </w:p>
          <w:p w14:paraId="05D79D42" w14:textId="57337544" w:rsidR="00036C52" w:rsidRPr="00910849" w:rsidRDefault="00036C52" w:rsidP="00036C52">
            <w:pPr>
              <w:pStyle w:val="af4"/>
              <w:numPr>
                <w:ilvl w:val="0"/>
                <w:numId w:val="31"/>
              </w:numPr>
              <w:ind w:leftChars="0"/>
              <w:rPr>
                <w:rFonts w:ascii="Times New Roman" w:eastAsia="標楷體" w:hAnsi="Times New Roman"/>
                <w:szCs w:val="24"/>
              </w:rPr>
            </w:pPr>
            <w:r w:rsidRPr="00910849">
              <w:rPr>
                <w:rFonts w:ascii="Times New Roman" w:eastAsia="標楷體" w:hAnsi="Times New Roman"/>
                <w:szCs w:val="24"/>
              </w:rPr>
              <w:t>發票開立及作廢應符合相關稅法與</w:t>
            </w:r>
            <w:r w:rsidRPr="00910849">
              <w:rPr>
                <w:rFonts w:ascii="Times New Roman" w:eastAsia="標楷體" w:hAnsi="Times New Roman"/>
              </w:rPr>
              <w:t>《</w:t>
            </w:r>
            <w:r w:rsidRPr="00910849">
              <w:rPr>
                <w:rFonts w:ascii="Times New Roman" w:hAnsi="Times New Roman"/>
              </w:rPr>
              <w:t>統一發票使用辦法》及《電子發票實施作業要點》</w:t>
            </w:r>
            <w:r w:rsidRPr="00910849">
              <w:rPr>
                <w:rFonts w:ascii="Times New Roman" w:eastAsia="標楷體" w:hAnsi="Times New Roman"/>
                <w:szCs w:val="24"/>
              </w:rPr>
              <w:t>之規定。</w:t>
            </w:r>
          </w:p>
          <w:p w14:paraId="170EC87C" w14:textId="2D93B116" w:rsidR="00036C52" w:rsidRPr="00910849" w:rsidRDefault="00036C52" w:rsidP="00036C52">
            <w:pPr>
              <w:pStyle w:val="af4"/>
              <w:numPr>
                <w:ilvl w:val="0"/>
                <w:numId w:val="31"/>
              </w:numPr>
              <w:ind w:leftChars="0"/>
              <w:rPr>
                <w:rFonts w:ascii="Times New Roman" w:eastAsia="標楷體" w:hAnsi="Times New Roman"/>
                <w:szCs w:val="24"/>
              </w:rPr>
            </w:pPr>
            <w:r w:rsidRPr="00910849">
              <w:rPr>
                <w:rFonts w:ascii="Times New Roman" w:eastAsia="標楷體" w:hAnsi="Times New Roman"/>
                <w:szCs w:val="24"/>
              </w:rPr>
              <w:t>應注意有無跳開「發票」之情形。</w:t>
            </w:r>
          </w:p>
          <w:p w14:paraId="7C49B880" w14:textId="7167643E" w:rsidR="00036C52" w:rsidRPr="00910849" w:rsidRDefault="00036C52" w:rsidP="00036C52">
            <w:pPr>
              <w:widowControl/>
              <w:numPr>
                <w:ilvl w:val="0"/>
                <w:numId w:val="31"/>
              </w:numPr>
              <w:adjustRightInd/>
              <w:spacing w:line="240" w:lineRule="auto"/>
              <w:jc w:val="both"/>
              <w:textAlignment w:val="auto"/>
              <w:rPr>
                <w:rFonts w:ascii="Times New Roman" w:eastAsia="標楷體" w:hAnsi="Times New Roman"/>
                <w:szCs w:val="24"/>
              </w:rPr>
            </w:pPr>
            <w:r w:rsidRPr="00910849">
              <w:rPr>
                <w:rFonts w:ascii="Times New Roman" w:eastAsia="標楷體" w:hAnsi="Times New Roman"/>
                <w:szCs w:val="24"/>
              </w:rPr>
              <w:t>已開立之「發票」若須修改或作廢，需經財務單位權責主管核准。</w:t>
            </w:r>
          </w:p>
          <w:p w14:paraId="532A8D3E" w14:textId="39BE2B29" w:rsidR="00036C52" w:rsidRPr="00910849" w:rsidRDefault="00036C52" w:rsidP="00036C52">
            <w:pPr>
              <w:pStyle w:val="110"/>
              <w:numPr>
                <w:ilvl w:val="0"/>
                <w:numId w:val="31"/>
              </w:numPr>
              <w:rPr>
                <w:rFonts w:ascii="Times New Roman" w:eastAsia="標楷體" w:hAnsi="Times New Roman"/>
                <w:szCs w:val="24"/>
              </w:rPr>
            </w:pPr>
            <w:r w:rsidRPr="00910849">
              <w:rPr>
                <w:rFonts w:ascii="Times New Roman" w:eastAsia="標楷體" w:hAnsi="Times New Roman"/>
                <w:szCs w:val="24"/>
              </w:rPr>
              <w:t>財務單位應定期編製「營業收入與發票調節表」確認申報營業收入與開票金額之一致性。</w:t>
            </w:r>
          </w:p>
        </w:tc>
        <w:tc>
          <w:tcPr>
            <w:tcW w:w="3912" w:type="dxa"/>
            <w:tcBorders>
              <w:top w:val="single" w:sz="6" w:space="0" w:color="auto"/>
              <w:left w:val="single" w:sz="6" w:space="0" w:color="auto"/>
              <w:bottom w:val="single" w:sz="6" w:space="0" w:color="auto"/>
              <w:right w:val="single" w:sz="6" w:space="0" w:color="auto"/>
            </w:tcBorders>
          </w:tcPr>
          <w:p w14:paraId="227962C2" w14:textId="77777777" w:rsidR="00036C52" w:rsidRPr="00910849" w:rsidRDefault="00036C52" w:rsidP="00036C52">
            <w:pPr>
              <w:pStyle w:val="110"/>
              <w:numPr>
                <w:ilvl w:val="0"/>
                <w:numId w:val="32"/>
              </w:numPr>
              <w:rPr>
                <w:rFonts w:ascii="Times New Roman" w:eastAsia="標楷體" w:hAnsi="Times New Roman"/>
                <w:szCs w:val="24"/>
              </w:rPr>
            </w:pPr>
            <w:r w:rsidRPr="00910849">
              <w:rPr>
                <w:rFonts w:ascii="Times New Roman" w:eastAsia="標楷體" w:hAnsi="Times New Roman"/>
                <w:szCs w:val="24"/>
              </w:rPr>
              <w:t>依據資料：</w:t>
            </w:r>
          </w:p>
          <w:p w14:paraId="25CE8126" w14:textId="77777777" w:rsidR="00036C52" w:rsidRPr="00910849"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r w:rsidRPr="00910849">
              <w:rPr>
                <w:rFonts w:ascii="Times New Roman" w:eastAsia="標楷體" w:hAnsi="Times New Roman"/>
                <w:spacing w:val="20"/>
                <w:szCs w:val="24"/>
              </w:rPr>
              <w:t>核決權限表</w:t>
            </w:r>
          </w:p>
          <w:p w14:paraId="7E3D4C05" w14:textId="38ABC7FE" w:rsidR="00036C52" w:rsidRPr="00910849"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r w:rsidRPr="00910849">
              <w:rPr>
                <w:rFonts w:ascii="Times New Roman" w:hAnsi="Times New Roman"/>
              </w:rPr>
              <w:t>統一發票使用辦法</w:t>
            </w:r>
          </w:p>
          <w:p w14:paraId="5740815D" w14:textId="77777777" w:rsidR="00036C52" w:rsidRPr="00910849" w:rsidRDefault="00036C52" w:rsidP="00036C52">
            <w:pPr>
              <w:widowControl/>
              <w:adjustRightInd/>
              <w:spacing w:line="240" w:lineRule="auto"/>
              <w:ind w:left="960"/>
              <w:jc w:val="both"/>
              <w:textAlignment w:val="auto"/>
              <w:rPr>
                <w:rFonts w:ascii="Times New Roman" w:eastAsia="標楷體" w:hAnsi="Times New Roman"/>
                <w:spacing w:val="20"/>
                <w:szCs w:val="24"/>
              </w:rPr>
            </w:pPr>
          </w:p>
          <w:p w14:paraId="60AFC172" w14:textId="77777777" w:rsidR="00036C52" w:rsidRPr="00910849" w:rsidRDefault="00036C52" w:rsidP="009C090C">
            <w:pPr>
              <w:pStyle w:val="110"/>
              <w:numPr>
                <w:ilvl w:val="0"/>
                <w:numId w:val="44"/>
              </w:numPr>
              <w:rPr>
                <w:rFonts w:ascii="Times New Roman" w:eastAsia="標楷體" w:hAnsi="Times New Roman"/>
                <w:szCs w:val="24"/>
              </w:rPr>
            </w:pPr>
            <w:r w:rsidRPr="00910849">
              <w:rPr>
                <w:rFonts w:ascii="Times New Roman" w:eastAsia="標楷體" w:hAnsi="Times New Roman"/>
                <w:szCs w:val="24"/>
              </w:rPr>
              <w:t>使用表單：</w:t>
            </w:r>
          </w:p>
          <w:p w14:paraId="177C196C" w14:textId="6DF36F8D" w:rsidR="00036C52" w:rsidRPr="00910849"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r w:rsidRPr="00910849">
              <w:rPr>
                <w:rFonts w:ascii="Times New Roman" w:eastAsia="標楷體" w:hAnsi="Times New Roman"/>
              </w:rPr>
              <w:t>內部訂單</w:t>
            </w:r>
          </w:p>
          <w:p w14:paraId="621EECB6" w14:textId="2C8D84E0" w:rsidR="00036C52"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del w:id="217" w:author="Chan, Isabel T." w:date="2022-03-02T10:59:00Z">
              <w:r w:rsidDel="00507E6E">
                <w:rPr>
                  <w:rFonts w:ascii="Times New Roman" w:eastAsia="標楷體" w:hAnsi="Times New Roman" w:hint="eastAsia"/>
                  <w:spacing w:val="20"/>
                  <w:szCs w:val="24"/>
                </w:rPr>
                <w:delText>待銷單</w:delText>
              </w:r>
            </w:del>
            <w:ins w:id="218" w:author="Chan, Isabel T." w:date="2022-03-02T10:59:00Z">
              <w:r w:rsidR="00507E6E">
                <w:rPr>
                  <w:rFonts w:ascii="Times New Roman" w:eastAsia="標楷體" w:hAnsi="Times New Roman" w:hint="eastAsia"/>
                  <w:spacing w:val="20"/>
                  <w:szCs w:val="24"/>
                </w:rPr>
                <w:t>交貨單</w:t>
              </w:r>
            </w:ins>
          </w:p>
          <w:p w14:paraId="7AE6DBEF" w14:textId="2CEF2D69" w:rsidR="00036C52" w:rsidRPr="00910849"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r>
              <w:rPr>
                <w:rFonts w:ascii="Times New Roman" w:eastAsia="標楷體" w:hAnsi="Times New Roman" w:hint="eastAsia"/>
                <w:spacing w:val="20"/>
                <w:szCs w:val="24"/>
              </w:rPr>
              <w:t>銷貨單</w:t>
            </w:r>
          </w:p>
          <w:p w14:paraId="10A1382A" w14:textId="77777777" w:rsidR="00036C52" w:rsidRPr="00910849"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r w:rsidRPr="00910849">
              <w:rPr>
                <w:rFonts w:ascii="Times New Roman" w:eastAsia="標楷體" w:hAnsi="Times New Roman"/>
              </w:rPr>
              <w:t>INVOICE</w:t>
            </w:r>
          </w:p>
          <w:p w14:paraId="5F8021E8" w14:textId="4EC3DB64" w:rsidR="00036C52" w:rsidRPr="00910849"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r w:rsidRPr="00910849">
              <w:rPr>
                <w:rFonts w:ascii="Times New Roman" w:eastAsia="標楷體" w:hAnsi="Times New Roman"/>
                <w:spacing w:val="20"/>
                <w:szCs w:val="24"/>
              </w:rPr>
              <w:t>發票</w:t>
            </w:r>
          </w:p>
          <w:p w14:paraId="4AC47547" w14:textId="402D708A" w:rsidR="00036C52" w:rsidRPr="00910849"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r w:rsidRPr="00910849">
              <w:rPr>
                <w:rFonts w:ascii="Times New Roman" w:eastAsia="標楷體" w:hAnsi="Times New Roman"/>
                <w:spacing w:val="20"/>
                <w:szCs w:val="24"/>
              </w:rPr>
              <w:t>統一發票明細表</w:t>
            </w:r>
          </w:p>
          <w:p w14:paraId="67BA91F7" w14:textId="47D11B06" w:rsidR="00036C52" w:rsidRPr="00910849"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r w:rsidRPr="00910849">
              <w:rPr>
                <w:rFonts w:ascii="Times New Roman" w:eastAsia="標楷體" w:hAnsi="Times New Roman"/>
                <w:szCs w:val="24"/>
              </w:rPr>
              <w:t>銷貨退回、進貨退出或折讓證明</w:t>
            </w:r>
            <w:ins w:id="219" w:author="Chan, Isabel T." w:date="2022-03-30T14:16:00Z">
              <w:r w:rsidR="00BE35C9">
                <w:rPr>
                  <w:rFonts w:ascii="Times New Roman" w:eastAsia="標楷體" w:hAnsi="Times New Roman" w:hint="eastAsia"/>
                  <w:szCs w:val="24"/>
                </w:rPr>
                <w:t>單</w:t>
              </w:r>
            </w:ins>
          </w:p>
          <w:p w14:paraId="33501D83" w14:textId="42FFEACB" w:rsidR="00036C52" w:rsidRPr="00910849" w:rsidRDefault="00036C52" w:rsidP="009C090C">
            <w:pPr>
              <w:widowControl/>
              <w:numPr>
                <w:ilvl w:val="1"/>
                <w:numId w:val="44"/>
              </w:numPr>
              <w:adjustRightInd/>
              <w:spacing w:line="240" w:lineRule="auto"/>
              <w:jc w:val="both"/>
              <w:textAlignment w:val="auto"/>
              <w:rPr>
                <w:rFonts w:ascii="Times New Roman" w:eastAsia="標楷體" w:hAnsi="Times New Roman"/>
                <w:spacing w:val="20"/>
                <w:szCs w:val="24"/>
              </w:rPr>
            </w:pPr>
            <w:r w:rsidRPr="00910849">
              <w:rPr>
                <w:rFonts w:ascii="Times New Roman" w:eastAsia="標楷體" w:hAnsi="Times New Roman"/>
                <w:szCs w:val="24"/>
              </w:rPr>
              <w:t>營業收入與發票調節表</w:t>
            </w:r>
          </w:p>
          <w:p w14:paraId="24B2E56D" w14:textId="386D4F85" w:rsidR="00036C52" w:rsidRPr="00910849" w:rsidRDefault="00036C52" w:rsidP="00036C52">
            <w:pPr>
              <w:adjustRightInd/>
              <w:spacing w:line="240" w:lineRule="auto"/>
              <w:jc w:val="both"/>
              <w:textAlignment w:val="auto"/>
              <w:rPr>
                <w:rFonts w:ascii="Times New Roman" w:eastAsia="標楷體" w:hAnsi="Times New Roman"/>
              </w:rPr>
            </w:pPr>
          </w:p>
        </w:tc>
      </w:tr>
    </w:tbl>
    <w:p w14:paraId="79F843FE" w14:textId="25DBC29E" w:rsidR="00BF4F59" w:rsidRPr="00D27052" w:rsidRDefault="00BF4F59" w:rsidP="00CE0BFF">
      <w:pPr>
        <w:widowControl/>
        <w:adjustRightInd/>
        <w:spacing w:line="240" w:lineRule="auto"/>
        <w:textAlignment w:val="auto"/>
        <w:rPr>
          <w:rFonts w:eastAsia="標楷體"/>
          <w:spacing w:val="20"/>
          <w:szCs w:val="24"/>
        </w:rPr>
      </w:pPr>
    </w:p>
    <w:p w14:paraId="64D71F7C" w14:textId="22D71D06" w:rsidR="00F9325F" w:rsidRPr="00D25216" w:rsidRDefault="00BF4F59" w:rsidP="0068739E">
      <w:pPr>
        <w:pStyle w:val="af4"/>
        <w:widowControl/>
        <w:numPr>
          <w:ilvl w:val="0"/>
          <w:numId w:val="15"/>
        </w:numPr>
        <w:adjustRightInd/>
        <w:spacing w:line="240" w:lineRule="auto"/>
        <w:ind w:leftChars="0"/>
        <w:textAlignment w:val="auto"/>
        <w:rPr>
          <w:rFonts w:eastAsia="標楷體"/>
          <w:spacing w:val="20"/>
          <w:szCs w:val="24"/>
        </w:rPr>
      </w:pPr>
      <w:r w:rsidRPr="00D25216">
        <w:rPr>
          <w:rFonts w:eastAsia="標楷體"/>
          <w:spacing w:val="20"/>
          <w:szCs w:val="24"/>
        </w:rPr>
        <w:lastRenderedPageBreak/>
        <w:br w:type="page"/>
      </w:r>
      <w:r w:rsidR="00B2661F" w:rsidRPr="00B2661F">
        <w:rPr>
          <w:rFonts w:ascii="Calibri" w:hAnsi="Calibri"/>
          <w:noProof/>
          <w:kern w:val="2"/>
          <w:szCs w:val="22"/>
        </w:rPr>
        <mc:AlternateContent>
          <mc:Choice Requires="wpc">
            <w:drawing>
              <wp:anchor distT="0" distB="0" distL="114300" distR="114300" simplePos="0" relativeHeight="251814400" behindDoc="0" locked="0" layoutInCell="1" allowOverlap="1" wp14:anchorId="4F8D181D" wp14:editId="76C53D30">
                <wp:simplePos x="0" y="0"/>
                <wp:positionH relativeFrom="column">
                  <wp:posOffset>271145</wp:posOffset>
                </wp:positionH>
                <wp:positionV relativeFrom="paragraph">
                  <wp:posOffset>1905</wp:posOffset>
                </wp:positionV>
                <wp:extent cx="9198610" cy="5723890"/>
                <wp:effectExtent l="0" t="0" r="21590" b="29210"/>
                <wp:wrapTopAndBottom/>
                <wp:docPr id="33" name="畫布 3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2" name="矩形 2"/>
                        <wps:cNvSpPr/>
                        <wps:spPr>
                          <a:xfrm>
                            <a:off x="285736" y="8"/>
                            <a:ext cx="8912874" cy="298442"/>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0A650714" w14:textId="77777777" w:rsidR="008A4CD7" w:rsidRDefault="008A4CD7" w:rsidP="00B2661F">
                              <w:pPr>
                                <w:pStyle w:val="Web"/>
                                <w:spacing w:before="0" w:beforeAutospacing="0" w:after="0" w:afterAutospacing="0"/>
                              </w:pPr>
                              <w:r>
                                <w:rPr>
                                  <w:rFonts w:ascii="Times New Roman" w:eastAsia="標楷體" w:hAnsi="Times New Roman"/>
                                </w:rPr>
                                <w:t>CS-107</w:t>
                              </w:r>
                              <w:r>
                                <w:rPr>
                                  <w:rFonts w:eastAsia="標楷體" w:hAnsi="標楷體" w:cs="Times New Roman" w:hint="eastAsia"/>
                                </w:rPr>
                                <w:t>帳款立帳及收款作業</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 name="矩形 3"/>
                        <wps:cNvSpPr/>
                        <wps:spPr>
                          <a:xfrm>
                            <a:off x="0" y="0"/>
                            <a:ext cx="299937" cy="572389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D956A62" w14:textId="77777777" w:rsidR="008A4CD7" w:rsidRDefault="008A4CD7" w:rsidP="00B2661F">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矩形 4"/>
                        <wps:cNvSpPr/>
                        <wps:spPr>
                          <a:xfrm>
                            <a:off x="299937" y="292130"/>
                            <a:ext cx="5402363" cy="29842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4B7C6EE9" w14:textId="77777777" w:rsidR="008A4CD7" w:rsidRDefault="008A4CD7" w:rsidP="00B2661F">
                              <w:pPr>
                                <w:pStyle w:val="Web"/>
                                <w:spacing w:before="0" w:beforeAutospacing="0" w:after="0" w:afterAutospacing="0"/>
                                <w:jc w:val="center"/>
                              </w:pPr>
                              <w:r>
                                <w:rPr>
                                  <w:rFonts w:ascii="Times New Roman" w:eastAsia="標楷體" w:hAnsi="標楷體" w:hint="eastAsia"/>
                                </w:rPr>
                                <w:t>財務單位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矩形 5"/>
                        <wps:cNvSpPr/>
                        <wps:spPr>
                          <a:xfrm>
                            <a:off x="797157" y="1778469"/>
                            <a:ext cx="1156970" cy="4318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69C772B" w14:textId="77777777" w:rsidR="008A4CD7" w:rsidRPr="008B2438" w:rsidRDefault="008A4CD7" w:rsidP="00B2661F">
                              <w:pPr>
                                <w:pStyle w:val="Web"/>
                                <w:spacing w:before="0" w:beforeAutospacing="0" w:after="0" w:afterAutospacing="0"/>
                                <w:jc w:val="center"/>
                                <w:rPr>
                                  <w:rFonts w:ascii="標楷體" w:eastAsia="標楷體" w:hAnsi="標楷體"/>
                                  <w:sz w:val="20"/>
                                </w:rPr>
                              </w:pPr>
                              <w:r w:rsidRPr="008B2438">
                                <w:rPr>
                                  <w:rFonts w:ascii="標楷體" w:eastAsia="標楷體" w:hAnsi="標楷體" w:cs="標楷體" w:hint="eastAsia"/>
                                  <w:color w:val="000000"/>
                                  <w:sz w:val="20"/>
                                  <w:lang w:val="zh-TW"/>
                                </w:rPr>
                                <w:t>核對必要資料</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 name="矩形 7"/>
                        <wps:cNvSpPr/>
                        <wps:spPr>
                          <a:xfrm>
                            <a:off x="793318" y="4103914"/>
                            <a:ext cx="1156970" cy="4311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A424233"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根據收款條件進行收款</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8" name="流程圖: 結束點 8"/>
                        <wps:cNvSpPr/>
                        <wps:spPr>
                          <a:xfrm>
                            <a:off x="779250" y="808877"/>
                            <a:ext cx="1203960" cy="518273"/>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2F182CD4" w14:textId="46EFB799" w:rsidR="008A4CD7" w:rsidRPr="008B2438" w:rsidRDefault="008A4CD7" w:rsidP="00B2661F">
                              <w:pPr>
                                <w:pStyle w:val="Web"/>
                                <w:spacing w:before="0" w:beforeAutospacing="0" w:after="0" w:afterAutospacing="0"/>
                                <w:jc w:val="center"/>
                                <w:rPr>
                                  <w:sz w:val="20"/>
                                </w:rPr>
                              </w:pPr>
                              <w:r w:rsidRPr="008B2438">
                                <w:rPr>
                                  <w:rFonts w:ascii="標楷體" w:eastAsia="標楷體" w:cs="標楷體" w:hint="eastAsia"/>
                                  <w:color w:val="000000"/>
                                  <w:sz w:val="20"/>
                                  <w:lang w:val="zh-TW"/>
                                </w:rPr>
                                <w:t>應收帳款立帳</w:t>
                              </w:r>
                              <w:r w:rsidRPr="008B2438">
                                <w:rPr>
                                  <w:rFonts w:ascii="Times New Roman" w:eastAsia="標楷體" w:hAnsi="Times New Roman" w:cs="Times New Roman"/>
                                  <w:color w:val="000000"/>
                                  <w:sz w:val="20"/>
                                  <w:lang w:val="zh-TW"/>
                                </w:rPr>
                                <w:br/>
                              </w:r>
                              <w:r w:rsidRPr="008B2438">
                                <w:rPr>
                                  <w:rFonts w:ascii="標楷體" w:eastAsia="標楷體" w:cs="標楷體" w:hint="eastAsia"/>
                                  <w:color w:val="000000"/>
                                  <w:sz w:val="20"/>
                                  <w:lang w:val="zh-TW"/>
                                </w:rPr>
                                <w:t>作業開始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9" name="矩形 9"/>
                        <wps:cNvSpPr/>
                        <wps:spPr>
                          <a:xfrm>
                            <a:off x="793318" y="3176926"/>
                            <a:ext cx="1156970" cy="43053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CAFFEE0"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應收帳款立帳</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0" name="直線單箭頭接點 10"/>
                        <wps:cNvCnPr>
                          <a:stCxn id="5" idx="2"/>
                          <a:endCxn id="9" idx="0"/>
                        </wps:cNvCnPr>
                        <wps:spPr>
                          <a:xfrm flipH="1">
                            <a:off x="1371803" y="2210148"/>
                            <a:ext cx="3839" cy="966605"/>
                          </a:xfrm>
                          <a:prstGeom prst="straightConnector1">
                            <a:avLst/>
                          </a:prstGeom>
                          <a:noFill/>
                          <a:ln w="12700" cap="flat" cmpd="sng" algn="ctr">
                            <a:solidFill>
                              <a:sysClr val="windowText" lastClr="000000"/>
                            </a:solidFill>
                            <a:prstDash val="solid"/>
                            <a:miter lim="800000"/>
                            <a:tailEnd type="triangle"/>
                          </a:ln>
                          <a:effectLst/>
                        </wps:spPr>
                        <wps:bodyPr/>
                      </wps:wsp>
                      <wps:wsp>
                        <wps:cNvPr id="11" name="流程圖: 多重文件 11"/>
                        <wps:cNvSpPr/>
                        <wps:spPr>
                          <a:xfrm>
                            <a:off x="1713064" y="1935084"/>
                            <a:ext cx="1346660" cy="750966"/>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731B7895" w14:textId="680E1300" w:rsidR="008A4CD7" w:rsidRPr="005D54FA" w:rsidRDefault="008A4CD7" w:rsidP="00016171">
                              <w:pPr>
                                <w:spacing w:line="220" w:lineRule="atLeast"/>
                                <w:rPr>
                                  <w:rFonts w:ascii="標楷體" w:eastAsia="標楷體" w:hAnsi="標楷體"/>
                                  <w:sz w:val="18"/>
                                </w:rPr>
                              </w:pPr>
                              <w:r w:rsidRPr="00D716B2">
                                <w:rPr>
                                  <w:rFonts w:ascii="標楷體" w:eastAsia="標楷體" w:hAnsi="標楷體" w:hint="eastAsia"/>
                                  <w:sz w:val="18"/>
                                </w:rPr>
                                <w:t>內</w:t>
                              </w:r>
                              <w:r w:rsidRPr="00D716B2">
                                <w:rPr>
                                  <w:rFonts w:ascii="標楷體" w:eastAsia="標楷體" w:hAnsi="標楷體"/>
                                  <w:sz w:val="18"/>
                                </w:rPr>
                                <w:t>部訂單、外部</w:t>
                              </w:r>
                              <w:r w:rsidRPr="00D716B2">
                                <w:rPr>
                                  <w:rFonts w:ascii="標楷體" w:eastAsia="標楷體" w:hAnsi="標楷體" w:hint="eastAsia"/>
                                  <w:sz w:val="18"/>
                                </w:rPr>
                                <w:t>銷售</w:t>
                              </w:r>
                              <w:r w:rsidRPr="005D54FA">
                                <w:rPr>
                                  <w:rFonts w:ascii="標楷體" w:eastAsia="標楷體" w:hAnsi="標楷體" w:hint="eastAsia"/>
                                  <w:sz w:val="18"/>
                                </w:rPr>
                                <w:t>訂單</w:t>
                              </w:r>
                              <w:r>
                                <w:rPr>
                                  <w:rFonts w:ascii="標楷體" w:eastAsia="標楷體" w:hAnsi="標楷體" w:hint="eastAsia"/>
                                  <w:sz w:val="18"/>
                                </w:rPr>
                                <w:t>、發票、銷貨</w:t>
                              </w:r>
                              <w:r w:rsidRPr="005D54FA">
                                <w:rPr>
                                  <w:rFonts w:ascii="標楷體" w:eastAsia="標楷體" w:hAnsi="標楷體" w:hint="eastAsia"/>
                                  <w:sz w:val="18"/>
                                </w:rPr>
                                <w:t>單、</w:t>
                              </w:r>
                              <w:r w:rsidRPr="00120B52">
                                <w:rPr>
                                  <w:rFonts w:ascii="Times New Roman" w:eastAsia="標楷體" w:hAnsi="Times New Roman"/>
                                  <w:sz w:val="18"/>
                                </w:rPr>
                                <w:t>INVOICE</w:t>
                              </w:r>
                              <w:r w:rsidRPr="00120B52">
                                <w:rPr>
                                  <w:rFonts w:ascii="Times New Roman" w:eastAsia="標楷體" w:hAnsi="Times New Roman"/>
                                  <w:sz w:val="18"/>
                                </w:rPr>
                                <w:t>、</w:t>
                              </w:r>
                              <w:r w:rsidRPr="00120B52">
                                <w:rPr>
                                  <w:rFonts w:ascii="Times New Roman" w:eastAsia="標楷體" w:hAnsi="Times New Roman"/>
                                  <w:sz w:val="18"/>
                                </w:rPr>
                                <w:t>P/L</w:t>
                              </w:r>
                              <w:r>
                                <w:rPr>
                                  <w:rFonts w:ascii="標楷體" w:eastAsia="標楷體" w:hAnsi="標楷體" w:hint="eastAsia"/>
                                  <w:sz w:val="18"/>
                                </w:rPr>
                                <w:t>等</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2" name="流程圖: 結束點 12"/>
                        <wps:cNvSpPr/>
                        <wps:spPr>
                          <a:xfrm>
                            <a:off x="3933895" y="5105312"/>
                            <a:ext cx="1203325" cy="42926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66A9FDF3"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3" name="直線單箭頭接點 13"/>
                        <wps:cNvCnPr>
                          <a:stCxn id="9" idx="2"/>
                        </wps:cNvCnPr>
                        <wps:spPr>
                          <a:xfrm>
                            <a:off x="1371803" y="3607260"/>
                            <a:ext cx="0" cy="496430"/>
                          </a:xfrm>
                          <a:prstGeom prst="straightConnector1">
                            <a:avLst/>
                          </a:prstGeom>
                          <a:noFill/>
                          <a:ln w="12700" cap="flat" cmpd="sng" algn="ctr">
                            <a:solidFill>
                              <a:sysClr val="windowText" lastClr="000000"/>
                            </a:solidFill>
                            <a:prstDash val="solid"/>
                            <a:miter lim="800000"/>
                            <a:tailEnd type="triangle"/>
                          </a:ln>
                          <a:effectLst/>
                        </wps:spPr>
                        <wps:bodyPr/>
                      </wps:wsp>
                      <wps:wsp>
                        <wps:cNvPr id="14" name="直線單箭頭接點 14"/>
                        <wps:cNvCnPr>
                          <a:stCxn id="8" idx="2"/>
                          <a:endCxn id="5" idx="0"/>
                        </wps:cNvCnPr>
                        <wps:spPr>
                          <a:xfrm flipH="1">
                            <a:off x="1375642" y="1327150"/>
                            <a:ext cx="5588" cy="451319"/>
                          </a:xfrm>
                          <a:prstGeom prst="straightConnector1">
                            <a:avLst/>
                          </a:prstGeom>
                          <a:noFill/>
                          <a:ln w="12700" cap="flat" cmpd="sng" algn="ctr">
                            <a:solidFill>
                              <a:sysClr val="windowText" lastClr="000000"/>
                            </a:solidFill>
                            <a:prstDash val="solid"/>
                            <a:miter lim="800000"/>
                            <a:tailEnd type="triangle"/>
                          </a:ln>
                          <a:effectLst/>
                        </wps:spPr>
                        <wps:bodyPr/>
                      </wps:wsp>
                      <wps:wsp>
                        <wps:cNvPr id="15" name="矩形 15"/>
                        <wps:cNvSpPr/>
                        <wps:spPr>
                          <a:xfrm>
                            <a:off x="789892" y="5020703"/>
                            <a:ext cx="1156335" cy="4311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E043EE5"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建立存款單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6" name="流程圖: 決策 16"/>
                        <wps:cNvSpPr/>
                        <wps:spPr>
                          <a:xfrm>
                            <a:off x="3822323" y="1977315"/>
                            <a:ext cx="1409065" cy="87376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7E06F018"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確認正確性</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7" name="直線單箭頭接點 17"/>
                        <wps:cNvCnPr/>
                        <wps:spPr>
                          <a:xfrm flipH="1">
                            <a:off x="1368060" y="4535079"/>
                            <a:ext cx="3743" cy="485624"/>
                          </a:xfrm>
                          <a:prstGeom prst="straightConnector1">
                            <a:avLst/>
                          </a:prstGeom>
                          <a:noFill/>
                          <a:ln w="6350" cap="flat" cmpd="sng" algn="ctr">
                            <a:solidFill>
                              <a:sysClr val="windowText" lastClr="000000"/>
                            </a:solidFill>
                            <a:prstDash val="solid"/>
                            <a:miter lim="800000"/>
                            <a:tailEnd type="triangle"/>
                          </a:ln>
                          <a:effectLst/>
                        </wps:spPr>
                        <wps:bodyPr/>
                      </wps:wsp>
                      <wps:wsp>
                        <wps:cNvPr id="18" name="矩形 18"/>
                        <wps:cNvSpPr/>
                        <wps:spPr>
                          <a:xfrm>
                            <a:off x="3953170" y="4124757"/>
                            <a:ext cx="1155700" cy="685164"/>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B63C0B9" w14:textId="77777777" w:rsidR="008A4CD7" w:rsidRDefault="008A4CD7" w:rsidP="00B2661F">
                              <w:pPr>
                                <w:pStyle w:val="Web"/>
                                <w:spacing w:before="0" w:beforeAutospacing="0" w:after="0" w:afterAutospacing="0"/>
                                <w:jc w:val="center"/>
                              </w:pPr>
                              <w:r w:rsidRPr="003F433B">
                                <w:rPr>
                                  <w:rFonts w:eastAsia="標楷體" w:hAnsi="標楷體" w:cs="Times New Roman" w:hint="eastAsia"/>
                                  <w:sz w:val="20"/>
                                  <w:szCs w:val="20"/>
                                </w:rPr>
                                <w:t>每月製作應收帳款帳齡分析表並定期檢視收款情況</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0" name="流程圖: 文件 20"/>
                        <wps:cNvSpPr/>
                        <wps:spPr>
                          <a:xfrm>
                            <a:off x="1487611" y="5302202"/>
                            <a:ext cx="747589" cy="336129"/>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5076F5A8" w14:textId="77777777" w:rsidR="008A4CD7" w:rsidRDefault="008A4CD7" w:rsidP="00B2661F">
                              <w:pPr>
                                <w:pStyle w:val="Web"/>
                                <w:spacing w:before="0" w:beforeAutospacing="0" w:after="0" w:afterAutospacing="0"/>
                                <w:jc w:val="center"/>
                              </w:pPr>
                              <w:r>
                                <w:rPr>
                                  <w:rFonts w:ascii="Times New Roman" w:eastAsia="標楷體" w:hAnsi="標楷體" w:hint="eastAsia"/>
                                  <w:sz w:val="20"/>
                                  <w:szCs w:val="20"/>
                                </w:rPr>
                                <w:t>存款單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1" name="直線接點 21"/>
                        <wps:cNvCnPr/>
                        <wps:spPr>
                          <a:xfrm>
                            <a:off x="5702300" y="292114"/>
                            <a:ext cx="31750" cy="5431464"/>
                          </a:xfrm>
                          <a:prstGeom prst="line">
                            <a:avLst/>
                          </a:prstGeom>
                          <a:noFill/>
                          <a:ln w="6350" cap="flat" cmpd="sng" algn="ctr">
                            <a:solidFill>
                              <a:sysClr val="windowText" lastClr="000000">
                                <a:lumMod val="50000"/>
                                <a:lumOff val="50000"/>
                              </a:sysClr>
                            </a:solidFill>
                            <a:prstDash val="solid"/>
                            <a:miter lim="800000"/>
                          </a:ln>
                          <a:effectLst/>
                        </wps:spPr>
                        <wps:bodyPr/>
                      </wps:wsp>
                      <wps:wsp>
                        <wps:cNvPr id="22" name="矩形 22"/>
                        <wps:cNvSpPr/>
                        <wps:spPr>
                          <a:xfrm>
                            <a:off x="5702028" y="292099"/>
                            <a:ext cx="3496582" cy="29988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6A576E98" w14:textId="77777777" w:rsidR="008A4CD7" w:rsidRDefault="008A4CD7" w:rsidP="00B2661F">
                              <w:pPr>
                                <w:pStyle w:val="Web"/>
                                <w:spacing w:before="0" w:beforeAutospacing="0" w:after="0" w:afterAutospacing="0"/>
                                <w:jc w:val="center"/>
                              </w:pPr>
                              <w:r>
                                <w:rPr>
                                  <w:rFonts w:ascii="Times New Roman" w:eastAsia="標楷體" w:hAnsi="標楷體" w:hint="eastAsia"/>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 name="矩形 23"/>
                        <wps:cNvSpPr/>
                        <wps:spPr>
                          <a:xfrm>
                            <a:off x="6663350" y="1405550"/>
                            <a:ext cx="1156335" cy="43053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E9C624A"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建立收款單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4" name="流程圖: 文件 24"/>
                        <wps:cNvSpPr/>
                        <wps:spPr>
                          <a:xfrm>
                            <a:off x="7361215" y="1687490"/>
                            <a:ext cx="747395" cy="335915"/>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605AB64D" w14:textId="77777777" w:rsidR="008A4CD7" w:rsidRDefault="008A4CD7" w:rsidP="00B2661F">
                              <w:pPr>
                                <w:pStyle w:val="Web"/>
                                <w:spacing w:before="0" w:beforeAutospacing="0" w:after="0" w:afterAutospacing="0"/>
                                <w:jc w:val="center"/>
                              </w:pPr>
                              <w:r>
                                <w:rPr>
                                  <w:rFonts w:ascii="Times New Roman" w:eastAsia="標楷體" w:hAnsi="標楷體" w:hint="eastAsia"/>
                                  <w:sz w:val="20"/>
                                  <w:szCs w:val="20"/>
                                </w:rPr>
                                <w:t>收款單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5" name="肘形接點 25"/>
                        <wps:cNvCnPr/>
                        <wps:spPr>
                          <a:xfrm flipV="1">
                            <a:off x="1946227" y="1405428"/>
                            <a:ext cx="5295291" cy="3830404"/>
                          </a:xfrm>
                          <a:prstGeom prst="bentConnector4">
                            <a:avLst>
                              <a:gd name="adj1" fmla="val 33509"/>
                              <a:gd name="adj2" fmla="val 109934"/>
                            </a:avLst>
                          </a:prstGeom>
                          <a:noFill/>
                          <a:ln w="9525" cap="flat" cmpd="sng" algn="ctr">
                            <a:solidFill>
                              <a:sysClr val="windowText" lastClr="000000"/>
                            </a:solidFill>
                            <a:prstDash val="solid"/>
                            <a:miter lim="800000"/>
                            <a:tailEnd type="triangle"/>
                          </a:ln>
                          <a:effectLst/>
                        </wps:spPr>
                        <wps:bodyPr/>
                      </wps:wsp>
                      <wps:wsp>
                        <wps:cNvPr id="26" name="肘形接點 26"/>
                        <wps:cNvCnPr>
                          <a:stCxn id="23" idx="2"/>
                          <a:endCxn id="16" idx="3"/>
                        </wps:cNvCnPr>
                        <wps:spPr>
                          <a:xfrm rot="5400000">
                            <a:off x="5947412" y="1119956"/>
                            <a:ext cx="578083" cy="2010130"/>
                          </a:xfrm>
                          <a:prstGeom prst="bentConnector2">
                            <a:avLst/>
                          </a:prstGeom>
                          <a:noFill/>
                          <a:ln w="9525" cap="flat" cmpd="sng" algn="ctr">
                            <a:solidFill>
                              <a:sysClr val="windowText" lastClr="000000"/>
                            </a:solidFill>
                            <a:prstDash val="solid"/>
                            <a:miter lim="800000"/>
                            <a:tailEnd type="triangle"/>
                          </a:ln>
                          <a:effectLst/>
                        </wps:spPr>
                        <wps:bodyPr/>
                      </wps:wsp>
                      <wps:wsp>
                        <wps:cNvPr id="27" name="肘形接點 27"/>
                        <wps:cNvCnPr>
                          <a:stCxn id="16" idx="0"/>
                          <a:endCxn id="23" idx="1"/>
                        </wps:cNvCnPr>
                        <wps:spPr>
                          <a:xfrm rot="5400000" flipH="1" flipV="1">
                            <a:off x="5416863" y="730720"/>
                            <a:ext cx="356480" cy="2136494"/>
                          </a:xfrm>
                          <a:prstGeom prst="bentConnector2">
                            <a:avLst/>
                          </a:prstGeom>
                          <a:noFill/>
                          <a:ln w="9525" cap="flat" cmpd="sng" algn="ctr">
                            <a:solidFill>
                              <a:sysClr val="windowText" lastClr="000000"/>
                            </a:solidFill>
                            <a:prstDash val="solid"/>
                            <a:miter lim="800000"/>
                            <a:tailEnd type="triangle"/>
                          </a:ln>
                          <a:effectLst/>
                        </wps:spPr>
                        <wps:bodyPr/>
                      </wps:wsp>
                      <wps:wsp>
                        <wps:cNvPr id="28" name="直線單箭頭接點 28"/>
                        <wps:cNvCnPr>
                          <a:stCxn id="16" idx="2"/>
                          <a:endCxn id="578" idx="0"/>
                        </wps:cNvCnPr>
                        <wps:spPr>
                          <a:xfrm>
                            <a:off x="4526856" y="2851075"/>
                            <a:ext cx="3529" cy="447988"/>
                          </a:xfrm>
                          <a:prstGeom prst="straightConnector1">
                            <a:avLst/>
                          </a:prstGeom>
                          <a:noFill/>
                          <a:ln w="9525" cap="flat" cmpd="sng" algn="ctr">
                            <a:solidFill>
                              <a:sysClr val="windowText" lastClr="000000"/>
                            </a:solidFill>
                            <a:prstDash val="solid"/>
                            <a:miter lim="800000"/>
                            <a:tailEnd type="triangle"/>
                          </a:ln>
                          <a:effectLst/>
                        </wps:spPr>
                        <wps:bodyPr/>
                      </wps:wsp>
                      <wps:wsp>
                        <wps:cNvPr id="30" name="直線單箭頭接點 30"/>
                        <wps:cNvCnPr>
                          <a:stCxn id="18" idx="2"/>
                          <a:endCxn id="12" idx="0"/>
                        </wps:cNvCnPr>
                        <wps:spPr>
                          <a:xfrm>
                            <a:off x="4531020" y="4809921"/>
                            <a:ext cx="4538" cy="295391"/>
                          </a:xfrm>
                          <a:prstGeom prst="straightConnector1">
                            <a:avLst/>
                          </a:prstGeom>
                          <a:noFill/>
                          <a:ln w="9525" cap="flat" cmpd="sng" algn="ctr">
                            <a:solidFill>
                              <a:sysClr val="windowText" lastClr="000000"/>
                            </a:solidFill>
                            <a:prstDash val="solid"/>
                            <a:miter lim="800000"/>
                            <a:tailEnd type="triangle"/>
                          </a:ln>
                          <a:effectLst/>
                        </wps:spPr>
                        <wps:bodyPr/>
                      </wps:wsp>
                      <wps:wsp>
                        <wps:cNvPr id="31" name="矩形 31"/>
                        <wps:cNvSpPr/>
                        <wps:spPr>
                          <a:xfrm>
                            <a:off x="4510700" y="1779086"/>
                            <a:ext cx="455295" cy="310515"/>
                          </a:xfrm>
                          <a:prstGeom prst="rect">
                            <a:avLst/>
                          </a:prstGeom>
                          <a:noFill/>
                          <a:ln w="12700" cap="flat" cmpd="sng" algn="ctr">
                            <a:noFill/>
                            <a:prstDash val="solid"/>
                            <a:miter lim="800000"/>
                          </a:ln>
                          <a:effectLst/>
                        </wps:spPr>
                        <wps:txbx>
                          <w:txbxContent>
                            <w:p w14:paraId="7F16AEC7" w14:textId="77777777" w:rsidR="008A4CD7" w:rsidRDefault="008A4CD7" w:rsidP="00B2661F">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 name="矩形 32"/>
                        <wps:cNvSpPr/>
                        <wps:spPr>
                          <a:xfrm>
                            <a:off x="4466250" y="2834034"/>
                            <a:ext cx="455295" cy="309880"/>
                          </a:xfrm>
                          <a:prstGeom prst="rect">
                            <a:avLst/>
                          </a:prstGeom>
                          <a:noFill/>
                          <a:ln w="12700" cap="flat" cmpd="sng" algn="ctr">
                            <a:noFill/>
                            <a:prstDash val="solid"/>
                            <a:miter lim="800000"/>
                          </a:ln>
                          <a:effectLst/>
                        </wps:spPr>
                        <wps:txbx>
                          <w:txbxContent>
                            <w:p w14:paraId="2D8388DE" w14:textId="77777777" w:rsidR="008A4CD7" w:rsidRDefault="008A4CD7" w:rsidP="00B2661F">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78" name="矩形 578"/>
                        <wps:cNvSpPr/>
                        <wps:spPr>
                          <a:xfrm>
                            <a:off x="3951900" y="3299063"/>
                            <a:ext cx="1156970" cy="42989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338DC8" w14:textId="74118DA5" w:rsidR="008A4CD7" w:rsidRDefault="008A4CD7" w:rsidP="00CC5BE4">
                              <w:pPr>
                                <w:pStyle w:val="Web"/>
                                <w:spacing w:before="0" w:beforeAutospacing="0" w:after="0" w:afterAutospacing="0"/>
                                <w:jc w:val="center"/>
                              </w:pPr>
                              <w:r>
                                <w:rPr>
                                  <w:rFonts w:eastAsia="標楷體" w:hAnsi="標楷體" w:cs="Times New Roman" w:hint="eastAsia"/>
                                  <w:sz w:val="20"/>
                                  <w:szCs w:val="20"/>
                                </w:rPr>
                                <w:t>應收帳款沖帳</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9" name="直線單箭頭接點 29"/>
                        <wps:cNvCnPr>
                          <a:stCxn id="578" idx="2"/>
                          <a:endCxn id="18" idx="0"/>
                        </wps:cNvCnPr>
                        <wps:spPr>
                          <a:xfrm>
                            <a:off x="4530385" y="3728958"/>
                            <a:ext cx="635" cy="3957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anchor>
            </w:drawing>
          </mc:Choice>
          <mc:Fallback>
            <w:pict>
              <v:group w14:anchorId="4F8D181D" id="畫布 33" o:spid="_x0000_s1346" editas="canvas" style="position:absolute;left:0;text-align:left;margin-left:21.35pt;margin-top:.15pt;width:724.3pt;height:450.7pt;z-index:251814400;mso-position-horizontal-relative:text;mso-position-vertical-relative:text" coordsize="91986,57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">
                <v:shape id="_x0000_s1347" type="#_x0000_t75" style="position:absolute;width:91986;height:57238;visibility:visible;mso-wrap-style:square" stroked="t" strokecolor="gray [1629]">
                  <v:fill o:detectmouseclick="t"/>
                  <v:path o:connecttype="none"/>
                </v:shape>
                <v:rect id="矩形 2" o:spid="_x0000_s1348" style="position:absolute;left:2857;width:89129;height:2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" fillcolor="#f2f2f2" strokecolor="windowText" strokeweight="1pt">
                  <v:textbox>
                    <w:txbxContent>
                      <w:p w14:paraId="0A650714" w14:textId="77777777" w:rsidR="008A4CD7" w:rsidRDefault="008A4CD7" w:rsidP="00B2661F">
                        <w:pPr>
                          <w:pStyle w:val="Web"/>
                          <w:spacing w:before="0" w:beforeAutospacing="0" w:after="0" w:afterAutospacing="0"/>
                        </w:pPr>
                        <w:r>
                          <w:rPr>
                            <w:rFonts w:ascii="Times New Roman" w:eastAsia="標楷體" w:hAnsi="Times New Roman"/>
                          </w:rPr>
                          <w:t>CS-107</w:t>
                        </w:r>
                        <w:r>
                          <w:rPr>
                            <w:rFonts w:eastAsia="標楷體" w:hAnsi="標楷體" w:cs="Times New Roman" w:hint="eastAsia"/>
                          </w:rPr>
                          <w:t>帳款立帳及收款作業</w:t>
                        </w:r>
                      </w:p>
                    </w:txbxContent>
                  </v:textbox>
                </v:rect>
                <v:rect id="矩形 3" o:spid="_x0000_s1349" style="position:absolute;width:2999;height:57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" fillcolor="#f2f2f2" strokecolor="windowText" strokeweight="1pt">
                  <v:textbox>
                    <w:txbxContent>
                      <w:p w14:paraId="3D956A62" w14:textId="77777777" w:rsidR="008A4CD7" w:rsidRDefault="008A4CD7" w:rsidP="00B2661F">
                        <w:pPr>
                          <w:pStyle w:val="Web"/>
                          <w:spacing w:before="0" w:beforeAutospacing="0" w:after="0" w:afterAutospacing="0"/>
                        </w:pPr>
                        <w:r>
                          <w:rPr>
                            <w:rFonts w:ascii="標楷體" w:hAnsi="標楷體" w:cs="Times New Roman" w:hint="eastAsia"/>
                          </w:rPr>
                          <w:t> </w:t>
                        </w:r>
                      </w:p>
                    </w:txbxContent>
                  </v:textbox>
                </v:rect>
                <v:rect id="矩形 4" o:spid="_x0000_s1350" style="position:absolute;left:2999;top:2921;width:54024;height:2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" fillcolor="#f2f2f2" strokecolor="windowText" strokeweight="1pt">
                  <v:textbox>
                    <w:txbxContent>
                      <w:p w14:paraId="4B7C6EE9" w14:textId="77777777" w:rsidR="008A4CD7" w:rsidRDefault="008A4CD7" w:rsidP="00B2661F">
                        <w:pPr>
                          <w:pStyle w:val="Web"/>
                          <w:spacing w:before="0" w:beforeAutospacing="0" w:after="0" w:afterAutospacing="0"/>
                          <w:jc w:val="center"/>
                        </w:pPr>
                        <w:r>
                          <w:rPr>
                            <w:rFonts w:ascii="Times New Roman" w:eastAsia="標楷體" w:hAnsi="標楷體" w:hint="eastAsia"/>
                          </w:rPr>
                          <w:t>財務單位</w:t>
                        </w:r>
                      </w:p>
                    </w:txbxContent>
                  </v:textbox>
                </v:rect>
                <v:rect id="矩形 5" o:spid="_x0000_s1351" style="position:absolute;left:7971;top:17784;width:11570;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" fillcolor="window" strokecolor="windowText" strokeweight="1pt">
                  <v:textbox inset=".1mm,.1mm,.1mm,.1mm">
                    <w:txbxContent>
                      <w:p w14:paraId="469C772B" w14:textId="77777777" w:rsidR="008A4CD7" w:rsidRPr="008B2438" w:rsidRDefault="008A4CD7" w:rsidP="00B2661F">
                        <w:pPr>
                          <w:pStyle w:val="Web"/>
                          <w:spacing w:before="0" w:beforeAutospacing="0" w:after="0" w:afterAutospacing="0"/>
                          <w:jc w:val="center"/>
                          <w:rPr>
                            <w:rFonts w:ascii="標楷體" w:eastAsia="標楷體" w:hAnsi="標楷體"/>
                            <w:sz w:val="20"/>
                          </w:rPr>
                        </w:pPr>
                        <w:r w:rsidRPr="008B2438">
                          <w:rPr>
                            <w:rFonts w:ascii="標楷體" w:eastAsia="標楷體" w:hAnsi="標楷體" w:cs="標楷體" w:hint="eastAsia"/>
                            <w:color w:val="000000"/>
                            <w:sz w:val="20"/>
                            <w:lang w:val="zh-TW"/>
                          </w:rPr>
                          <w:t>核對必要資料</w:t>
                        </w:r>
                      </w:p>
                    </w:txbxContent>
                  </v:textbox>
                </v:rect>
                <v:rect id="矩形 7" o:spid="_x0000_s1352" style="position:absolute;left:7933;top:41039;width:11569;height:4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" fillcolor="window" strokecolor="windowText" strokeweight="1pt">
                  <v:textbox inset=".1mm,.1mm,.1mm,.1mm">
                    <w:txbxContent>
                      <w:p w14:paraId="0A424233"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根據收款條件進行收款</w:t>
                        </w:r>
                      </w:p>
                    </w:txbxContent>
                  </v:textbox>
                </v:rect>
                <v:shape id="流程圖: 結束點 8" o:spid="_x0000_s1353" type="#_x0000_t116" style="position:absolute;left:7792;top:8088;width:12040;height:51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" fillcolor="window" strokecolor="windowText" strokeweight="1pt">
                  <v:textbox inset=".1mm,.1mm,.1mm,.1mm">
                    <w:txbxContent>
                      <w:p w14:paraId="2F182CD4" w14:textId="46EFB799" w:rsidR="008A4CD7" w:rsidRPr="008B2438" w:rsidRDefault="008A4CD7" w:rsidP="00B2661F">
                        <w:pPr>
                          <w:pStyle w:val="Web"/>
                          <w:spacing w:before="0" w:beforeAutospacing="0" w:after="0" w:afterAutospacing="0"/>
                          <w:jc w:val="center"/>
                          <w:rPr>
                            <w:sz w:val="20"/>
                          </w:rPr>
                        </w:pPr>
                        <w:r w:rsidRPr="008B2438">
                          <w:rPr>
                            <w:rFonts w:ascii="標楷體" w:eastAsia="標楷體" w:cs="標楷體" w:hint="eastAsia"/>
                            <w:color w:val="000000"/>
                            <w:sz w:val="20"/>
                            <w:lang w:val="zh-TW"/>
                          </w:rPr>
                          <w:t>應收帳款立帳</w:t>
                        </w:r>
                        <w:r w:rsidRPr="008B2438">
                          <w:rPr>
                            <w:rFonts w:ascii="Times New Roman" w:eastAsia="標楷體" w:hAnsi="Times New Roman" w:cs="Times New Roman"/>
                            <w:color w:val="000000"/>
                            <w:sz w:val="20"/>
                            <w:lang w:val="zh-TW"/>
                          </w:rPr>
                          <w:br/>
                        </w:r>
                        <w:r w:rsidRPr="008B2438">
                          <w:rPr>
                            <w:rFonts w:ascii="標楷體" w:eastAsia="標楷體" w:cs="標楷體" w:hint="eastAsia"/>
                            <w:color w:val="000000"/>
                            <w:sz w:val="20"/>
                            <w:lang w:val="zh-TW"/>
                          </w:rPr>
                          <w:t>作業開始</w:t>
                        </w:r>
                      </w:p>
                    </w:txbxContent>
                  </v:textbox>
                </v:shape>
                <v:rect id="矩形 9" o:spid="_x0000_s1354" style="position:absolute;left:7933;top:31769;width:11569;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" fillcolor="window" strokecolor="windowText" strokeweight="1pt">
                  <v:textbox inset=".1mm,.1mm,.1mm,.1mm">
                    <w:txbxContent>
                      <w:p w14:paraId="3CAFFEE0"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應收帳款立帳</w:t>
                        </w:r>
                      </w:p>
                    </w:txbxContent>
                  </v:textbox>
                </v:rect>
                <v:shape id="直線單箭頭接點 10" o:spid="_x0000_s1355" type="#_x0000_t32" style="position:absolute;left:13718;top:22101;width:38;height:96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" strokecolor="windowText" strokeweight="1pt">
                  <v:stroke endarrow="block" joinstyle="miter"/>
                </v:shape>
                <v:shape id="流程圖: 多重文件 11" o:spid="_x0000_s1356" type="#_x0000_t115" style="position:absolute;left:17130;top:19350;width:13467;height:7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" fillcolor="window" strokecolor="#c55a11" strokeweight="1.5pt">
                  <v:textbox inset=".1mm,.1mm,.1mm,.1mm">
                    <w:txbxContent>
                      <w:p w14:paraId="731B7895" w14:textId="680E1300" w:rsidR="008A4CD7" w:rsidRPr="005D54FA" w:rsidRDefault="008A4CD7" w:rsidP="00016171">
                        <w:pPr>
                          <w:spacing w:line="220" w:lineRule="atLeast"/>
                          <w:rPr>
                            <w:rFonts w:ascii="標楷體" w:eastAsia="標楷體" w:hAnsi="標楷體"/>
                            <w:sz w:val="18"/>
                          </w:rPr>
                        </w:pPr>
                        <w:r w:rsidRPr="00D716B2">
                          <w:rPr>
                            <w:rFonts w:ascii="標楷體" w:eastAsia="標楷體" w:hAnsi="標楷體" w:hint="eastAsia"/>
                            <w:sz w:val="18"/>
                          </w:rPr>
                          <w:t>內</w:t>
                        </w:r>
                        <w:r w:rsidRPr="00D716B2">
                          <w:rPr>
                            <w:rFonts w:ascii="標楷體" w:eastAsia="標楷體" w:hAnsi="標楷體"/>
                            <w:sz w:val="18"/>
                          </w:rPr>
                          <w:t>部訂單、外部</w:t>
                        </w:r>
                        <w:r w:rsidRPr="00D716B2">
                          <w:rPr>
                            <w:rFonts w:ascii="標楷體" w:eastAsia="標楷體" w:hAnsi="標楷體" w:hint="eastAsia"/>
                            <w:sz w:val="18"/>
                          </w:rPr>
                          <w:t>銷售</w:t>
                        </w:r>
                        <w:r w:rsidRPr="005D54FA">
                          <w:rPr>
                            <w:rFonts w:ascii="標楷體" w:eastAsia="標楷體" w:hAnsi="標楷體" w:hint="eastAsia"/>
                            <w:sz w:val="18"/>
                          </w:rPr>
                          <w:t>訂單</w:t>
                        </w:r>
                        <w:r>
                          <w:rPr>
                            <w:rFonts w:ascii="標楷體" w:eastAsia="標楷體" w:hAnsi="標楷體" w:hint="eastAsia"/>
                            <w:sz w:val="18"/>
                          </w:rPr>
                          <w:t>、發票、銷貨</w:t>
                        </w:r>
                        <w:r w:rsidRPr="005D54FA">
                          <w:rPr>
                            <w:rFonts w:ascii="標楷體" w:eastAsia="標楷體" w:hAnsi="標楷體" w:hint="eastAsia"/>
                            <w:sz w:val="18"/>
                          </w:rPr>
                          <w:t>單、</w:t>
                        </w:r>
                        <w:r w:rsidRPr="00120B52">
                          <w:rPr>
                            <w:rFonts w:ascii="Times New Roman" w:eastAsia="標楷體" w:hAnsi="Times New Roman"/>
                            <w:sz w:val="18"/>
                          </w:rPr>
                          <w:t>INVOICE</w:t>
                        </w:r>
                        <w:r w:rsidRPr="00120B52">
                          <w:rPr>
                            <w:rFonts w:ascii="Times New Roman" w:eastAsia="標楷體" w:hAnsi="Times New Roman"/>
                            <w:sz w:val="18"/>
                          </w:rPr>
                          <w:t>、</w:t>
                        </w:r>
                        <w:r w:rsidRPr="00120B52">
                          <w:rPr>
                            <w:rFonts w:ascii="Times New Roman" w:eastAsia="標楷體" w:hAnsi="Times New Roman"/>
                            <w:sz w:val="18"/>
                          </w:rPr>
                          <w:t>P/L</w:t>
                        </w:r>
                        <w:r>
                          <w:rPr>
                            <w:rFonts w:ascii="標楷體" w:eastAsia="標楷體" w:hAnsi="標楷體" w:hint="eastAsia"/>
                            <w:sz w:val="18"/>
                          </w:rPr>
                          <w:t>等</w:t>
                        </w:r>
                      </w:p>
                    </w:txbxContent>
                  </v:textbox>
                </v:shape>
                <v:shape id="流程圖: 結束點 12" o:spid="_x0000_s1357" type="#_x0000_t116" style="position:absolute;left:39338;top:51053;width:12034;height:4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" fillcolor="window" strokecolor="windowText" strokeweight="1pt">
                  <v:textbox inset=".1mm,.1mm,.1mm,.1mm">
                    <w:txbxContent>
                      <w:p w14:paraId="66A9FDF3"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結束</w:t>
                        </w:r>
                      </w:p>
                    </w:txbxContent>
                  </v:textbox>
                </v:shape>
                <v:shape id="直線單箭頭接點 13" o:spid="_x0000_s1358" type="#_x0000_t32" style="position:absolute;left:13718;top:36072;width:0;height:4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" strokecolor="windowText" strokeweight="1pt">
                  <v:stroke endarrow="block" joinstyle="miter"/>
                </v:shape>
                <v:shape id="直線單箭頭接點 14" o:spid="_x0000_s1359" type="#_x0000_t32" style="position:absolute;left:13756;top:13271;width:56;height:45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" strokecolor="windowText" strokeweight="1pt">
                  <v:stroke endarrow="block" joinstyle="miter"/>
                </v:shape>
                <v:rect id="矩形 15" o:spid="_x0000_s1360" style="position:absolute;left:7898;top:50207;width:11564;height:4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" fillcolor="window" strokecolor="windowText" strokeweight="1pt">
                  <v:textbox inset=".1mm,.1mm,.1mm,.1mm">
                    <w:txbxContent>
                      <w:p w14:paraId="2E043EE5"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建立存款單</w:t>
                        </w:r>
                      </w:p>
                    </w:txbxContent>
                  </v:textbox>
                </v:rect>
                <v:shape id="流程圖: 決策 16" o:spid="_x0000_s1361" type="#_x0000_t110" style="position:absolute;left:38223;top:19773;width:14090;height:8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" fillcolor="window" strokecolor="windowText" strokeweight="1pt">
                  <v:textbox inset=".1mm,.1mm,.1mm,.1mm">
                    <w:txbxContent>
                      <w:p w14:paraId="7E06F018"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確認正確性</w:t>
                        </w:r>
                      </w:p>
                    </w:txbxContent>
                  </v:textbox>
                </v:shape>
                <v:shape id="直線單箭頭接點 17" o:spid="_x0000_s1362" type="#_x0000_t32" style="position:absolute;left:13680;top:45350;width:38;height:48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" strokecolor="windowText" strokeweight=".5pt">
                  <v:stroke endarrow="block" joinstyle="miter"/>
                </v:shape>
                <v:rect id="矩形 18" o:spid="_x0000_s1363" style="position:absolute;left:39531;top:41247;width:11557;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" fillcolor="window" strokecolor="windowText" strokeweight="1pt">
                  <v:textbox inset=".1mm,.1mm,.1mm,.1mm">
                    <w:txbxContent>
                      <w:p w14:paraId="0B63C0B9" w14:textId="77777777" w:rsidR="008A4CD7" w:rsidRDefault="008A4CD7" w:rsidP="00B2661F">
                        <w:pPr>
                          <w:pStyle w:val="Web"/>
                          <w:spacing w:before="0" w:beforeAutospacing="0" w:after="0" w:afterAutospacing="0"/>
                          <w:jc w:val="center"/>
                        </w:pPr>
                        <w:r w:rsidRPr="003F433B">
                          <w:rPr>
                            <w:rFonts w:eastAsia="標楷體" w:hAnsi="標楷體" w:cs="Times New Roman" w:hint="eastAsia"/>
                            <w:sz w:val="20"/>
                            <w:szCs w:val="20"/>
                          </w:rPr>
                          <w:t>每月製作應收</w:t>
                        </w:r>
                        <w:proofErr w:type="gramStart"/>
                        <w:r w:rsidRPr="003F433B">
                          <w:rPr>
                            <w:rFonts w:eastAsia="標楷體" w:hAnsi="標楷體" w:cs="Times New Roman" w:hint="eastAsia"/>
                            <w:sz w:val="20"/>
                            <w:szCs w:val="20"/>
                          </w:rPr>
                          <w:t>帳款帳齡分析</w:t>
                        </w:r>
                        <w:proofErr w:type="gramEnd"/>
                        <w:r w:rsidRPr="003F433B">
                          <w:rPr>
                            <w:rFonts w:eastAsia="標楷體" w:hAnsi="標楷體" w:cs="Times New Roman" w:hint="eastAsia"/>
                            <w:sz w:val="20"/>
                            <w:szCs w:val="20"/>
                          </w:rPr>
                          <w:t>表並定期檢視收款情況</w:t>
                        </w:r>
                      </w:p>
                    </w:txbxContent>
                  </v:textbox>
                </v:rect>
                <v:shape id="流程圖: 文件 20" o:spid="_x0000_s1364" type="#_x0000_t114" style="position:absolute;left:14876;top:53022;width:7476;height:33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" fillcolor="window" strokecolor="#c55a11" strokeweight="1.5pt">
                  <v:textbox inset=".1mm,.1mm,.1mm,.1mm">
                    <w:txbxContent>
                      <w:p w14:paraId="5076F5A8" w14:textId="77777777" w:rsidR="008A4CD7" w:rsidRDefault="008A4CD7" w:rsidP="00B2661F">
                        <w:pPr>
                          <w:pStyle w:val="Web"/>
                          <w:spacing w:before="0" w:beforeAutospacing="0" w:after="0" w:afterAutospacing="0"/>
                          <w:jc w:val="center"/>
                        </w:pPr>
                        <w:r>
                          <w:rPr>
                            <w:rFonts w:ascii="Times New Roman" w:eastAsia="標楷體" w:hAnsi="標楷體" w:hint="eastAsia"/>
                            <w:sz w:val="20"/>
                            <w:szCs w:val="20"/>
                          </w:rPr>
                          <w:t>存款單</w:t>
                        </w:r>
                      </w:p>
                    </w:txbxContent>
                  </v:textbox>
                </v:shape>
                <v:line id="直線接點 21" o:spid="_x0000_s1365" style="position:absolute;visibility:visible;mso-wrap-style:square" from="57023,2921" to="57340,57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" strokecolor="#7f7f7f" strokeweight=".5pt">
                  <v:stroke joinstyle="miter"/>
                </v:line>
                <v:rect id="矩形 22" o:spid="_x0000_s1366" style="position:absolute;left:57020;top:2920;width:34966;height:2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" fillcolor="#f2f2f2" strokecolor="windowText" strokeweight="1pt">
                  <v:textbox>
                    <w:txbxContent>
                      <w:p w14:paraId="6A576E98" w14:textId="77777777" w:rsidR="008A4CD7" w:rsidRDefault="008A4CD7" w:rsidP="00B2661F">
                        <w:pPr>
                          <w:pStyle w:val="Web"/>
                          <w:spacing w:before="0" w:beforeAutospacing="0" w:after="0" w:afterAutospacing="0"/>
                          <w:jc w:val="center"/>
                        </w:pPr>
                        <w:r>
                          <w:rPr>
                            <w:rFonts w:ascii="Times New Roman" w:eastAsia="標楷體" w:hAnsi="標楷體" w:hint="eastAsia"/>
                          </w:rPr>
                          <w:t>營運業務部</w:t>
                        </w:r>
                      </w:p>
                    </w:txbxContent>
                  </v:textbox>
                </v:rect>
                <v:rect id="矩形 23" o:spid="_x0000_s1367" style="position:absolute;left:66633;top:14055;width:11563;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" fillcolor="window" strokecolor="windowText" strokeweight="1pt">
                  <v:textbox inset=".1mm,.1mm,.1mm,.1mm">
                    <w:txbxContent>
                      <w:p w14:paraId="5E9C624A" w14:textId="77777777" w:rsidR="008A4CD7" w:rsidRDefault="008A4CD7" w:rsidP="00B2661F">
                        <w:pPr>
                          <w:pStyle w:val="Web"/>
                          <w:spacing w:before="0" w:beforeAutospacing="0" w:after="0" w:afterAutospacing="0"/>
                          <w:jc w:val="center"/>
                        </w:pPr>
                        <w:r>
                          <w:rPr>
                            <w:rFonts w:eastAsia="標楷體" w:hAnsi="標楷體" w:cs="Times New Roman" w:hint="eastAsia"/>
                            <w:sz w:val="20"/>
                            <w:szCs w:val="20"/>
                          </w:rPr>
                          <w:t>建立收款單</w:t>
                        </w:r>
                      </w:p>
                    </w:txbxContent>
                  </v:textbox>
                </v:rect>
                <v:shape id="流程圖: 文件 24" o:spid="_x0000_s1368" type="#_x0000_t114" style="position:absolute;left:73612;top:16874;width:7474;height:3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" fillcolor="window" strokecolor="#c55a11" strokeweight="1.5pt">
                  <v:textbox inset=".1mm,.1mm,.1mm,.1mm">
                    <w:txbxContent>
                      <w:p w14:paraId="605AB64D" w14:textId="77777777" w:rsidR="008A4CD7" w:rsidRDefault="008A4CD7" w:rsidP="00B2661F">
                        <w:pPr>
                          <w:pStyle w:val="Web"/>
                          <w:spacing w:before="0" w:beforeAutospacing="0" w:after="0" w:afterAutospacing="0"/>
                          <w:jc w:val="center"/>
                        </w:pPr>
                        <w:r>
                          <w:rPr>
                            <w:rFonts w:ascii="Times New Roman" w:eastAsia="標楷體" w:hAnsi="標楷體" w:hint="eastAsia"/>
                            <w:sz w:val="20"/>
                            <w:szCs w:val="20"/>
                          </w:rPr>
                          <w:t>收款單</w:t>
                        </w:r>
                      </w:p>
                    </w:txbxContent>
                  </v:textbox>
                </v:shape>
                <v:shape id="肘形接點 25" o:spid="_x0000_s1369" type="#_x0000_t35" style="position:absolute;left:19462;top:14054;width:52953;height:3830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" adj="7238,23746" strokecolor="windowText">
                  <v:stroke endarrow="block"/>
                </v:shape>
                <v:shape id="肘形接點 26" o:spid="_x0000_s1370" type="#_x0000_t33" style="position:absolute;left:59473;top:11199;width:5781;height:2010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" strokecolor="windowText">
                  <v:stroke endarrow="block"/>
                </v:shape>
                <v:shape id="肘形接點 27" o:spid="_x0000_s1371" type="#_x0000_t33" style="position:absolute;left:54168;top:7307;width:3565;height:2136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" strokecolor="windowText">
                  <v:stroke endarrow="block"/>
                </v:shape>
                <v:shape id="直線單箭頭接點 28" o:spid="_x0000_s1372" type="#_x0000_t32" style="position:absolute;left:45268;top:28510;width:35;height:4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" strokecolor="windowText">
                  <v:stroke endarrow="block" joinstyle="miter"/>
                </v:shape>
                <v:shape id="直線單箭頭接點 30" o:spid="_x0000_s1373" type="#_x0000_t32" style="position:absolute;left:45310;top:48099;width:45;height:29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" strokecolor="windowText">
                  <v:stroke endarrow="block" joinstyle="miter"/>
                </v:shape>
                <v:rect id="矩形 31" o:spid="_x0000_s1374" style="position:absolute;left:45107;top:17790;width:4552;height:3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" filled="f" stroked="f" strokeweight="1pt">
                  <v:textbox>
                    <w:txbxContent>
                      <w:p w14:paraId="7F16AEC7" w14:textId="77777777" w:rsidR="008A4CD7" w:rsidRDefault="008A4CD7" w:rsidP="00B2661F">
                        <w:pPr>
                          <w:pStyle w:val="Web"/>
                          <w:spacing w:before="0" w:beforeAutospacing="0" w:after="0" w:afterAutospacing="0"/>
                          <w:jc w:val="center"/>
                        </w:pPr>
                        <w:r>
                          <w:rPr>
                            <w:rFonts w:ascii="Times New Roman" w:hAnsi="Times New Roman"/>
                            <w:sz w:val="20"/>
                            <w:szCs w:val="20"/>
                          </w:rPr>
                          <w:t>N</w:t>
                        </w:r>
                      </w:p>
                    </w:txbxContent>
                  </v:textbox>
                </v:rect>
                <v:rect id="矩形 32" o:spid="_x0000_s1375" style="position:absolute;left:44662;top:28340;width:4553;height:3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" filled="f" stroked="f" strokeweight="1pt">
                  <v:textbox>
                    <w:txbxContent>
                      <w:p w14:paraId="2D8388DE" w14:textId="77777777" w:rsidR="008A4CD7" w:rsidRDefault="008A4CD7" w:rsidP="00B2661F">
                        <w:pPr>
                          <w:pStyle w:val="Web"/>
                          <w:spacing w:before="0" w:beforeAutospacing="0" w:after="0" w:afterAutospacing="0"/>
                          <w:jc w:val="center"/>
                        </w:pPr>
                        <w:r>
                          <w:rPr>
                            <w:rFonts w:ascii="Times New Roman" w:hAnsi="Times New Roman"/>
                            <w:sz w:val="20"/>
                            <w:szCs w:val="20"/>
                          </w:rPr>
                          <w:t>Y</w:t>
                        </w:r>
                      </w:p>
                    </w:txbxContent>
                  </v:textbox>
                </v:rect>
                <v:rect id="矩形 578" o:spid="_x0000_s1376" style="position:absolute;left:39519;top:32990;width:11569;height:4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" fillcolor="window" strokecolor="windowText" strokeweight="1pt">
                  <v:textbox inset=".1mm,.1mm,.1mm,.1mm">
                    <w:txbxContent>
                      <w:p w14:paraId="36338DC8" w14:textId="74118DA5" w:rsidR="008A4CD7" w:rsidRDefault="008A4CD7" w:rsidP="00CC5BE4">
                        <w:pPr>
                          <w:pStyle w:val="Web"/>
                          <w:spacing w:before="0" w:beforeAutospacing="0" w:after="0" w:afterAutospacing="0"/>
                          <w:jc w:val="center"/>
                        </w:pPr>
                        <w:r>
                          <w:rPr>
                            <w:rFonts w:eastAsia="標楷體" w:hAnsi="標楷體" w:cs="Times New Roman" w:hint="eastAsia"/>
                            <w:sz w:val="20"/>
                            <w:szCs w:val="20"/>
                          </w:rPr>
                          <w:t>應收帳款</w:t>
                        </w:r>
                        <w:proofErr w:type="gramStart"/>
                        <w:r>
                          <w:rPr>
                            <w:rFonts w:eastAsia="標楷體" w:hAnsi="標楷體" w:cs="Times New Roman" w:hint="eastAsia"/>
                            <w:sz w:val="20"/>
                            <w:szCs w:val="20"/>
                          </w:rPr>
                          <w:t>沖帳</w:t>
                        </w:r>
                        <w:proofErr w:type="gramEnd"/>
                      </w:p>
                    </w:txbxContent>
                  </v:textbox>
                </v:rect>
                <v:shape id="直線單箭頭接點 29" o:spid="_x0000_s1377" type="#_x0000_t32" style="position:absolute;left:45303;top:37289;width:7;height:39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" strokecolor="black [3040]">
                  <v:stroke endarrow="block"/>
                </v:shape>
                <w10:wrap type="topAndBottom"/>
              </v:group>
            </w:pict>
          </mc:Fallback>
        </mc:AlternateContent>
      </w:r>
    </w:p>
    <w:tbl>
      <w:tblPr>
        <w:tblW w:w="15026" w:type="dxa"/>
        <w:tblLayout w:type="fixed"/>
        <w:tblCellMar>
          <w:left w:w="85" w:type="dxa"/>
          <w:right w:w="85" w:type="dxa"/>
        </w:tblCellMar>
        <w:tblLook w:val="0020" w:firstRow="1" w:lastRow="0" w:firstColumn="0" w:lastColumn="0" w:noHBand="0" w:noVBand="0"/>
      </w:tblPr>
      <w:tblGrid>
        <w:gridCol w:w="5954"/>
        <w:gridCol w:w="5160"/>
        <w:gridCol w:w="3912"/>
      </w:tblGrid>
      <w:tr w:rsidR="00F9325F" w:rsidRPr="00D27052" w14:paraId="1DA89438" w14:textId="77777777" w:rsidTr="00EF5B3E">
        <w:trPr>
          <w:tblHeader/>
        </w:trPr>
        <w:tc>
          <w:tcPr>
            <w:tcW w:w="15026" w:type="dxa"/>
            <w:gridSpan w:val="3"/>
            <w:tcBorders>
              <w:top w:val="single" w:sz="6" w:space="0" w:color="auto"/>
              <w:left w:val="single" w:sz="6" w:space="0" w:color="auto"/>
              <w:bottom w:val="single" w:sz="6" w:space="0" w:color="auto"/>
              <w:right w:val="single" w:sz="6" w:space="0" w:color="auto"/>
            </w:tcBorders>
          </w:tcPr>
          <w:p w14:paraId="26581EF6" w14:textId="760480A5" w:rsidR="00F9325F" w:rsidRPr="00EF6913" w:rsidRDefault="00F9325F" w:rsidP="00415E7E">
            <w:pPr>
              <w:pStyle w:val="10"/>
              <w:ind w:firstLineChars="100" w:firstLine="280"/>
              <w:rPr>
                <w:rFonts w:ascii="Times New Roman" w:eastAsia="標楷體" w:hAnsi="Times New Roman"/>
                <w:sz w:val="24"/>
                <w:szCs w:val="24"/>
              </w:rPr>
            </w:pPr>
            <w:r w:rsidRPr="00EF6913">
              <w:rPr>
                <w:rFonts w:ascii="Times New Roman" w:eastAsia="標楷體" w:hAnsi="Times New Roman"/>
                <w:szCs w:val="24"/>
              </w:rPr>
              <w:lastRenderedPageBreak/>
              <w:br w:type="page"/>
            </w:r>
            <w:bookmarkStart w:id="220" w:name="_Toc482623434"/>
            <w:bookmarkStart w:id="221" w:name="_Toc89423237"/>
            <w:r w:rsidR="00327263" w:rsidRPr="00EF6913">
              <w:rPr>
                <w:rFonts w:ascii="Times New Roman" w:eastAsia="標楷體" w:hAnsi="Times New Roman"/>
                <w:sz w:val="24"/>
                <w:szCs w:val="24"/>
              </w:rPr>
              <w:t>CS</w:t>
            </w:r>
            <w:r w:rsidRPr="00EF6913">
              <w:rPr>
                <w:rFonts w:ascii="Times New Roman" w:eastAsia="標楷體" w:hAnsi="Times New Roman"/>
                <w:sz w:val="24"/>
                <w:szCs w:val="24"/>
              </w:rPr>
              <w:t>-10</w:t>
            </w:r>
            <w:r w:rsidR="00415E7E" w:rsidRPr="00EF6913">
              <w:rPr>
                <w:rFonts w:ascii="Times New Roman" w:eastAsia="標楷體" w:hAnsi="Times New Roman"/>
                <w:sz w:val="24"/>
                <w:szCs w:val="24"/>
              </w:rPr>
              <w:t>7</w:t>
            </w:r>
            <w:r w:rsidRPr="00EF6913">
              <w:rPr>
                <w:rFonts w:ascii="Times New Roman" w:eastAsia="標楷體" w:hAnsi="Times New Roman"/>
                <w:sz w:val="24"/>
                <w:szCs w:val="24"/>
              </w:rPr>
              <w:t xml:space="preserve"> </w:t>
            </w:r>
            <w:r w:rsidRPr="00EF6913">
              <w:rPr>
                <w:rFonts w:ascii="Times New Roman" w:eastAsia="標楷體" w:hAnsi="Times New Roman"/>
                <w:sz w:val="24"/>
                <w:szCs w:val="24"/>
              </w:rPr>
              <w:t>帳款</w:t>
            </w:r>
            <w:r w:rsidR="00C91F4F" w:rsidRPr="00EF6913">
              <w:rPr>
                <w:rFonts w:ascii="Times New Roman" w:eastAsia="標楷體" w:hAnsi="Times New Roman"/>
                <w:sz w:val="24"/>
                <w:szCs w:val="24"/>
              </w:rPr>
              <w:t>立帳</w:t>
            </w:r>
            <w:r w:rsidRPr="00EF6913">
              <w:rPr>
                <w:rFonts w:ascii="Times New Roman" w:eastAsia="標楷體" w:hAnsi="Times New Roman"/>
                <w:sz w:val="24"/>
                <w:szCs w:val="24"/>
              </w:rPr>
              <w:t>及收款</w:t>
            </w:r>
            <w:r w:rsidRPr="00EF6913">
              <w:rPr>
                <w:rFonts w:ascii="Times New Roman" w:eastAsia="標楷體" w:hAnsi="Times New Roman"/>
                <w:sz w:val="24"/>
              </w:rPr>
              <w:t>作業</w:t>
            </w:r>
            <w:bookmarkEnd w:id="220"/>
            <w:bookmarkEnd w:id="221"/>
            <w:r w:rsidRPr="00EF6913">
              <w:rPr>
                <w:rFonts w:ascii="Times New Roman" w:eastAsia="標楷體" w:hAnsi="Times New Roman"/>
                <w:sz w:val="24"/>
                <w:szCs w:val="24"/>
              </w:rPr>
              <w:t xml:space="preserve"> </w:t>
            </w:r>
          </w:p>
        </w:tc>
      </w:tr>
      <w:tr w:rsidR="00F9325F" w:rsidRPr="00D27052" w14:paraId="4BF805B0" w14:textId="77777777" w:rsidTr="00EF5B3E">
        <w:trPr>
          <w:tblHeader/>
        </w:trPr>
        <w:tc>
          <w:tcPr>
            <w:tcW w:w="5954" w:type="dxa"/>
            <w:tcBorders>
              <w:top w:val="single" w:sz="6" w:space="0" w:color="auto"/>
              <w:left w:val="single" w:sz="6" w:space="0" w:color="auto"/>
              <w:bottom w:val="single" w:sz="6" w:space="0" w:color="auto"/>
              <w:right w:val="single" w:sz="6" w:space="0" w:color="auto"/>
            </w:tcBorders>
          </w:tcPr>
          <w:p w14:paraId="674ADB71" w14:textId="77777777" w:rsidR="00F9325F" w:rsidRPr="00EF6913" w:rsidRDefault="00F9325F" w:rsidP="00EF5B3E">
            <w:pPr>
              <w:autoSpaceDE w:val="0"/>
              <w:autoSpaceDN w:val="0"/>
              <w:spacing w:before="60" w:after="60" w:line="240" w:lineRule="auto"/>
              <w:ind w:left="113" w:right="113"/>
              <w:jc w:val="distribute"/>
              <w:textAlignment w:val="bottom"/>
              <w:rPr>
                <w:rFonts w:ascii="Times New Roman" w:eastAsia="標楷體" w:hAnsi="Times New Roman"/>
              </w:rPr>
            </w:pPr>
            <w:r w:rsidRPr="00EF6913">
              <w:rPr>
                <w:rFonts w:ascii="Times New Roman" w:eastAsia="標楷體" w:hAnsi="Times New Roman"/>
              </w:rPr>
              <w:t>作　業　程　序（方法）</w:t>
            </w:r>
          </w:p>
        </w:tc>
        <w:tc>
          <w:tcPr>
            <w:tcW w:w="5160" w:type="dxa"/>
            <w:tcBorders>
              <w:top w:val="single" w:sz="6" w:space="0" w:color="auto"/>
              <w:left w:val="single" w:sz="6" w:space="0" w:color="auto"/>
              <w:bottom w:val="single" w:sz="6" w:space="0" w:color="auto"/>
              <w:right w:val="single" w:sz="6" w:space="0" w:color="auto"/>
            </w:tcBorders>
          </w:tcPr>
          <w:p w14:paraId="3DD1799C" w14:textId="77777777" w:rsidR="00F9325F" w:rsidRPr="00EF6913" w:rsidRDefault="00F9325F" w:rsidP="00EF5B3E">
            <w:pPr>
              <w:autoSpaceDE w:val="0"/>
              <w:autoSpaceDN w:val="0"/>
              <w:spacing w:before="60" w:after="60" w:line="240" w:lineRule="auto"/>
              <w:ind w:left="113" w:right="113"/>
              <w:jc w:val="distribute"/>
              <w:textAlignment w:val="bottom"/>
              <w:rPr>
                <w:rFonts w:ascii="Times New Roman" w:eastAsia="標楷體" w:hAnsi="Times New Roman"/>
              </w:rPr>
            </w:pPr>
            <w:r w:rsidRPr="00EF6913">
              <w:rPr>
                <w:rFonts w:ascii="Times New Roman" w:eastAsia="標楷體" w:hAnsi="Times New Roman"/>
                <w:szCs w:val="24"/>
              </w:rPr>
              <w:t>控制重點</w:t>
            </w:r>
          </w:p>
        </w:tc>
        <w:tc>
          <w:tcPr>
            <w:tcW w:w="3912" w:type="dxa"/>
            <w:tcBorders>
              <w:top w:val="single" w:sz="6" w:space="0" w:color="auto"/>
              <w:left w:val="single" w:sz="6" w:space="0" w:color="auto"/>
              <w:bottom w:val="single" w:sz="6" w:space="0" w:color="auto"/>
              <w:right w:val="single" w:sz="6" w:space="0" w:color="auto"/>
            </w:tcBorders>
          </w:tcPr>
          <w:p w14:paraId="28331D4E" w14:textId="77777777" w:rsidR="00F9325F" w:rsidRPr="00EF6913" w:rsidRDefault="00F9325F" w:rsidP="00EF5B3E">
            <w:pPr>
              <w:autoSpaceDE w:val="0"/>
              <w:autoSpaceDN w:val="0"/>
              <w:spacing w:before="60" w:after="60" w:line="240" w:lineRule="auto"/>
              <w:ind w:left="113" w:right="113"/>
              <w:jc w:val="distribute"/>
              <w:textAlignment w:val="bottom"/>
              <w:rPr>
                <w:rFonts w:ascii="Times New Roman" w:eastAsia="標楷體" w:hAnsi="Times New Roman"/>
              </w:rPr>
            </w:pPr>
            <w:r w:rsidRPr="00EF6913">
              <w:rPr>
                <w:rFonts w:ascii="Times New Roman" w:eastAsia="標楷體" w:hAnsi="Times New Roman"/>
                <w:szCs w:val="24"/>
              </w:rPr>
              <w:t>依據資料</w:t>
            </w:r>
          </w:p>
        </w:tc>
      </w:tr>
      <w:tr w:rsidR="00F9325F" w:rsidRPr="00D27052" w14:paraId="0B83EAFA" w14:textId="77777777" w:rsidTr="00EF5B3E">
        <w:tc>
          <w:tcPr>
            <w:tcW w:w="5954" w:type="dxa"/>
            <w:tcBorders>
              <w:top w:val="single" w:sz="6" w:space="0" w:color="auto"/>
              <w:left w:val="single" w:sz="6" w:space="0" w:color="auto"/>
              <w:bottom w:val="single" w:sz="6" w:space="0" w:color="auto"/>
              <w:right w:val="single" w:sz="6" w:space="0" w:color="auto"/>
            </w:tcBorders>
          </w:tcPr>
          <w:p w14:paraId="04FF0E4D" w14:textId="3AC7BBAE" w:rsidR="00F9325F" w:rsidRPr="00EF6913" w:rsidRDefault="00F9325F" w:rsidP="0068739E">
            <w:pPr>
              <w:pStyle w:val="af4"/>
              <w:numPr>
                <w:ilvl w:val="0"/>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應收帳款</w:t>
            </w:r>
            <w:r w:rsidR="009441E7" w:rsidRPr="00EF6913">
              <w:rPr>
                <w:rFonts w:ascii="Times New Roman" w:eastAsia="標楷體" w:hAnsi="Times New Roman"/>
                <w:szCs w:val="24"/>
              </w:rPr>
              <w:t>立帳</w:t>
            </w:r>
          </w:p>
          <w:p w14:paraId="4BA3E161" w14:textId="63BE60C0" w:rsidR="00AC2F21" w:rsidRPr="00EF6913" w:rsidRDefault="00760D4D" w:rsidP="0068739E">
            <w:pPr>
              <w:pStyle w:val="af4"/>
              <w:numPr>
                <w:ilvl w:val="1"/>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外銷產品時，</w:t>
            </w:r>
            <w:r w:rsidR="004346BC" w:rsidRPr="00EF6913">
              <w:rPr>
                <w:rFonts w:ascii="Times New Roman" w:eastAsia="標楷體" w:hAnsi="Times New Roman"/>
                <w:szCs w:val="24"/>
              </w:rPr>
              <w:t>財務單位</w:t>
            </w:r>
            <w:r w:rsidRPr="00EF6913">
              <w:rPr>
                <w:rFonts w:ascii="Times New Roman" w:eastAsia="標楷體" w:hAnsi="Times New Roman"/>
                <w:szCs w:val="24"/>
              </w:rPr>
              <w:t>經</w:t>
            </w:r>
            <w:r w:rsidR="00F9325F" w:rsidRPr="00EF6913">
              <w:rPr>
                <w:rFonts w:ascii="Times New Roman" w:eastAsia="標楷體" w:hAnsi="Times New Roman"/>
                <w:szCs w:val="24"/>
              </w:rPr>
              <w:t>核</w:t>
            </w:r>
            <w:r w:rsidRPr="00EF6913">
              <w:rPr>
                <w:rFonts w:ascii="Times New Roman" w:eastAsia="標楷體" w:hAnsi="Times New Roman"/>
                <w:szCs w:val="24"/>
              </w:rPr>
              <w:t>對</w:t>
            </w:r>
            <w:r w:rsidR="000918AD" w:rsidRPr="00EF6913">
              <w:rPr>
                <w:rFonts w:ascii="Times New Roman" w:eastAsia="標楷體" w:hAnsi="Times New Roman"/>
                <w:szCs w:val="24"/>
              </w:rPr>
              <w:t>「</w:t>
            </w:r>
            <w:r w:rsidR="00055DD2" w:rsidRPr="00EF6913">
              <w:rPr>
                <w:rFonts w:ascii="Times New Roman" w:eastAsia="標楷體" w:hAnsi="Times New Roman"/>
                <w:szCs w:val="24"/>
              </w:rPr>
              <w:t>內部訂單</w:t>
            </w:r>
            <w:r w:rsidR="000918AD" w:rsidRPr="00EF6913">
              <w:rPr>
                <w:rFonts w:ascii="Times New Roman" w:eastAsia="標楷體" w:hAnsi="Times New Roman"/>
                <w:szCs w:val="24"/>
              </w:rPr>
              <w:t>」</w:t>
            </w:r>
            <w:r w:rsidR="00EF6913">
              <w:rPr>
                <w:rFonts w:ascii="Times New Roman" w:eastAsia="標楷體" w:hAnsi="Times New Roman" w:hint="eastAsia"/>
                <w:szCs w:val="24"/>
              </w:rPr>
              <w:t>、外部銷售訂單</w:t>
            </w:r>
            <w:r w:rsidR="00FD1FF1" w:rsidRPr="00EF6913">
              <w:rPr>
                <w:rFonts w:ascii="Times New Roman" w:eastAsia="標楷體" w:hAnsi="Times New Roman"/>
                <w:szCs w:val="24"/>
              </w:rPr>
              <w:t>、</w:t>
            </w:r>
            <w:r w:rsidR="000918AD" w:rsidRPr="00EF6913">
              <w:rPr>
                <w:rFonts w:ascii="Times New Roman" w:eastAsia="標楷體" w:hAnsi="Times New Roman"/>
              </w:rPr>
              <w:t>「銷貨單」、「</w:t>
            </w:r>
            <w:r w:rsidR="000918AD" w:rsidRPr="00EF6913">
              <w:rPr>
                <w:rFonts w:ascii="Times New Roman" w:eastAsia="標楷體" w:hAnsi="Times New Roman"/>
              </w:rPr>
              <w:t>PACKING LIST</w:t>
            </w:r>
            <w:r w:rsidR="000918AD" w:rsidRPr="00EF6913">
              <w:rPr>
                <w:rFonts w:ascii="Times New Roman" w:eastAsia="標楷體" w:hAnsi="Times New Roman"/>
              </w:rPr>
              <w:t>」、「出口報單」、「</w:t>
            </w:r>
            <w:r w:rsidR="000918AD" w:rsidRPr="00EF6913">
              <w:rPr>
                <w:rFonts w:ascii="Times New Roman" w:eastAsia="標楷體" w:hAnsi="Times New Roman"/>
              </w:rPr>
              <w:t>INVOICE</w:t>
            </w:r>
            <w:r w:rsidR="000918AD" w:rsidRPr="00EF6913">
              <w:rPr>
                <w:rFonts w:ascii="Times New Roman" w:eastAsia="標楷體" w:hAnsi="Times New Roman"/>
              </w:rPr>
              <w:t>」</w:t>
            </w:r>
            <w:r w:rsidR="00BF4F59" w:rsidRPr="00EF6913">
              <w:rPr>
                <w:rFonts w:ascii="Times New Roman" w:eastAsia="標楷體" w:hAnsi="Times New Roman"/>
                <w:szCs w:val="24"/>
              </w:rPr>
              <w:t>及其他相關憑證資訊一致後，</w:t>
            </w:r>
            <w:r w:rsidR="00F9325F" w:rsidRPr="00EF6913">
              <w:rPr>
                <w:rFonts w:ascii="Times New Roman" w:eastAsia="標楷體" w:hAnsi="Times New Roman"/>
                <w:szCs w:val="24"/>
              </w:rPr>
              <w:t>建立應收帳款。</w:t>
            </w:r>
          </w:p>
          <w:p w14:paraId="4FD173BB" w14:textId="1D664904" w:rsidR="00F9325F" w:rsidRPr="00EF6913" w:rsidRDefault="00F9325F" w:rsidP="0068739E">
            <w:pPr>
              <w:pStyle w:val="af4"/>
              <w:numPr>
                <w:ilvl w:val="1"/>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內銷產品時，</w:t>
            </w:r>
            <w:r w:rsidR="004346BC" w:rsidRPr="00EF6913">
              <w:rPr>
                <w:rFonts w:ascii="Times New Roman" w:eastAsia="標楷體" w:hAnsi="Times New Roman"/>
                <w:szCs w:val="24"/>
              </w:rPr>
              <w:t>財務單位</w:t>
            </w:r>
            <w:r w:rsidR="00AC2F21" w:rsidRPr="00EF6913">
              <w:rPr>
                <w:rFonts w:ascii="Times New Roman" w:eastAsia="標楷體" w:hAnsi="Times New Roman"/>
                <w:szCs w:val="24"/>
              </w:rPr>
              <w:t>經核對</w:t>
            </w:r>
            <w:r w:rsidR="000918AD" w:rsidRPr="00EF6913">
              <w:rPr>
                <w:rFonts w:ascii="Times New Roman" w:eastAsia="標楷體" w:hAnsi="Times New Roman"/>
                <w:szCs w:val="24"/>
              </w:rPr>
              <w:t>「</w:t>
            </w:r>
            <w:r w:rsidR="00055DD2" w:rsidRPr="00EF6913">
              <w:rPr>
                <w:rFonts w:ascii="Times New Roman" w:eastAsia="標楷體" w:hAnsi="Times New Roman"/>
                <w:szCs w:val="24"/>
              </w:rPr>
              <w:t>內部訂單</w:t>
            </w:r>
            <w:r w:rsidR="000918AD" w:rsidRPr="00EF6913">
              <w:rPr>
                <w:rFonts w:ascii="Times New Roman" w:eastAsia="標楷體" w:hAnsi="Times New Roman"/>
                <w:szCs w:val="24"/>
              </w:rPr>
              <w:t>」</w:t>
            </w:r>
            <w:r w:rsidR="004B762E">
              <w:rPr>
                <w:rFonts w:ascii="Times New Roman" w:eastAsia="標楷體" w:hAnsi="Times New Roman" w:hint="eastAsia"/>
                <w:szCs w:val="24"/>
              </w:rPr>
              <w:t>、外部銷售訂單</w:t>
            </w:r>
            <w:r w:rsidR="004B762E" w:rsidRPr="00EF6913">
              <w:rPr>
                <w:rFonts w:ascii="Times New Roman" w:eastAsia="標楷體" w:hAnsi="Times New Roman"/>
                <w:szCs w:val="24"/>
              </w:rPr>
              <w:t>、</w:t>
            </w:r>
            <w:r w:rsidR="004B762E" w:rsidRPr="00EF6913">
              <w:rPr>
                <w:rFonts w:ascii="Times New Roman" w:eastAsia="標楷體" w:hAnsi="Times New Roman"/>
              </w:rPr>
              <w:t>「銷貨單」</w:t>
            </w:r>
            <w:r w:rsidR="00FD1FF1" w:rsidRPr="00EF6913">
              <w:rPr>
                <w:rFonts w:ascii="Times New Roman" w:eastAsia="標楷體" w:hAnsi="Times New Roman"/>
                <w:szCs w:val="24"/>
              </w:rPr>
              <w:t>、</w:t>
            </w:r>
            <w:r w:rsidR="00760D4D" w:rsidRPr="00EF6913">
              <w:rPr>
                <w:rFonts w:ascii="Times New Roman" w:eastAsia="標楷體" w:hAnsi="Times New Roman"/>
                <w:szCs w:val="24"/>
              </w:rPr>
              <w:t>「發票」及其他相關憑證資訊一致時，建立</w:t>
            </w:r>
            <w:r w:rsidR="00AC2F21" w:rsidRPr="00EF6913">
              <w:rPr>
                <w:rFonts w:ascii="Times New Roman" w:eastAsia="標楷體" w:hAnsi="Times New Roman"/>
                <w:szCs w:val="24"/>
              </w:rPr>
              <w:t>應收帳款</w:t>
            </w:r>
            <w:r w:rsidRPr="00EF6913">
              <w:rPr>
                <w:rFonts w:ascii="Times New Roman" w:eastAsia="標楷體" w:hAnsi="Times New Roman"/>
              </w:rPr>
              <w:t>。</w:t>
            </w:r>
          </w:p>
          <w:p w14:paraId="6ABE3742" w14:textId="1E5ADA16" w:rsidR="00821D97" w:rsidRPr="00EF6913" w:rsidRDefault="00821D97" w:rsidP="0068739E">
            <w:pPr>
              <w:pStyle w:val="af4"/>
              <w:numPr>
                <w:ilvl w:val="1"/>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應收帳款應正確且完整記錄於適當之會計期間。</w:t>
            </w:r>
          </w:p>
          <w:p w14:paraId="2C8FA173" w14:textId="03C4C106" w:rsidR="00566900" w:rsidRPr="00EF6913" w:rsidRDefault="00415E7E" w:rsidP="0068739E">
            <w:pPr>
              <w:pStyle w:val="af4"/>
              <w:numPr>
                <w:ilvl w:val="1"/>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營運業務部</w:t>
            </w:r>
            <w:r w:rsidR="00F9325F" w:rsidRPr="00EF6913">
              <w:rPr>
                <w:rFonts w:ascii="Times New Roman" w:eastAsia="標楷體" w:hAnsi="Times New Roman"/>
                <w:szCs w:val="24"/>
              </w:rPr>
              <w:t>應定期</w:t>
            </w:r>
            <w:r w:rsidR="009700A7" w:rsidRPr="00EF6913">
              <w:rPr>
                <w:rFonts w:ascii="Times New Roman" w:eastAsia="標楷體" w:hAnsi="Times New Roman"/>
                <w:szCs w:val="24"/>
              </w:rPr>
              <w:t>進系統去檢視應收帳款最新情形</w:t>
            </w:r>
            <w:r w:rsidR="00F9325F" w:rsidRPr="00EF6913">
              <w:rPr>
                <w:rFonts w:ascii="Times New Roman" w:eastAsia="標楷體" w:hAnsi="Times New Roman"/>
                <w:szCs w:val="24"/>
              </w:rPr>
              <w:t>，作為</w:t>
            </w:r>
            <w:r w:rsidRPr="00EF6913">
              <w:rPr>
                <w:rFonts w:ascii="Times New Roman" w:eastAsia="標楷體" w:hAnsi="Times New Roman"/>
                <w:szCs w:val="24"/>
              </w:rPr>
              <w:t>營運業務部</w:t>
            </w:r>
            <w:r w:rsidR="00F9325F" w:rsidRPr="00EF6913">
              <w:rPr>
                <w:rFonts w:ascii="Times New Roman" w:eastAsia="標楷體" w:hAnsi="Times New Roman"/>
                <w:szCs w:val="24"/>
              </w:rPr>
              <w:t>與客戶收款對帳之依據。</w:t>
            </w:r>
          </w:p>
          <w:p w14:paraId="1D317911" w14:textId="77777777" w:rsidR="00566900" w:rsidRPr="00EF6913" w:rsidRDefault="00566900" w:rsidP="0068739E">
            <w:pPr>
              <w:pStyle w:val="af4"/>
              <w:numPr>
                <w:ilvl w:val="0"/>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收款：</w:t>
            </w:r>
          </w:p>
          <w:p w14:paraId="690E78B8" w14:textId="77777777" w:rsidR="00B200F9" w:rsidRPr="00B200F9" w:rsidRDefault="00B200F9" w:rsidP="0068739E">
            <w:pPr>
              <w:pStyle w:val="af4"/>
              <w:numPr>
                <w:ilvl w:val="1"/>
                <w:numId w:val="33"/>
              </w:numPr>
              <w:ind w:leftChars="0"/>
              <w:rPr>
                <w:rFonts w:ascii="Times New Roman" w:eastAsia="標楷體" w:hAnsi="Times New Roman"/>
                <w:szCs w:val="24"/>
              </w:rPr>
            </w:pPr>
            <w:r w:rsidRPr="00B200F9">
              <w:rPr>
                <w:rFonts w:ascii="Times New Roman" w:eastAsia="標楷體" w:hAnsi="Times New Roman" w:hint="eastAsia"/>
                <w:szCs w:val="24"/>
              </w:rPr>
              <w:t>客戶依約定之付款期間、付款方式及相關付款憑證提供給營運業務部或財會單位，出納人員建立「存款單」後，交由營運業務部確認金額、付款對象及應收沖銷明細後填寫「收款單」。</w:t>
            </w:r>
          </w:p>
          <w:p w14:paraId="6B3A1FF4" w14:textId="67ABF562" w:rsidR="00B200F9" w:rsidRPr="00B200F9" w:rsidRDefault="00FA09A9" w:rsidP="0068739E">
            <w:pPr>
              <w:pStyle w:val="af4"/>
              <w:numPr>
                <w:ilvl w:val="1"/>
                <w:numId w:val="33"/>
              </w:numPr>
              <w:ind w:leftChars="0"/>
              <w:rPr>
                <w:rFonts w:ascii="Times New Roman" w:eastAsia="標楷體" w:hAnsi="Times New Roman"/>
                <w:szCs w:val="24"/>
              </w:rPr>
            </w:pPr>
            <w:r w:rsidRPr="00B200F9">
              <w:rPr>
                <w:rFonts w:ascii="Times New Roman" w:eastAsia="標楷體" w:hAnsi="Times New Roman" w:hint="eastAsia"/>
                <w:szCs w:val="24"/>
              </w:rPr>
              <w:t>營運業務部</w:t>
            </w:r>
            <w:r w:rsidR="00B200F9" w:rsidRPr="00B200F9">
              <w:rPr>
                <w:rFonts w:ascii="Times New Roman" w:eastAsia="標楷體" w:hAnsi="Times New Roman" w:hint="eastAsia"/>
                <w:szCs w:val="24"/>
              </w:rPr>
              <w:t>將「收款單」併同相關單據</w:t>
            </w:r>
            <w:r>
              <w:rPr>
                <w:rFonts w:ascii="Times New Roman" w:eastAsia="標楷體" w:hAnsi="Times New Roman" w:hint="eastAsia"/>
                <w:szCs w:val="24"/>
              </w:rPr>
              <w:t>或說明文件</w:t>
            </w:r>
            <w:r w:rsidR="00B200F9" w:rsidRPr="00B200F9">
              <w:rPr>
                <w:rFonts w:ascii="Times New Roman" w:eastAsia="標楷體" w:hAnsi="Times New Roman" w:hint="eastAsia"/>
                <w:szCs w:val="24"/>
              </w:rPr>
              <w:t>交付</w:t>
            </w:r>
            <w:r>
              <w:rPr>
                <w:rFonts w:ascii="Times New Roman" w:eastAsia="標楷體" w:hAnsi="Times New Roman" w:hint="eastAsia"/>
                <w:szCs w:val="24"/>
              </w:rPr>
              <w:t>財務單位</w:t>
            </w:r>
            <w:r w:rsidR="00B200F9" w:rsidRPr="00B200F9">
              <w:rPr>
                <w:rFonts w:ascii="Times New Roman" w:eastAsia="標楷體" w:hAnsi="Times New Roman" w:hint="eastAsia"/>
                <w:szCs w:val="24"/>
              </w:rPr>
              <w:t>進行確認及帳務處理；若有金額不一致之情形，財務單位應詢問營運業務部差異原因。</w:t>
            </w:r>
          </w:p>
          <w:p w14:paraId="4A89482A" w14:textId="7AF3C87B" w:rsidR="00EC247A" w:rsidRDefault="00D96D0F" w:rsidP="0068739E">
            <w:pPr>
              <w:pStyle w:val="af4"/>
              <w:numPr>
                <w:ilvl w:val="1"/>
                <w:numId w:val="33"/>
              </w:numPr>
              <w:ind w:leftChars="0"/>
              <w:rPr>
                <w:rFonts w:ascii="Times New Roman" w:eastAsia="標楷體" w:hAnsi="Times New Roman"/>
                <w:szCs w:val="24"/>
              </w:rPr>
            </w:pPr>
            <w:r>
              <w:rPr>
                <w:rFonts w:ascii="Times New Roman" w:eastAsia="標楷體" w:hAnsi="Times New Roman" w:hint="eastAsia"/>
                <w:szCs w:val="24"/>
              </w:rPr>
              <w:t>財務單位應定期核對應收帳款沖帳明細與收款</w:t>
            </w:r>
            <w:r>
              <w:rPr>
                <w:rFonts w:ascii="Times New Roman" w:eastAsia="標楷體" w:hAnsi="Times New Roman" w:hint="eastAsia"/>
                <w:szCs w:val="24"/>
              </w:rPr>
              <w:lastRenderedPageBreak/>
              <w:t>明細之一致性，並確認與</w:t>
            </w:r>
            <w:r w:rsidR="00B200F9" w:rsidRPr="00FA09A9">
              <w:rPr>
                <w:rFonts w:ascii="Times New Roman" w:eastAsia="標楷體" w:hAnsi="Times New Roman" w:hint="eastAsia"/>
                <w:szCs w:val="24"/>
              </w:rPr>
              <w:t>銀行往來對帳單與帳載銀行存款餘額</w:t>
            </w:r>
            <w:r>
              <w:rPr>
                <w:rFonts w:ascii="Times New Roman" w:eastAsia="標楷體" w:hAnsi="Times New Roman" w:hint="eastAsia"/>
                <w:szCs w:val="24"/>
              </w:rPr>
              <w:t>相符</w:t>
            </w:r>
            <w:r w:rsidR="00F309FE">
              <w:rPr>
                <w:rFonts w:ascii="Times New Roman" w:eastAsia="標楷體" w:hAnsi="Times New Roman" w:hint="eastAsia"/>
                <w:szCs w:val="24"/>
              </w:rPr>
              <w:t>。</w:t>
            </w:r>
          </w:p>
          <w:p w14:paraId="6C334D4E" w14:textId="2EBEC477" w:rsidR="00D96D0F" w:rsidRPr="00D96D0F" w:rsidRDefault="00D96D0F" w:rsidP="0068739E">
            <w:pPr>
              <w:pStyle w:val="af4"/>
              <w:numPr>
                <w:ilvl w:val="1"/>
                <w:numId w:val="33"/>
              </w:numPr>
              <w:ind w:leftChars="0"/>
              <w:rPr>
                <w:rFonts w:ascii="Times New Roman" w:eastAsia="標楷體" w:hAnsi="Times New Roman"/>
                <w:szCs w:val="24"/>
              </w:rPr>
            </w:pPr>
            <w:r w:rsidRPr="00D96D0F">
              <w:rPr>
                <w:rFonts w:ascii="Times New Roman" w:eastAsia="標楷體" w:hAnsi="Times New Roman" w:hint="eastAsia"/>
                <w:szCs w:val="24"/>
              </w:rPr>
              <w:t>若是預收貨款，出納</w:t>
            </w:r>
            <w:r>
              <w:rPr>
                <w:rFonts w:ascii="Times New Roman" w:eastAsia="標楷體" w:hAnsi="Times New Roman" w:hint="eastAsia"/>
                <w:szCs w:val="24"/>
              </w:rPr>
              <w:t>人員應於「存</w:t>
            </w:r>
            <w:r w:rsidRPr="00D96D0F">
              <w:rPr>
                <w:rFonts w:ascii="Times New Roman" w:eastAsia="標楷體" w:hAnsi="Times New Roman" w:hint="eastAsia"/>
                <w:szCs w:val="24"/>
              </w:rPr>
              <w:t>款單」</w:t>
            </w:r>
            <w:r w:rsidRPr="00D96D0F">
              <w:rPr>
                <w:rFonts w:ascii="Times New Roman" w:eastAsia="標楷體" w:hAnsi="Times New Roman" w:hint="eastAsia"/>
                <w:szCs w:val="24"/>
              </w:rPr>
              <w:t xml:space="preserve"> </w:t>
            </w:r>
            <w:r w:rsidRPr="00D96D0F">
              <w:rPr>
                <w:rFonts w:ascii="Times New Roman" w:eastAsia="標楷體" w:hAnsi="Times New Roman" w:hint="eastAsia"/>
                <w:szCs w:val="24"/>
              </w:rPr>
              <w:t>正確記錄預收金額，並</w:t>
            </w:r>
            <w:r w:rsidR="009D0E16">
              <w:rPr>
                <w:rFonts w:ascii="Times New Roman" w:eastAsia="標楷體" w:hAnsi="Times New Roman" w:hint="eastAsia"/>
                <w:szCs w:val="24"/>
              </w:rPr>
              <w:t>由會計人員</w:t>
            </w:r>
            <w:r w:rsidRPr="00D96D0F">
              <w:rPr>
                <w:rFonts w:ascii="Times New Roman" w:eastAsia="標楷體" w:hAnsi="Times New Roman" w:hint="eastAsia"/>
                <w:szCs w:val="24"/>
              </w:rPr>
              <w:t>於出貨後沖銷預收款項。</w:t>
            </w:r>
          </w:p>
          <w:p w14:paraId="0DE63692" w14:textId="5AE346C1" w:rsidR="00D96D0F" w:rsidRDefault="009D0E16" w:rsidP="009D0E16">
            <w:pPr>
              <w:pStyle w:val="af4"/>
              <w:numPr>
                <w:ilvl w:val="1"/>
                <w:numId w:val="33"/>
              </w:numPr>
              <w:ind w:leftChars="0"/>
              <w:rPr>
                <w:rFonts w:ascii="Times New Roman" w:eastAsia="標楷體" w:hAnsi="Times New Roman"/>
                <w:szCs w:val="24"/>
              </w:rPr>
            </w:pPr>
            <w:r w:rsidRPr="009D0E16">
              <w:rPr>
                <w:rFonts w:ascii="Times New Roman" w:eastAsia="標楷體" w:hAnsi="Times New Roman" w:hint="eastAsia"/>
                <w:szCs w:val="24"/>
              </w:rPr>
              <w:t>財務單位應於月底檢視尚未沖銷預收貨款並即時進行帳務處理</w:t>
            </w:r>
            <w:r w:rsidR="00D96D0F" w:rsidRPr="00D96D0F">
              <w:rPr>
                <w:rFonts w:ascii="Times New Roman" w:eastAsia="標楷體" w:hAnsi="Times New Roman" w:hint="eastAsia"/>
                <w:szCs w:val="24"/>
              </w:rPr>
              <w:t>。</w:t>
            </w:r>
          </w:p>
          <w:p w14:paraId="4A4CAD8C" w14:textId="2FAE75E6" w:rsidR="00F309FE" w:rsidRPr="00FA09A9" w:rsidRDefault="00F309FE" w:rsidP="0068739E">
            <w:pPr>
              <w:pStyle w:val="af4"/>
              <w:numPr>
                <w:ilvl w:val="1"/>
                <w:numId w:val="33"/>
              </w:numPr>
              <w:ind w:leftChars="0"/>
              <w:rPr>
                <w:rFonts w:ascii="Times New Roman" w:eastAsia="標楷體" w:hAnsi="Times New Roman"/>
                <w:szCs w:val="24"/>
              </w:rPr>
            </w:pPr>
            <w:r>
              <w:rPr>
                <w:rFonts w:ascii="Times New Roman" w:eastAsia="標楷體" w:hAnsi="Times New Roman" w:hint="eastAsia"/>
                <w:szCs w:val="24"/>
              </w:rPr>
              <w:t>收款相關作業及認列應</w:t>
            </w:r>
            <w:r w:rsidRPr="00EF6913">
              <w:rPr>
                <w:rFonts w:ascii="Times New Roman" w:eastAsia="標楷體" w:hAnsi="Times New Roman"/>
                <w:szCs w:val="24"/>
              </w:rPr>
              <w:t>符合公司【會計制度】及相關法規並經適當核准。</w:t>
            </w:r>
          </w:p>
          <w:p w14:paraId="63F1EFE1" w14:textId="657F9F6B" w:rsidR="00F9325F" w:rsidRPr="00EF6913" w:rsidRDefault="00F9325F" w:rsidP="0068739E">
            <w:pPr>
              <w:pStyle w:val="af4"/>
              <w:numPr>
                <w:ilvl w:val="0"/>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應收帳款帳齡分析及逾期款項控管</w:t>
            </w:r>
          </w:p>
          <w:p w14:paraId="04B5751E" w14:textId="7733FE5C" w:rsidR="00760D4D" w:rsidRPr="00F309FE" w:rsidRDefault="004346BC" w:rsidP="0068739E">
            <w:pPr>
              <w:pStyle w:val="af4"/>
              <w:numPr>
                <w:ilvl w:val="1"/>
                <w:numId w:val="33"/>
              </w:numPr>
              <w:adjustRightInd/>
              <w:spacing w:line="240" w:lineRule="auto"/>
              <w:ind w:leftChars="0"/>
              <w:jc w:val="both"/>
              <w:textAlignment w:val="auto"/>
              <w:rPr>
                <w:rFonts w:ascii="Times New Roman" w:eastAsia="標楷體" w:hAnsi="Times New Roman"/>
                <w:szCs w:val="24"/>
              </w:rPr>
            </w:pPr>
            <w:r w:rsidRPr="00F309FE">
              <w:rPr>
                <w:rFonts w:ascii="Times New Roman" w:eastAsia="標楷體" w:hAnsi="Times New Roman"/>
                <w:szCs w:val="24"/>
              </w:rPr>
              <w:t>財務單位</w:t>
            </w:r>
            <w:r w:rsidR="0022022C" w:rsidRPr="00F309FE">
              <w:rPr>
                <w:rFonts w:ascii="Times New Roman" w:eastAsia="標楷體" w:hAnsi="Times New Roman"/>
                <w:szCs w:val="24"/>
              </w:rPr>
              <w:t>應每月製作「應收</w:t>
            </w:r>
            <w:r w:rsidR="00570D13" w:rsidRPr="00F309FE">
              <w:rPr>
                <w:rFonts w:ascii="Times New Roman" w:eastAsia="標楷體" w:hAnsi="Times New Roman"/>
                <w:szCs w:val="24"/>
              </w:rPr>
              <w:t>未收款明細</w:t>
            </w:r>
            <w:r w:rsidR="0022022C" w:rsidRPr="00F309FE">
              <w:rPr>
                <w:rFonts w:ascii="Times New Roman" w:eastAsia="標楷體" w:hAnsi="Times New Roman"/>
                <w:szCs w:val="24"/>
              </w:rPr>
              <w:t>表」供營運業務部檢視，由業務人員追蹤客戶付款情況，以加強貨款之催收情形</w:t>
            </w:r>
            <w:r w:rsidR="00760D4D" w:rsidRPr="00F309FE">
              <w:rPr>
                <w:rFonts w:ascii="Times New Roman" w:eastAsia="標楷體" w:hAnsi="Times New Roman"/>
                <w:szCs w:val="24"/>
              </w:rPr>
              <w:t>。</w:t>
            </w:r>
          </w:p>
          <w:p w14:paraId="5E9C3BC7" w14:textId="537AAE0E" w:rsidR="00D660B5" w:rsidRPr="00EF6913" w:rsidRDefault="00D660B5" w:rsidP="0068739E">
            <w:pPr>
              <w:pStyle w:val="af4"/>
              <w:numPr>
                <w:ilvl w:val="1"/>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備抵壞帳之提列應符合公司【會計制度】及相關法規並經適當核准。</w:t>
            </w:r>
          </w:p>
          <w:p w14:paraId="405AA73C" w14:textId="62415F04" w:rsidR="00760D4D" w:rsidRPr="00EF6913" w:rsidRDefault="009B104C" w:rsidP="0068739E">
            <w:pPr>
              <w:pStyle w:val="af4"/>
              <w:numPr>
                <w:ilvl w:val="1"/>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若確定為問題帳款時，除限期收回外，</w:t>
            </w:r>
            <w:r w:rsidR="0064130B" w:rsidRPr="00EF6913">
              <w:rPr>
                <w:rFonts w:ascii="Times New Roman" w:eastAsia="標楷體" w:hAnsi="Times New Roman"/>
                <w:szCs w:val="24"/>
              </w:rPr>
              <w:t>必要時</w:t>
            </w:r>
            <w:r w:rsidRPr="00EF6913">
              <w:rPr>
                <w:rFonts w:ascii="Times New Roman" w:eastAsia="標楷體" w:hAnsi="Times New Roman"/>
                <w:szCs w:val="24"/>
              </w:rPr>
              <w:t>由財務單位發存證信函告知客戶。</w:t>
            </w:r>
          </w:p>
          <w:p w14:paraId="53502EEA" w14:textId="17FCAFBB" w:rsidR="00F9325F" w:rsidRPr="00EF6913" w:rsidRDefault="009B104C" w:rsidP="0068739E">
            <w:pPr>
              <w:pStyle w:val="af4"/>
              <w:numPr>
                <w:ilvl w:val="1"/>
                <w:numId w:val="33"/>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若款項確定無法收回時，應取得《營利事業所得稅查核準則》規定之憑證，</w:t>
            </w:r>
            <w:r w:rsidR="00AC00CF" w:rsidRPr="00EF6913">
              <w:rPr>
                <w:rFonts w:ascii="Times New Roman" w:eastAsia="標楷體" w:hAnsi="Times New Roman"/>
                <w:szCs w:val="24"/>
              </w:rPr>
              <w:t>由財務單位</w:t>
            </w:r>
            <w:r w:rsidR="00DA5470" w:rsidRPr="00EF6913">
              <w:rPr>
                <w:rFonts w:ascii="Times New Roman" w:eastAsia="標楷體" w:hAnsi="Times New Roman"/>
                <w:szCs w:val="24"/>
              </w:rPr>
              <w:t>以</w:t>
            </w:r>
            <w:ins w:id="222" w:author="Chan, Isabel T." w:date="2022-03-02T14:39:00Z">
              <w:r w:rsidR="00324587">
                <w:rPr>
                  <w:rFonts w:ascii="新細明體" w:eastAsia="新細明體" w:hAnsi="新細明體" w:hint="eastAsia"/>
                  <w:szCs w:val="24"/>
                </w:rPr>
                <w:t>「</w:t>
              </w:r>
            </w:ins>
            <w:ins w:id="223" w:author="羅亦淞" w:date="2022-02-22T16:26:00Z">
              <w:r w:rsidR="00537BFC">
                <w:rPr>
                  <w:rFonts w:ascii="Times New Roman" w:eastAsia="標楷體" w:hAnsi="Times New Roman" w:hint="eastAsia"/>
                  <w:szCs w:val="24"/>
                </w:rPr>
                <w:t>簽呈</w:t>
              </w:r>
            </w:ins>
            <w:ins w:id="224" w:author="Chan, Isabel T." w:date="2022-03-02T14:39:00Z">
              <w:r w:rsidR="00324587">
                <w:rPr>
                  <w:rFonts w:ascii="新細明體" w:eastAsia="新細明體" w:hAnsi="新細明體" w:hint="eastAsia"/>
                  <w:szCs w:val="24"/>
                </w:rPr>
                <w:t>」</w:t>
              </w:r>
            </w:ins>
            <w:r w:rsidR="00DA5470" w:rsidRPr="00EF6913">
              <w:rPr>
                <w:rFonts w:ascii="Times New Roman" w:eastAsia="標楷體" w:hAnsi="Times New Roman"/>
                <w:szCs w:val="24"/>
              </w:rPr>
              <w:t>提出並</w:t>
            </w:r>
            <w:r w:rsidRPr="00EF6913">
              <w:rPr>
                <w:rFonts w:ascii="Times New Roman" w:eastAsia="標楷體" w:hAnsi="Times New Roman"/>
                <w:szCs w:val="24"/>
              </w:rPr>
              <w:t>經</w:t>
            </w:r>
            <w:ins w:id="225" w:author="羅亦淞" w:date="2022-01-11T18:07:00Z">
              <w:r w:rsidR="004B683E">
                <w:rPr>
                  <w:rFonts w:ascii="Times New Roman" w:eastAsia="標楷體" w:hAnsi="Times New Roman" w:hint="eastAsia"/>
                  <w:szCs w:val="24"/>
                </w:rPr>
                <w:t>總經理</w:t>
              </w:r>
            </w:ins>
            <w:r w:rsidRPr="00EF6913">
              <w:rPr>
                <w:rFonts w:ascii="Times New Roman" w:eastAsia="標楷體" w:hAnsi="Times New Roman"/>
                <w:szCs w:val="24"/>
              </w:rPr>
              <w:t>核准後</w:t>
            </w:r>
            <w:r w:rsidR="00DA5470" w:rsidRPr="00EF6913">
              <w:rPr>
                <w:rFonts w:ascii="Times New Roman" w:eastAsia="標楷體" w:hAnsi="Times New Roman"/>
                <w:szCs w:val="24"/>
              </w:rPr>
              <w:t>，</w:t>
            </w:r>
            <w:r w:rsidR="00570D13" w:rsidRPr="00EF6913">
              <w:rPr>
                <w:rFonts w:ascii="Times New Roman" w:eastAsia="標楷體" w:hAnsi="Times New Roman"/>
                <w:szCs w:val="24"/>
              </w:rPr>
              <w:t>始可將應收帳款與備抵呆帳沖銷</w:t>
            </w:r>
            <w:r w:rsidR="00D660B5" w:rsidRPr="00EF6913">
              <w:rPr>
                <w:rFonts w:ascii="Times New Roman" w:eastAsia="標楷體" w:hAnsi="Times New Roman"/>
                <w:szCs w:val="24"/>
              </w:rPr>
              <w:t>。</w:t>
            </w:r>
          </w:p>
        </w:tc>
        <w:tc>
          <w:tcPr>
            <w:tcW w:w="5160" w:type="dxa"/>
            <w:tcBorders>
              <w:top w:val="single" w:sz="6" w:space="0" w:color="auto"/>
              <w:left w:val="single" w:sz="6" w:space="0" w:color="auto"/>
              <w:bottom w:val="single" w:sz="6" w:space="0" w:color="auto"/>
              <w:right w:val="single" w:sz="6" w:space="0" w:color="auto"/>
            </w:tcBorders>
          </w:tcPr>
          <w:p w14:paraId="4624AB7D" w14:textId="77777777" w:rsidR="00F9325F" w:rsidRPr="00EF6913" w:rsidRDefault="00F9325F" w:rsidP="0068739E">
            <w:pPr>
              <w:pStyle w:val="af4"/>
              <w:numPr>
                <w:ilvl w:val="0"/>
                <w:numId w:val="34"/>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lastRenderedPageBreak/>
              <w:t>應收帳款作業</w:t>
            </w:r>
          </w:p>
          <w:p w14:paraId="07D3A425" w14:textId="7828D7FC" w:rsidR="00F9325F" w:rsidRPr="00EF6913" w:rsidRDefault="00C508D0" w:rsidP="0068739E">
            <w:pPr>
              <w:pStyle w:val="af4"/>
              <w:numPr>
                <w:ilvl w:val="1"/>
                <w:numId w:val="34"/>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應收帳款明細應與內銷及外銷</w:t>
            </w:r>
            <w:r w:rsidR="000144AA" w:rsidRPr="00EF6913">
              <w:rPr>
                <w:rFonts w:ascii="Times New Roman" w:eastAsia="標楷體" w:hAnsi="Times New Roman"/>
                <w:szCs w:val="24"/>
              </w:rPr>
              <w:t>所需</w:t>
            </w:r>
            <w:r w:rsidRPr="00EF6913">
              <w:rPr>
                <w:rFonts w:ascii="Times New Roman" w:eastAsia="標楷體" w:hAnsi="Times New Roman"/>
                <w:szCs w:val="24"/>
              </w:rPr>
              <w:t>各項</w:t>
            </w:r>
            <w:r w:rsidR="00F9325F" w:rsidRPr="00EF6913">
              <w:rPr>
                <w:rFonts w:ascii="Times New Roman" w:eastAsia="標楷體" w:hAnsi="Times New Roman"/>
                <w:szCs w:val="24"/>
              </w:rPr>
              <w:t>相關</w:t>
            </w:r>
            <w:r w:rsidR="00362108" w:rsidRPr="00EF6913">
              <w:rPr>
                <w:rFonts w:ascii="Times New Roman" w:eastAsia="標楷體" w:hAnsi="Times New Roman"/>
                <w:szCs w:val="24"/>
              </w:rPr>
              <w:t>交易</w:t>
            </w:r>
            <w:r w:rsidR="00F9325F" w:rsidRPr="00EF6913">
              <w:rPr>
                <w:rFonts w:ascii="Times New Roman" w:eastAsia="標楷體" w:hAnsi="Times New Roman"/>
                <w:szCs w:val="24"/>
              </w:rPr>
              <w:t>憑證相符。</w:t>
            </w:r>
          </w:p>
          <w:p w14:paraId="1FEB9092" w14:textId="36CC0A21" w:rsidR="00E62EEF" w:rsidRPr="00EF6913" w:rsidRDefault="00F9325F" w:rsidP="0068739E">
            <w:pPr>
              <w:pStyle w:val="af4"/>
              <w:numPr>
                <w:ilvl w:val="1"/>
                <w:numId w:val="34"/>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應收帳款應正確且完整記錄於適當之會計期間。</w:t>
            </w:r>
          </w:p>
          <w:p w14:paraId="1C6628CF" w14:textId="501C4319" w:rsidR="00821D97" w:rsidRPr="00EF6913" w:rsidRDefault="00415E7E" w:rsidP="0068739E">
            <w:pPr>
              <w:pStyle w:val="af4"/>
              <w:numPr>
                <w:ilvl w:val="1"/>
                <w:numId w:val="34"/>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營運業務部</w:t>
            </w:r>
            <w:r w:rsidR="00821D97" w:rsidRPr="00EF6913">
              <w:rPr>
                <w:rFonts w:ascii="Times New Roman" w:eastAsia="標楷體" w:hAnsi="Times New Roman"/>
                <w:szCs w:val="24"/>
              </w:rPr>
              <w:t>應定期</w:t>
            </w:r>
            <w:r w:rsidR="00855CE0" w:rsidRPr="00EF6913">
              <w:rPr>
                <w:rFonts w:ascii="Times New Roman" w:eastAsia="標楷體" w:hAnsi="Times New Roman"/>
                <w:szCs w:val="24"/>
              </w:rPr>
              <w:t>檢視應收帳款最新情形</w:t>
            </w:r>
            <w:r w:rsidR="00821D97" w:rsidRPr="00EF6913">
              <w:rPr>
                <w:rFonts w:ascii="Times New Roman" w:eastAsia="標楷體" w:hAnsi="Times New Roman"/>
                <w:szCs w:val="24"/>
              </w:rPr>
              <w:t>，作為</w:t>
            </w:r>
            <w:r w:rsidRPr="00EF6913">
              <w:rPr>
                <w:rFonts w:ascii="Times New Roman" w:eastAsia="標楷體" w:hAnsi="Times New Roman"/>
                <w:szCs w:val="24"/>
              </w:rPr>
              <w:t>營運業務部</w:t>
            </w:r>
            <w:r w:rsidR="00821D97" w:rsidRPr="00EF6913">
              <w:rPr>
                <w:rFonts w:ascii="Times New Roman" w:eastAsia="標楷體" w:hAnsi="Times New Roman"/>
                <w:szCs w:val="24"/>
              </w:rPr>
              <w:t>與客戶收款對帳之依據。</w:t>
            </w:r>
          </w:p>
          <w:p w14:paraId="607138D7" w14:textId="3124E9CD" w:rsidR="00F9325F" w:rsidRPr="00EF6913" w:rsidRDefault="00F9325F" w:rsidP="0068739E">
            <w:pPr>
              <w:pStyle w:val="af4"/>
              <w:numPr>
                <w:ilvl w:val="0"/>
                <w:numId w:val="34"/>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收款</w:t>
            </w:r>
          </w:p>
          <w:p w14:paraId="6020F4A4" w14:textId="3B6C6883" w:rsidR="00B200F9" w:rsidRPr="00B200F9" w:rsidRDefault="00B200F9" w:rsidP="0068739E">
            <w:pPr>
              <w:pStyle w:val="af4"/>
              <w:numPr>
                <w:ilvl w:val="1"/>
                <w:numId w:val="34"/>
              </w:numPr>
              <w:adjustRightInd/>
              <w:spacing w:line="240" w:lineRule="auto"/>
              <w:ind w:leftChars="0"/>
              <w:jc w:val="both"/>
              <w:textAlignment w:val="auto"/>
              <w:rPr>
                <w:rFonts w:ascii="Times New Roman" w:eastAsia="標楷體" w:hAnsi="Times New Roman"/>
                <w:szCs w:val="24"/>
              </w:rPr>
            </w:pPr>
            <w:r w:rsidRPr="00B200F9">
              <w:rPr>
                <w:rFonts w:ascii="Times New Roman" w:eastAsia="標楷體" w:hAnsi="Times New Roman" w:hint="eastAsia"/>
                <w:szCs w:val="24"/>
              </w:rPr>
              <w:t>出納人員建立「存款單」後，交由營運業務部確認金額、付款對象及應收沖銷明細後填寫「收款單」。</w:t>
            </w:r>
          </w:p>
          <w:p w14:paraId="6B56323C" w14:textId="25AF24A3" w:rsidR="00B200F9" w:rsidRPr="00B200F9" w:rsidRDefault="00B200F9" w:rsidP="0068739E">
            <w:pPr>
              <w:pStyle w:val="af4"/>
              <w:numPr>
                <w:ilvl w:val="1"/>
                <w:numId w:val="34"/>
              </w:numPr>
              <w:adjustRightInd/>
              <w:spacing w:line="240" w:lineRule="auto"/>
              <w:ind w:leftChars="0"/>
              <w:jc w:val="both"/>
              <w:textAlignment w:val="auto"/>
              <w:rPr>
                <w:rFonts w:ascii="Times New Roman" w:eastAsia="標楷體" w:hAnsi="Times New Roman"/>
                <w:szCs w:val="24"/>
              </w:rPr>
            </w:pPr>
            <w:r w:rsidRPr="00B200F9">
              <w:rPr>
                <w:rFonts w:ascii="Times New Roman" w:eastAsia="標楷體" w:hAnsi="Times New Roman" w:hint="eastAsia"/>
                <w:szCs w:val="24"/>
              </w:rPr>
              <w:t>業務單位將「收款單」併同相關單據交付會計人員進行確認及帳務處理。</w:t>
            </w:r>
          </w:p>
          <w:p w14:paraId="2EAE9DE1" w14:textId="3E641D8D" w:rsidR="00F9325F" w:rsidRDefault="00B200F9" w:rsidP="0068739E">
            <w:pPr>
              <w:pStyle w:val="af4"/>
              <w:numPr>
                <w:ilvl w:val="1"/>
                <w:numId w:val="34"/>
              </w:numPr>
              <w:adjustRightInd/>
              <w:spacing w:line="240" w:lineRule="auto"/>
              <w:ind w:leftChars="0"/>
              <w:jc w:val="both"/>
              <w:textAlignment w:val="auto"/>
              <w:rPr>
                <w:rFonts w:ascii="Times New Roman" w:eastAsia="標楷體" w:hAnsi="Times New Roman"/>
                <w:szCs w:val="24"/>
              </w:rPr>
            </w:pPr>
            <w:r w:rsidRPr="00B200F9">
              <w:rPr>
                <w:rFonts w:ascii="Times New Roman" w:eastAsia="標楷體" w:hAnsi="Times New Roman" w:hint="eastAsia"/>
                <w:szCs w:val="24"/>
              </w:rPr>
              <w:t>財務單位應定期核對應收帳款沖帳明細與收款明細之一致性</w:t>
            </w:r>
            <w:r w:rsidR="00FA09A9">
              <w:rPr>
                <w:rFonts w:ascii="Times New Roman" w:eastAsia="標楷體" w:hAnsi="Times New Roman" w:hint="eastAsia"/>
                <w:szCs w:val="24"/>
              </w:rPr>
              <w:t>。</w:t>
            </w:r>
          </w:p>
          <w:p w14:paraId="21CE7D78" w14:textId="057F94C8" w:rsidR="00D96D0F" w:rsidRPr="00EF6913" w:rsidRDefault="00D96D0F" w:rsidP="0068739E">
            <w:pPr>
              <w:pStyle w:val="af4"/>
              <w:numPr>
                <w:ilvl w:val="1"/>
                <w:numId w:val="34"/>
              </w:numPr>
              <w:adjustRightInd/>
              <w:spacing w:line="240" w:lineRule="auto"/>
              <w:ind w:leftChars="0"/>
              <w:jc w:val="both"/>
              <w:textAlignment w:val="auto"/>
              <w:rPr>
                <w:rFonts w:ascii="Times New Roman" w:eastAsia="標楷體" w:hAnsi="Times New Roman"/>
                <w:szCs w:val="24"/>
              </w:rPr>
            </w:pPr>
            <w:r w:rsidRPr="00D96D0F">
              <w:rPr>
                <w:rFonts w:ascii="Times New Roman" w:eastAsia="標楷體" w:hAnsi="Times New Roman" w:hint="eastAsia"/>
                <w:szCs w:val="24"/>
              </w:rPr>
              <w:t>財務單位應於月底檢視尚未沖銷預收貨款之客戶是否同時存在應收帳款，以即時沖帳。</w:t>
            </w:r>
          </w:p>
          <w:p w14:paraId="7BEB8931" w14:textId="270E2DEF" w:rsidR="00F9325F" w:rsidRPr="00EF6913" w:rsidRDefault="004346BC" w:rsidP="0068739E">
            <w:pPr>
              <w:pStyle w:val="af4"/>
              <w:numPr>
                <w:ilvl w:val="0"/>
                <w:numId w:val="34"/>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財務單位</w:t>
            </w:r>
            <w:r w:rsidR="00F9325F" w:rsidRPr="00EF6913">
              <w:rPr>
                <w:rFonts w:ascii="Times New Roman" w:eastAsia="標楷體" w:hAnsi="Times New Roman"/>
                <w:szCs w:val="24"/>
              </w:rPr>
              <w:t>應</w:t>
            </w:r>
            <w:r w:rsidR="00362108" w:rsidRPr="00EF6913">
              <w:rPr>
                <w:rFonts w:ascii="Times New Roman" w:eastAsia="標楷體" w:hAnsi="Times New Roman"/>
                <w:szCs w:val="24"/>
              </w:rPr>
              <w:t>每月製作「應收帳款帳齡分析表」並定期檢視客戶之應收帳款收款情況。</w:t>
            </w:r>
          </w:p>
          <w:p w14:paraId="2D63F131" w14:textId="616B8F18" w:rsidR="00F9325F" w:rsidRPr="00EF6913" w:rsidRDefault="009C7425" w:rsidP="0068739E">
            <w:pPr>
              <w:pStyle w:val="af4"/>
              <w:numPr>
                <w:ilvl w:val="0"/>
                <w:numId w:val="34"/>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壞帳沖銷及備抵壞帳之提列應符合公司【會計制度】及相關法規並經適當核准。</w:t>
            </w:r>
          </w:p>
        </w:tc>
        <w:tc>
          <w:tcPr>
            <w:tcW w:w="3912" w:type="dxa"/>
            <w:tcBorders>
              <w:top w:val="single" w:sz="6" w:space="0" w:color="auto"/>
              <w:left w:val="single" w:sz="6" w:space="0" w:color="auto"/>
              <w:bottom w:val="single" w:sz="6" w:space="0" w:color="auto"/>
              <w:right w:val="single" w:sz="6" w:space="0" w:color="auto"/>
            </w:tcBorders>
          </w:tcPr>
          <w:p w14:paraId="6E28B3B3" w14:textId="77777777" w:rsidR="00F9325F" w:rsidRPr="00EF6913" w:rsidRDefault="00F9325F" w:rsidP="0068739E">
            <w:pPr>
              <w:pStyle w:val="af4"/>
              <w:numPr>
                <w:ilvl w:val="0"/>
                <w:numId w:val="35"/>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依據資料：</w:t>
            </w:r>
          </w:p>
          <w:p w14:paraId="2A82BE22" w14:textId="388F777F" w:rsidR="00F9325F" w:rsidRPr="00EF6913" w:rsidRDefault="00F9325F" w:rsidP="0068739E">
            <w:pPr>
              <w:pStyle w:val="af4"/>
              <w:numPr>
                <w:ilvl w:val="1"/>
                <w:numId w:val="35"/>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核決權限表</w:t>
            </w:r>
          </w:p>
          <w:p w14:paraId="62D7D7A6" w14:textId="75E45194" w:rsidR="002B5341" w:rsidRPr="00EF6913" w:rsidRDefault="002B5341" w:rsidP="0068739E">
            <w:pPr>
              <w:pStyle w:val="af4"/>
              <w:numPr>
                <w:ilvl w:val="1"/>
                <w:numId w:val="35"/>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會計制度</w:t>
            </w:r>
          </w:p>
          <w:p w14:paraId="74C4EB9A" w14:textId="77777777" w:rsidR="00F9325F" w:rsidRPr="00EF6913" w:rsidRDefault="00F9325F" w:rsidP="00EF5B3E">
            <w:pPr>
              <w:pStyle w:val="af4"/>
              <w:adjustRightInd/>
              <w:spacing w:line="240" w:lineRule="auto"/>
              <w:ind w:leftChars="0"/>
              <w:jc w:val="both"/>
              <w:textAlignment w:val="auto"/>
              <w:rPr>
                <w:rFonts w:ascii="Times New Roman" w:eastAsia="標楷體" w:hAnsi="Times New Roman"/>
                <w:szCs w:val="24"/>
              </w:rPr>
            </w:pPr>
          </w:p>
          <w:p w14:paraId="418F5733" w14:textId="77777777" w:rsidR="00F9325F" w:rsidRPr="00E36D44" w:rsidRDefault="00F9325F" w:rsidP="0068739E">
            <w:pPr>
              <w:pStyle w:val="af4"/>
              <w:numPr>
                <w:ilvl w:val="0"/>
                <w:numId w:val="35"/>
              </w:numPr>
              <w:adjustRightInd/>
              <w:spacing w:line="240" w:lineRule="auto"/>
              <w:ind w:leftChars="0"/>
              <w:jc w:val="both"/>
              <w:textAlignment w:val="auto"/>
              <w:rPr>
                <w:rFonts w:ascii="Times New Roman" w:eastAsia="標楷體" w:hAnsi="Times New Roman"/>
                <w:szCs w:val="24"/>
              </w:rPr>
            </w:pPr>
            <w:r w:rsidRPr="00E36D44">
              <w:rPr>
                <w:rFonts w:ascii="Times New Roman" w:eastAsia="標楷體" w:hAnsi="Times New Roman"/>
                <w:szCs w:val="24"/>
              </w:rPr>
              <w:t>使用表單：</w:t>
            </w:r>
          </w:p>
          <w:p w14:paraId="3E36178D" w14:textId="77777777" w:rsidR="00F46645" w:rsidRPr="00EF6913" w:rsidRDefault="00F46645" w:rsidP="0068739E">
            <w:pPr>
              <w:pStyle w:val="af4"/>
              <w:numPr>
                <w:ilvl w:val="0"/>
                <w:numId w:val="35"/>
              </w:numPr>
              <w:adjustRightInd/>
              <w:spacing w:line="240" w:lineRule="auto"/>
              <w:ind w:leftChars="0"/>
              <w:jc w:val="both"/>
              <w:textAlignment w:val="auto"/>
              <w:rPr>
                <w:rFonts w:ascii="Times New Roman" w:eastAsia="標楷體" w:hAnsi="Times New Roman"/>
                <w:vanish/>
                <w:szCs w:val="24"/>
              </w:rPr>
            </w:pPr>
          </w:p>
          <w:p w14:paraId="33111ADE" w14:textId="71F445B5" w:rsidR="00F9325F" w:rsidRDefault="00055DD2" w:rsidP="0068739E">
            <w:pPr>
              <w:pStyle w:val="af4"/>
              <w:numPr>
                <w:ilvl w:val="1"/>
                <w:numId w:val="35"/>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szCs w:val="24"/>
              </w:rPr>
              <w:t>內部訂單</w:t>
            </w:r>
          </w:p>
          <w:p w14:paraId="454E495D" w14:textId="64CABE6F" w:rsidR="002E6F12" w:rsidRPr="00CD3B22" w:rsidRDefault="00B92F1E" w:rsidP="0068739E">
            <w:pPr>
              <w:pStyle w:val="af4"/>
              <w:numPr>
                <w:ilvl w:val="1"/>
                <w:numId w:val="35"/>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rPr>
              <w:t>銷貨單</w:t>
            </w:r>
          </w:p>
          <w:p w14:paraId="50F89917" w14:textId="144FC4A1" w:rsidR="00CD3B22" w:rsidRPr="00EF6913" w:rsidRDefault="00CD3B22" w:rsidP="0068739E">
            <w:pPr>
              <w:pStyle w:val="af4"/>
              <w:numPr>
                <w:ilvl w:val="1"/>
                <w:numId w:val="35"/>
              </w:numPr>
              <w:adjustRightInd/>
              <w:spacing w:line="240" w:lineRule="auto"/>
              <w:ind w:leftChars="0"/>
              <w:jc w:val="both"/>
              <w:textAlignment w:val="auto"/>
              <w:rPr>
                <w:rFonts w:ascii="Times New Roman" w:eastAsia="標楷體" w:hAnsi="Times New Roman"/>
                <w:szCs w:val="24"/>
              </w:rPr>
            </w:pPr>
            <w:r>
              <w:rPr>
                <w:rFonts w:ascii="Times New Roman" w:eastAsia="標楷體" w:hAnsi="Times New Roman" w:hint="eastAsia"/>
              </w:rPr>
              <w:t>存款單</w:t>
            </w:r>
          </w:p>
          <w:p w14:paraId="0337BA00" w14:textId="4907F5E5" w:rsidR="00B92F1E" w:rsidRPr="00EF6913" w:rsidRDefault="00B92F1E" w:rsidP="0068739E">
            <w:pPr>
              <w:pStyle w:val="af4"/>
              <w:numPr>
                <w:ilvl w:val="1"/>
                <w:numId w:val="35"/>
              </w:numPr>
              <w:adjustRightInd/>
              <w:spacing w:line="240" w:lineRule="auto"/>
              <w:ind w:leftChars="0"/>
              <w:jc w:val="both"/>
              <w:textAlignment w:val="auto"/>
              <w:rPr>
                <w:rFonts w:ascii="Times New Roman" w:eastAsia="標楷體" w:hAnsi="Times New Roman"/>
                <w:szCs w:val="24"/>
              </w:rPr>
            </w:pPr>
            <w:r w:rsidRPr="00EF6913">
              <w:rPr>
                <w:rFonts w:ascii="Times New Roman" w:eastAsia="標楷體" w:hAnsi="Times New Roman"/>
              </w:rPr>
              <w:t>收款單</w:t>
            </w:r>
          </w:p>
          <w:p w14:paraId="40DB235B" w14:textId="77777777" w:rsidR="00CD3B22" w:rsidRDefault="00CD3B22" w:rsidP="0068739E">
            <w:pPr>
              <w:pStyle w:val="af4"/>
              <w:numPr>
                <w:ilvl w:val="1"/>
                <w:numId w:val="35"/>
              </w:numPr>
              <w:adjustRightInd/>
              <w:spacing w:line="240" w:lineRule="auto"/>
              <w:ind w:leftChars="0"/>
              <w:jc w:val="both"/>
              <w:textAlignment w:val="auto"/>
              <w:rPr>
                <w:rFonts w:ascii="Times New Roman" w:eastAsia="標楷體" w:hAnsi="Times New Roman"/>
                <w:szCs w:val="24"/>
              </w:rPr>
            </w:pPr>
            <w:r w:rsidRPr="00F309FE">
              <w:rPr>
                <w:rFonts w:ascii="Times New Roman" w:eastAsia="標楷體" w:hAnsi="Times New Roman"/>
                <w:szCs w:val="24"/>
              </w:rPr>
              <w:t>應收未收款明細表</w:t>
            </w:r>
          </w:p>
          <w:p w14:paraId="0B600D1F" w14:textId="414ACAA5" w:rsidR="00821D97" w:rsidRPr="00EF6913" w:rsidRDefault="00856D46" w:rsidP="0068739E">
            <w:pPr>
              <w:pStyle w:val="af4"/>
              <w:numPr>
                <w:ilvl w:val="1"/>
                <w:numId w:val="35"/>
              </w:numPr>
              <w:adjustRightInd/>
              <w:spacing w:line="240" w:lineRule="auto"/>
              <w:ind w:leftChars="0"/>
              <w:jc w:val="both"/>
              <w:textAlignment w:val="auto"/>
              <w:rPr>
                <w:rFonts w:ascii="Times New Roman" w:eastAsia="標楷體" w:hAnsi="Times New Roman"/>
                <w:szCs w:val="24"/>
              </w:rPr>
            </w:pPr>
            <w:del w:id="226" w:author="Chan, Isabel T." w:date="2022-03-02T14:40:00Z">
              <w:r w:rsidRPr="00EF6913" w:rsidDel="00324587">
                <w:rPr>
                  <w:rFonts w:ascii="Times New Roman" w:eastAsia="標楷體" w:hAnsi="Times New Roman"/>
                  <w:szCs w:val="24"/>
                </w:rPr>
                <w:delText>內部聯絡單</w:delText>
              </w:r>
            </w:del>
            <w:ins w:id="227" w:author="Chan, Isabel T." w:date="2022-03-02T14:40:00Z">
              <w:r w:rsidR="00324587">
                <w:rPr>
                  <w:rFonts w:ascii="Times New Roman" w:eastAsia="標楷體" w:hAnsi="Times New Roman" w:hint="eastAsia"/>
                  <w:szCs w:val="24"/>
                </w:rPr>
                <w:t>簽呈</w:t>
              </w:r>
            </w:ins>
          </w:p>
          <w:p w14:paraId="1425DC5F" w14:textId="77777777" w:rsidR="00F9325F" w:rsidRPr="00EF6913" w:rsidRDefault="00F9325F" w:rsidP="00EF5B3E">
            <w:pPr>
              <w:adjustRightInd/>
              <w:spacing w:line="240" w:lineRule="auto"/>
              <w:ind w:left="480"/>
              <w:jc w:val="both"/>
              <w:textAlignment w:val="auto"/>
              <w:rPr>
                <w:rFonts w:ascii="Times New Roman" w:eastAsia="標楷體" w:hAnsi="Times New Roman"/>
                <w:szCs w:val="24"/>
              </w:rPr>
            </w:pPr>
          </w:p>
        </w:tc>
      </w:tr>
    </w:tbl>
    <w:p w14:paraId="5EDA30B7" w14:textId="77777777" w:rsidR="00F9325F" w:rsidRPr="00D27052" w:rsidRDefault="00F9325F" w:rsidP="00F9325F">
      <w:pPr>
        <w:autoSpaceDE w:val="0"/>
        <w:autoSpaceDN w:val="0"/>
        <w:spacing w:line="240" w:lineRule="auto"/>
        <w:textAlignment w:val="bottom"/>
        <w:rPr>
          <w:rFonts w:eastAsia="標楷體"/>
          <w:spacing w:val="20"/>
          <w:szCs w:val="24"/>
        </w:rPr>
      </w:pPr>
    </w:p>
    <w:p w14:paraId="2A1C453E" w14:textId="54814940" w:rsidR="0071232B" w:rsidRDefault="00F9325F">
      <w:pPr>
        <w:widowControl/>
        <w:adjustRightInd/>
        <w:spacing w:line="240" w:lineRule="auto"/>
        <w:textAlignment w:val="auto"/>
        <w:rPr>
          <w:rFonts w:eastAsia="標楷體"/>
          <w:spacing w:val="20"/>
          <w:szCs w:val="24"/>
        </w:rPr>
      </w:pPr>
      <w:r w:rsidRPr="00D27052">
        <w:rPr>
          <w:rFonts w:eastAsia="標楷體"/>
          <w:spacing w:val="20"/>
          <w:szCs w:val="24"/>
        </w:rPr>
        <w:br w:type="page"/>
      </w:r>
      <w:r w:rsidR="0071232B" w:rsidRPr="0071232B">
        <w:rPr>
          <w:rFonts w:ascii="Calibri" w:eastAsia="新細明體" w:hAnsi="Calibri"/>
          <w:noProof/>
          <w:kern w:val="2"/>
          <w:szCs w:val="22"/>
        </w:rPr>
        <w:lastRenderedPageBreak/>
        <mc:AlternateContent>
          <mc:Choice Requires="wpc">
            <w:drawing>
              <wp:inline distT="0" distB="0" distL="0" distR="0" wp14:anchorId="14CAC4B1" wp14:editId="2A68AC8C">
                <wp:extent cx="9450705" cy="5719001"/>
                <wp:effectExtent l="0" t="0" r="17145" b="34290"/>
                <wp:docPr id="794" name="畫布 79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748" name="矩形 748"/>
                        <wps:cNvSpPr/>
                        <wps:spPr>
                          <a:xfrm>
                            <a:off x="1" y="0"/>
                            <a:ext cx="9450704" cy="32702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50ABBB7" w14:textId="77777777" w:rsidR="008A4CD7" w:rsidRDefault="008A4CD7" w:rsidP="0071232B">
                              <w:pPr>
                                <w:pStyle w:val="Web"/>
                                <w:spacing w:before="0" w:beforeAutospacing="0" w:after="0" w:afterAutospacing="0"/>
                              </w:pPr>
                              <w:r>
                                <w:rPr>
                                  <w:rFonts w:ascii="Times New Roman" w:eastAsia="標楷體" w:hAnsi="Times New Roman"/>
                                </w:rPr>
                                <w:t>CS-108</w:t>
                              </w:r>
                              <w:r>
                                <w:rPr>
                                  <w:rFonts w:eastAsia="標楷體" w:hAnsi="標楷體" w:cs="Times New Roman" w:hint="eastAsia"/>
                                </w:rPr>
                                <w:t>客訴處理作業</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49" name="矩形 749"/>
                        <wps:cNvSpPr/>
                        <wps:spPr>
                          <a:xfrm>
                            <a:off x="0" y="326882"/>
                            <a:ext cx="280364" cy="5391928"/>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77D025CE" w14:textId="77777777" w:rsidR="008A4CD7" w:rsidRDefault="008A4CD7" w:rsidP="0071232B">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50" name="矩形 750"/>
                        <wps:cNvSpPr/>
                        <wps:spPr>
                          <a:xfrm>
                            <a:off x="280364" y="326937"/>
                            <a:ext cx="5371136" cy="32766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56EA54F7" w14:textId="77777777" w:rsidR="008A4CD7" w:rsidRDefault="008A4CD7" w:rsidP="0071232B">
                              <w:pPr>
                                <w:pStyle w:val="Web"/>
                                <w:spacing w:before="0" w:beforeAutospacing="0" w:after="0" w:afterAutospacing="0"/>
                                <w:jc w:val="center"/>
                              </w:pPr>
                              <w:r>
                                <w:rPr>
                                  <w:rFonts w:ascii="Times New Roman" w:eastAsia="標楷體" w:hAnsi="標楷體" w:hint="eastAsia"/>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51" name="流程圖: 決策 751"/>
                        <wps:cNvSpPr/>
                        <wps:spPr>
                          <a:xfrm>
                            <a:off x="605789" y="2789555"/>
                            <a:ext cx="1156970" cy="68834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4C3C1927"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52" name="矩形 752"/>
                        <wps:cNvSpPr/>
                        <wps:spPr>
                          <a:xfrm>
                            <a:off x="605790" y="1466243"/>
                            <a:ext cx="1156970" cy="4318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6F13486"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客訴受理</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53" name="矩形 753"/>
                        <wps:cNvSpPr/>
                        <wps:spPr>
                          <a:xfrm>
                            <a:off x="2836008" y="4353395"/>
                            <a:ext cx="1156970" cy="4311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7BEBD34"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結案</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54" name="流程圖: 結束點 754"/>
                        <wps:cNvSpPr/>
                        <wps:spPr>
                          <a:xfrm>
                            <a:off x="582930" y="810288"/>
                            <a:ext cx="1203960" cy="429895"/>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18942FE8"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55" name="直線單箭頭接點 755"/>
                        <wps:cNvCnPr/>
                        <wps:spPr>
                          <a:xfrm flipH="1">
                            <a:off x="1184275" y="1240818"/>
                            <a:ext cx="635" cy="224790"/>
                          </a:xfrm>
                          <a:prstGeom prst="straightConnector1">
                            <a:avLst/>
                          </a:prstGeom>
                          <a:noFill/>
                          <a:ln w="12700" cap="flat" cmpd="sng" algn="ctr">
                            <a:solidFill>
                              <a:sysClr val="windowText" lastClr="000000"/>
                            </a:solidFill>
                            <a:prstDash val="solid"/>
                            <a:miter lim="800000"/>
                            <a:tailEnd type="triangle"/>
                          </a:ln>
                          <a:effectLst/>
                        </wps:spPr>
                        <wps:bodyPr/>
                      </wps:wsp>
                      <wps:wsp>
                        <wps:cNvPr id="756" name="直線單箭頭接點 756"/>
                        <wps:cNvCnPr/>
                        <wps:spPr>
                          <a:xfrm flipH="1">
                            <a:off x="1184274" y="1898043"/>
                            <a:ext cx="1" cy="891512"/>
                          </a:xfrm>
                          <a:prstGeom prst="straightConnector1">
                            <a:avLst/>
                          </a:prstGeom>
                          <a:noFill/>
                          <a:ln w="12700" cap="flat" cmpd="sng" algn="ctr">
                            <a:solidFill>
                              <a:sysClr val="windowText" lastClr="000000"/>
                            </a:solidFill>
                            <a:prstDash val="solid"/>
                            <a:miter lim="800000"/>
                            <a:tailEnd type="triangle"/>
                          </a:ln>
                          <a:effectLst/>
                        </wps:spPr>
                        <wps:bodyPr/>
                      </wps:wsp>
                      <wps:wsp>
                        <wps:cNvPr id="757" name="流程圖: 決策 757"/>
                        <wps:cNvSpPr/>
                        <wps:spPr>
                          <a:xfrm>
                            <a:off x="2836789" y="3329940"/>
                            <a:ext cx="1156970" cy="687705"/>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4B07072F"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58" name="矩形 758"/>
                        <wps:cNvSpPr/>
                        <wps:spPr>
                          <a:xfrm>
                            <a:off x="2836545" y="1465608"/>
                            <a:ext cx="1156970" cy="4311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10FFC5"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回覆客戶處理結果</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59" name="流程圖: 結束點 759"/>
                        <wps:cNvSpPr/>
                        <wps:spPr>
                          <a:xfrm>
                            <a:off x="7180189" y="4340022"/>
                            <a:ext cx="1203960" cy="42926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0092CB5C"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60" name="矩形 760"/>
                        <wps:cNvSpPr/>
                        <wps:spPr>
                          <a:xfrm>
                            <a:off x="2836545" y="2524410"/>
                            <a:ext cx="1156970" cy="42989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92605F0"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客戶確認案件處理結果</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61" name="流程圖: 預設程序 761"/>
                        <wps:cNvSpPr/>
                        <wps:spPr>
                          <a:xfrm>
                            <a:off x="606425" y="3699720"/>
                            <a:ext cx="1156970" cy="548723"/>
                          </a:xfrm>
                          <a:prstGeom prst="flowChartPredefinedProcess">
                            <a:avLst/>
                          </a:prstGeom>
                          <a:solidFill>
                            <a:sysClr val="window" lastClr="FFFFFF"/>
                          </a:solidFill>
                          <a:ln w="19050" cap="flat" cmpd="sng" algn="ctr">
                            <a:solidFill>
                              <a:srgbClr val="ED7D31">
                                <a:lumMod val="75000"/>
                              </a:srgbClr>
                            </a:solidFill>
                            <a:prstDash val="solid"/>
                            <a:miter lim="800000"/>
                          </a:ln>
                          <a:effectLst/>
                        </wps:spPr>
                        <wps:txbx>
                          <w:txbxContent>
                            <w:p w14:paraId="547C1DBF" w14:textId="4D201C0D" w:rsidR="008A4CD7" w:rsidRPr="003727B2" w:rsidRDefault="008A4CD7" w:rsidP="0071232B">
                              <w:pPr>
                                <w:jc w:val="center"/>
                                <w:rPr>
                                  <w:rFonts w:ascii="標楷體" w:eastAsia="標楷體" w:hAnsi="標楷體"/>
                                  <w:sz w:val="20"/>
                                </w:rPr>
                              </w:pPr>
                              <w:r w:rsidRPr="004458CA">
                                <w:rPr>
                                  <w:rFonts w:ascii="Times New Roman" w:eastAsia="標楷體" w:hAnsi="Times New Roman" w:hint="eastAsia"/>
                                  <w:sz w:val="20"/>
                                </w:rPr>
                                <w:t>客戶抱怨管理</w:t>
                              </w:r>
                              <w:r w:rsidRPr="004458CA">
                                <w:rPr>
                                  <w:rFonts w:ascii="Times New Roman" w:eastAsia="標楷體" w:hAnsi="Times New Roman"/>
                                  <w:sz w:val="20"/>
                                </w:rPr>
                                <w:t>程序</w:t>
                              </w:r>
                            </w:p>
                          </w:txbxContent>
                        </wps:txbx>
                        <wps:bodyPr rot="0" spcFirstLastPara="0" vertOverflow="overflow" horzOverflow="overflow" vert="horz" wrap="square" lIns="3600" tIns="3600" rIns="3600" bIns="3600" numCol="1" spcCol="0" rtlCol="0" fromWordArt="0" anchor="ctr" anchorCtr="0" forceAA="0" compatLnSpc="1">
                          <a:prstTxWarp prst="textNoShape">
                            <a:avLst/>
                          </a:prstTxWarp>
                          <a:noAutofit/>
                        </wps:bodyPr>
                      </wps:wsp>
                      <wps:wsp>
                        <wps:cNvPr id="762" name="流程圖: 接點 762"/>
                        <wps:cNvSpPr/>
                        <wps:spPr>
                          <a:xfrm>
                            <a:off x="1003200" y="4614343"/>
                            <a:ext cx="364490" cy="37020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3D1EB404" w14:textId="77777777" w:rsidR="008A4CD7" w:rsidRDefault="008A4CD7" w:rsidP="0071232B">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763" name="矩形 763"/>
                        <wps:cNvSpPr/>
                        <wps:spPr>
                          <a:xfrm>
                            <a:off x="4195689" y="4353393"/>
                            <a:ext cx="1156970" cy="4292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F37CA82"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歸檔</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64" name="流程圖: 文件 764"/>
                        <wps:cNvSpPr/>
                        <wps:spPr>
                          <a:xfrm>
                            <a:off x="4833425" y="4664532"/>
                            <a:ext cx="741876" cy="357734"/>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6BB214F7" w14:textId="77777777" w:rsidR="008A4CD7" w:rsidRDefault="008A4CD7" w:rsidP="0071232B">
                              <w:pPr>
                                <w:pStyle w:val="Web"/>
                                <w:spacing w:before="0" w:beforeAutospacing="0" w:after="0" w:afterAutospacing="0"/>
                                <w:jc w:val="center"/>
                              </w:pPr>
                              <w:r>
                                <w:rPr>
                                  <w:rFonts w:ascii="Times New Roman" w:eastAsia="標楷體" w:hAnsi="Times New Roman" w:hint="eastAsia"/>
                                  <w:sz w:val="20"/>
                                  <w:szCs w:val="20"/>
                                </w:rPr>
                                <w:t>客訴單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65" name="流程圖: 預設程序 765"/>
                        <wps:cNvSpPr/>
                        <wps:spPr>
                          <a:xfrm>
                            <a:off x="5962455" y="2103322"/>
                            <a:ext cx="1337505" cy="686189"/>
                          </a:xfrm>
                          <a:prstGeom prst="flowChartPredefinedProcess">
                            <a:avLst/>
                          </a:prstGeom>
                          <a:solidFill>
                            <a:sysClr val="window" lastClr="FFFFFF"/>
                          </a:solidFill>
                          <a:ln w="19050" cap="flat" cmpd="sng" algn="ctr">
                            <a:solidFill>
                              <a:srgbClr val="ED7D31">
                                <a:lumMod val="75000"/>
                              </a:srgbClr>
                            </a:solidFill>
                            <a:prstDash val="solid"/>
                            <a:miter lim="800000"/>
                          </a:ln>
                          <a:effectLst/>
                        </wps:spPr>
                        <wps:txbx>
                          <w:txbxContent>
                            <w:p w14:paraId="5B0A7D17" w14:textId="59F61AE8" w:rsidR="008A4CD7" w:rsidRDefault="008A4CD7" w:rsidP="0071232B">
                              <w:pPr>
                                <w:pStyle w:val="Web"/>
                                <w:spacing w:before="0" w:beforeAutospacing="0" w:after="0" w:afterAutospacing="0"/>
                                <w:jc w:val="center"/>
                                <w:rPr>
                                  <w:rFonts w:ascii="Times New Roman" w:eastAsia="標楷體" w:hAnsi="Times New Roman" w:cs="Times New Roman"/>
                                  <w:kern w:val="2"/>
                                  <w:sz w:val="20"/>
                                  <w:szCs w:val="20"/>
                                </w:rPr>
                              </w:pPr>
                              <w:r>
                                <w:rPr>
                                  <w:rFonts w:ascii="Times New Roman" w:eastAsia="標楷體" w:hAnsi="Times New Roman" w:cs="Times New Roman"/>
                                  <w:kern w:val="2"/>
                                  <w:sz w:val="20"/>
                                  <w:szCs w:val="20"/>
                                </w:rPr>
                                <w:t>CS-109</w:t>
                              </w:r>
                            </w:p>
                            <w:p w14:paraId="3C6DB785" w14:textId="77777777" w:rsidR="008A4CD7" w:rsidRDefault="008A4CD7" w:rsidP="0071232B">
                              <w:pPr>
                                <w:pStyle w:val="Web"/>
                                <w:spacing w:before="0" w:beforeAutospacing="0" w:after="0" w:afterAutospacing="0"/>
                                <w:jc w:val="center"/>
                              </w:pPr>
                              <w:r>
                                <w:rPr>
                                  <w:rFonts w:ascii="Times New Roman" w:eastAsia="標楷體" w:hAnsi="Times New Roman" w:cs="Times New Roman" w:hint="eastAsia"/>
                                  <w:kern w:val="2"/>
                                  <w:sz w:val="20"/>
                                  <w:szCs w:val="20"/>
                                </w:rPr>
                                <w:t>銷貨退回及折讓作業</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66" name="矩形 766"/>
                        <wps:cNvSpPr/>
                        <wps:spPr>
                          <a:xfrm>
                            <a:off x="8054535" y="2243369"/>
                            <a:ext cx="1156970" cy="43053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B928DBE"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出具相關分析報告</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67" name="肘形接點 767"/>
                        <wps:cNvCnPr/>
                        <wps:spPr>
                          <a:xfrm rot="10800000" flipH="1">
                            <a:off x="605788" y="1682143"/>
                            <a:ext cx="1" cy="1451582"/>
                          </a:xfrm>
                          <a:prstGeom prst="bentConnector3">
                            <a:avLst>
                              <a:gd name="adj1" fmla="val -22860000000"/>
                            </a:avLst>
                          </a:prstGeom>
                          <a:noFill/>
                          <a:ln w="12700" cap="flat" cmpd="sng" algn="ctr">
                            <a:solidFill>
                              <a:sysClr val="windowText" lastClr="000000"/>
                            </a:solidFill>
                            <a:prstDash val="solid"/>
                            <a:miter lim="800000"/>
                            <a:tailEnd type="triangle"/>
                          </a:ln>
                          <a:effectLst/>
                        </wps:spPr>
                        <wps:bodyPr/>
                      </wps:wsp>
                      <wps:wsp>
                        <wps:cNvPr id="768" name="流程圖: 接點 768"/>
                        <wps:cNvSpPr/>
                        <wps:spPr>
                          <a:xfrm>
                            <a:off x="3233078" y="810304"/>
                            <a:ext cx="364490" cy="369570"/>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56866EF5" w14:textId="77777777" w:rsidR="008A4CD7" w:rsidRDefault="008A4CD7" w:rsidP="0071232B">
                              <w:pPr>
                                <w:pStyle w:val="Web"/>
                                <w:spacing w:before="0" w:beforeAutospacing="0" w:after="0" w:afterAutospacing="0"/>
                                <w:jc w:val="center"/>
                              </w:pPr>
                              <w:r>
                                <w:rPr>
                                  <w:rFonts w:ascii="Times New Roman" w:hAnsi="Times New Roman"/>
                                  <w:color w:val="000000"/>
                                </w:rPr>
                                <w:t>B</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769" name="直線單箭頭接點 769"/>
                        <wps:cNvCnPr/>
                        <wps:spPr>
                          <a:xfrm>
                            <a:off x="3415030" y="1896600"/>
                            <a:ext cx="0" cy="627579"/>
                          </a:xfrm>
                          <a:prstGeom prst="straightConnector1">
                            <a:avLst/>
                          </a:prstGeom>
                          <a:noFill/>
                          <a:ln w="12700" cap="flat" cmpd="sng" algn="ctr">
                            <a:solidFill>
                              <a:sysClr val="windowText" lastClr="000000"/>
                            </a:solidFill>
                            <a:prstDash val="solid"/>
                            <a:miter lim="800000"/>
                            <a:tailEnd type="triangle"/>
                          </a:ln>
                          <a:effectLst/>
                        </wps:spPr>
                        <wps:bodyPr/>
                      </wps:wsp>
                      <wps:wsp>
                        <wps:cNvPr id="770" name="直線單箭頭接點 770"/>
                        <wps:cNvCnPr/>
                        <wps:spPr>
                          <a:xfrm>
                            <a:off x="3415030" y="2954035"/>
                            <a:ext cx="244" cy="375601"/>
                          </a:xfrm>
                          <a:prstGeom prst="straightConnector1">
                            <a:avLst/>
                          </a:prstGeom>
                          <a:noFill/>
                          <a:ln w="12700" cap="flat" cmpd="sng" algn="ctr">
                            <a:solidFill>
                              <a:sysClr val="windowText" lastClr="000000"/>
                            </a:solidFill>
                            <a:prstDash val="solid"/>
                            <a:miter lim="800000"/>
                            <a:tailEnd type="triangle"/>
                          </a:ln>
                          <a:effectLst/>
                        </wps:spPr>
                        <wps:bodyPr/>
                      </wps:wsp>
                      <wps:wsp>
                        <wps:cNvPr id="771" name="直線單箭頭接點 771"/>
                        <wps:cNvCnPr/>
                        <wps:spPr>
                          <a:xfrm flipH="1">
                            <a:off x="3414493" y="4017278"/>
                            <a:ext cx="781" cy="335719"/>
                          </a:xfrm>
                          <a:prstGeom prst="straightConnector1">
                            <a:avLst/>
                          </a:prstGeom>
                          <a:noFill/>
                          <a:ln w="12700" cap="flat" cmpd="sng" algn="ctr">
                            <a:solidFill>
                              <a:sysClr val="windowText" lastClr="000000"/>
                            </a:solidFill>
                            <a:prstDash val="solid"/>
                            <a:miter lim="800000"/>
                            <a:tailEnd type="triangle"/>
                          </a:ln>
                          <a:effectLst/>
                        </wps:spPr>
                        <wps:bodyPr/>
                      </wps:wsp>
                      <wps:wsp>
                        <wps:cNvPr id="772" name="肘形接點 772"/>
                        <wps:cNvCnPr/>
                        <wps:spPr>
                          <a:xfrm rot="10800000">
                            <a:off x="2836544" y="2739107"/>
                            <a:ext cx="244" cy="934350"/>
                          </a:xfrm>
                          <a:prstGeom prst="bentConnector3">
                            <a:avLst>
                              <a:gd name="adj1" fmla="val 93788525"/>
                            </a:avLst>
                          </a:prstGeom>
                          <a:noFill/>
                          <a:ln w="12700" cap="flat" cmpd="sng" algn="ctr">
                            <a:solidFill>
                              <a:sysClr val="windowText" lastClr="000000"/>
                            </a:solidFill>
                            <a:prstDash val="solid"/>
                            <a:miter lim="800000"/>
                            <a:tailEnd type="triangle"/>
                          </a:ln>
                          <a:effectLst/>
                        </wps:spPr>
                        <wps:bodyPr/>
                      </wps:wsp>
                      <wps:wsp>
                        <wps:cNvPr id="773" name="直線單箭頭接點 773"/>
                        <wps:cNvCnPr/>
                        <wps:spPr>
                          <a:xfrm flipH="1">
                            <a:off x="3415030" y="1179766"/>
                            <a:ext cx="244" cy="285708"/>
                          </a:xfrm>
                          <a:prstGeom prst="straightConnector1">
                            <a:avLst/>
                          </a:prstGeom>
                          <a:noFill/>
                          <a:ln w="12700" cap="flat" cmpd="sng" algn="ctr">
                            <a:solidFill>
                              <a:sysClr val="windowText" lastClr="000000"/>
                            </a:solidFill>
                            <a:prstDash val="solid"/>
                            <a:miter lim="800000"/>
                            <a:tailEnd type="triangle"/>
                          </a:ln>
                          <a:effectLst/>
                        </wps:spPr>
                        <wps:bodyPr/>
                      </wps:wsp>
                      <wps:wsp>
                        <wps:cNvPr id="774" name="直線單箭頭接點 774"/>
                        <wps:cNvCnPr/>
                        <wps:spPr>
                          <a:xfrm>
                            <a:off x="1184274" y="3477528"/>
                            <a:ext cx="636" cy="221928"/>
                          </a:xfrm>
                          <a:prstGeom prst="straightConnector1">
                            <a:avLst/>
                          </a:prstGeom>
                          <a:noFill/>
                          <a:ln w="12700" cap="flat" cmpd="sng" algn="ctr">
                            <a:solidFill>
                              <a:sysClr val="windowText" lastClr="000000"/>
                            </a:solidFill>
                            <a:prstDash val="solid"/>
                            <a:miter lim="800000"/>
                            <a:tailEnd type="triangle"/>
                          </a:ln>
                          <a:effectLst/>
                        </wps:spPr>
                        <wps:bodyPr/>
                      </wps:wsp>
                      <wps:wsp>
                        <wps:cNvPr id="775" name="直線單箭頭接點 775"/>
                        <wps:cNvCnPr>
                          <a:stCxn id="761" idx="2"/>
                        </wps:cNvCnPr>
                        <wps:spPr>
                          <a:xfrm>
                            <a:off x="1184910" y="4248301"/>
                            <a:ext cx="0" cy="365417"/>
                          </a:xfrm>
                          <a:prstGeom prst="straightConnector1">
                            <a:avLst/>
                          </a:prstGeom>
                          <a:noFill/>
                          <a:ln w="12700" cap="flat" cmpd="sng" algn="ctr">
                            <a:solidFill>
                              <a:sysClr val="windowText" lastClr="000000"/>
                            </a:solidFill>
                            <a:prstDash val="solid"/>
                            <a:miter lim="800000"/>
                            <a:tailEnd type="triangle"/>
                          </a:ln>
                          <a:effectLst/>
                        </wps:spPr>
                        <wps:bodyPr/>
                      </wps:wsp>
                      <wps:wsp>
                        <wps:cNvPr id="776" name="流程圖: 接點 776"/>
                        <wps:cNvSpPr/>
                        <wps:spPr>
                          <a:xfrm>
                            <a:off x="7362190" y="1490927"/>
                            <a:ext cx="364490" cy="36893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183F9EEB" w14:textId="77777777" w:rsidR="008A4CD7" w:rsidRDefault="008A4CD7" w:rsidP="0071232B">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777" name="肘形接點 777"/>
                        <wps:cNvCnPr/>
                        <wps:spPr>
                          <a:xfrm>
                            <a:off x="7726680" y="1675242"/>
                            <a:ext cx="906340" cy="567922"/>
                          </a:xfrm>
                          <a:prstGeom prst="bentConnector2">
                            <a:avLst/>
                          </a:prstGeom>
                          <a:noFill/>
                          <a:ln w="12700" cap="flat" cmpd="sng" algn="ctr">
                            <a:solidFill>
                              <a:sysClr val="windowText" lastClr="000000"/>
                            </a:solidFill>
                            <a:prstDash val="solid"/>
                            <a:miter lim="800000"/>
                            <a:tailEnd type="triangle"/>
                          </a:ln>
                          <a:effectLst/>
                        </wps:spPr>
                        <wps:bodyPr/>
                      </wps:wsp>
                      <wps:wsp>
                        <wps:cNvPr id="778" name="肘形接點 778"/>
                        <wps:cNvCnPr/>
                        <wps:spPr>
                          <a:xfrm rot="10800000" flipV="1">
                            <a:off x="6631208" y="1675394"/>
                            <a:ext cx="730982" cy="427927"/>
                          </a:xfrm>
                          <a:prstGeom prst="bentConnector2">
                            <a:avLst/>
                          </a:prstGeom>
                          <a:noFill/>
                          <a:ln w="12700" cap="flat" cmpd="sng" algn="ctr">
                            <a:solidFill>
                              <a:sysClr val="windowText" lastClr="000000"/>
                            </a:solidFill>
                            <a:prstDash val="solid"/>
                            <a:miter lim="800000"/>
                            <a:tailEnd type="triangle"/>
                          </a:ln>
                          <a:effectLst/>
                        </wps:spPr>
                        <wps:bodyPr/>
                      </wps:wsp>
                      <wps:wsp>
                        <wps:cNvPr id="779" name="流程圖: 接點 779"/>
                        <wps:cNvSpPr/>
                        <wps:spPr>
                          <a:xfrm>
                            <a:off x="8483405" y="2936173"/>
                            <a:ext cx="364490" cy="368300"/>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7F8DBC99" w14:textId="77777777" w:rsidR="008A4CD7" w:rsidRDefault="008A4CD7" w:rsidP="0071232B">
                              <w:pPr>
                                <w:pStyle w:val="Web"/>
                                <w:spacing w:before="0" w:beforeAutospacing="0" w:after="0" w:afterAutospacing="0"/>
                                <w:jc w:val="center"/>
                              </w:pPr>
                              <w:r>
                                <w:rPr>
                                  <w:rFonts w:ascii="Times New Roman" w:hAnsi="Times New Roman"/>
                                  <w:color w:val="000000"/>
                                </w:rPr>
                                <w:t>B</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780" name="直線單箭頭接點 780"/>
                        <wps:cNvCnPr/>
                        <wps:spPr>
                          <a:xfrm flipH="1">
                            <a:off x="8633001" y="2673726"/>
                            <a:ext cx="19" cy="262250"/>
                          </a:xfrm>
                          <a:prstGeom prst="straightConnector1">
                            <a:avLst/>
                          </a:prstGeom>
                          <a:noFill/>
                          <a:ln w="12700" cap="flat" cmpd="sng" algn="ctr">
                            <a:solidFill>
                              <a:sysClr val="windowText" lastClr="000000"/>
                            </a:solidFill>
                            <a:prstDash val="solid"/>
                            <a:miter lim="800000"/>
                            <a:tailEnd type="triangle"/>
                          </a:ln>
                          <a:effectLst/>
                        </wps:spPr>
                        <wps:bodyPr/>
                      </wps:wsp>
                      <wps:wsp>
                        <wps:cNvPr id="781" name="矩形 781"/>
                        <wps:cNvSpPr/>
                        <wps:spPr>
                          <a:xfrm>
                            <a:off x="6295390" y="1417977"/>
                            <a:ext cx="982540" cy="311150"/>
                          </a:xfrm>
                          <a:prstGeom prst="rect">
                            <a:avLst/>
                          </a:prstGeom>
                          <a:noFill/>
                          <a:ln w="12700" cap="flat" cmpd="sng" algn="ctr">
                            <a:noFill/>
                            <a:prstDash val="solid"/>
                            <a:miter lim="800000"/>
                          </a:ln>
                          <a:effectLst/>
                        </wps:spPr>
                        <wps:txbx>
                          <w:txbxContent>
                            <w:p w14:paraId="5B88D99C" w14:textId="77777777" w:rsidR="008A4CD7" w:rsidRDefault="008A4CD7" w:rsidP="0071232B">
                              <w:pPr>
                                <w:pStyle w:val="Web"/>
                                <w:spacing w:before="0" w:beforeAutospacing="0" w:after="0" w:afterAutospacing="0"/>
                                <w:jc w:val="center"/>
                              </w:pPr>
                              <w:r>
                                <w:rPr>
                                  <w:rFonts w:eastAsia="標楷體" w:hAnsi="標楷體" w:hint="eastAsia"/>
                                  <w:sz w:val="20"/>
                                  <w:szCs w:val="20"/>
                                </w:rPr>
                                <w:t>退換貨或折讓</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82" name="矩形 782"/>
                        <wps:cNvSpPr/>
                        <wps:spPr>
                          <a:xfrm>
                            <a:off x="7726680" y="1418575"/>
                            <a:ext cx="982345" cy="310515"/>
                          </a:xfrm>
                          <a:prstGeom prst="rect">
                            <a:avLst/>
                          </a:prstGeom>
                          <a:noFill/>
                          <a:ln w="12700" cap="flat" cmpd="sng" algn="ctr">
                            <a:noFill/>
                            <a:prstDash val="solid"/>
                            <a:miter lim="800000"/>
                          </a:ln>
                          <a:effectLst/>
                        </wps:spPr>
                        <wps:txbx>
                          <w:txbxContent>
                            <w:p w14:paraId="25FA2159" w14:textId="77777777" w:rsidR="008A4CD7" w:rsidRDefault="008A4CD7" w:rsidP="0071232B">
                              <w:pPr>
                                <w:pStyle w:val="Web"/>
                                <w:spacing w:before="0" w:beforeAutospacing="0" w:after="0" w:afterAutospacing="0"/>
                                <w:jc w:val="center"/>
                              </w:pPr>
                              <w:r>
                                <w:rPr>
                                  <w:rFonts w:eastAsia="標楷體" w:hAnsi="標楷體" w:hint="eastAsia"/>
                                  <w:sz w:val="20"/>
                                  <w:szCs w:val="20"/>
                                </w:rPr>
                                <w:t>品質異常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83" name="矩形 783"/>
                        <wps:cNvSpPr/>
                        <wps:spPr>
                          <a:xfrm>
                            <a:off x="5645149" y="326863"/>
                            <a:ext cx="3805555" cy="328019"/>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70EDC8DC" w14:textId="77777777" w:rsidR="008A4CD7" w:rsidRDefault="008A4CD7" w:rsidP="0071232B">
                              <w:pPr>
                                <w:pStyle w:val="Web"/>
                                <w:spacing w:before="0" w:beforeAutospacing="0" w:after="0" w:afterAutospacing="0"/>
                                <w:jc w:val="center"/>
                              </w:pPr>
                              <w:r>
                                <w:rPr>
                                  <w:rFonts w:ascii="Times New Roman" w:eastAsia="標楷體" w:hAnsi="標楷體" w:hint="eastAsia"/>
                                </w:rPr>
                                <w:t>品檢單位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84" name="直線接點 784"/>
                        <wps:cNvCnPr/>
                        <wps:spPr>
                          <a:xfrm>
                            <a:off x="5638800" y="641301"/>
                            <a:ext cx="19050" cy="5077318"/>
                          </a:xfrm>
                          <a:prstGeom prst="line">
                            <a:avLst/>
                          </a:prstGeom>
                          <a:noFill/>
                          <a:ln w="6350" cap="flat" cmpd="sng" algn="ctr">
                            <a:solidFill>
                              <a:sysClr val="windowText" lastClr="000000">
                                <a:lumMod val="50000"/>
                                <a:lumOff val="50000"/>
                              </a:sysClr>
                            </a:solidFill>
                            <a:prstDash val="solid"/>
                            <a:miter lim="800000"/>
                          </a:ln>
                          <a:effectLst/>
                        </wps:spPr>
                        <wps:bodyPr/>
                      </wps:wsp>
                      <wps:wsp>
                        <wps:cNvPr id="785" name="矩形 785"/>
                        <wps:cNvSpPr/>
                        <wps:spPr>
                          <a:xfrm>
                            <a:off x="305763" y="2243364"/>
                            <a:ext cx="455295" cy="310515"/>
                          </a:xfrm>
                          <a:prstGeom prst="rect">
                            <a:avLst/>
                          </a:prstGeom>
                          <a:noFill/>
                          <a:ln w="12700" cap="flat" cmpd="sng" algn="ctr">
                            <a:noFill/>
                            <a:prstDash val="solid"/>
                            <a:miter lim="800000"/>
                          </a:ln>
                          <a:effectLst/>
                        </wps:spPr>
                        <wps:txbx>
                          <w:txbxContent>
                            <w:p w14:paraId="3DC373CD" w14:textId="77777777" w:rsidR="008A4CD7" w:rsidRDefault="008A4CD7" w:rsidP="0071232B">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86" name="矩形 786"/>
                        <wps:cNvSpPr/>
                        <wps:spPr>
                          <a:xfrm>
                            <a:off x="1068265" y="3388598"/>
                            <a:ext cx="455295" cy="310515"/>
                          </a:xfrm>
                          <a:prstGeom prst="rect">
                            <a:avLst/>
                          </a:prstGeom>
                          <a:noFill/>
                          <a:ln w="12700" cap="flat" cmpd="sng" algn="ctr">
                            <a:noFill/>
                            <a:prstDash val="solid"/>
                            <a:miter lim="800000"/>
                          </a:ln>
                          <a:effectLst/>
                        </wps:spPr>
                        <wps:txbx>
                          <w:txbxContent>
                            <w:p w14:paraId="0A3CD4FF" w14:textId="77777777" w:rsidR="008A4CD7" w:rsidRDefault="008A4CD7" w:rsidP="0071232B">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87" name="矩形 787"/>
                        <wps:cNvSpPr/>
                        <wps:spPr>
                          <a:xfrm>
                            <a:off x="2499895" y="3024301"/>
                            <a:ext cx="455295" cy="310515"/>
                          </a:xfrm>
                          <a:prstGeom prst="rect">
                            <a:avLst/>
                          </a:prstGeom>
                          <a:noFill/>
                          <a:ln w="12700" cap="flat" cmpd="sng" algn="ctr">
                            <a:noFill/>
                            <a:prstDash val="solid"/>
                            <a:miter lim="800000"/>
                          </a:ln>
                          <a:effectLst/>
                        </wps:spPr>
                        <wps:txbx>
                          <w:txbxContent>
                            <w:p w14:paraId="28173148" w14:textId="77777777" w:rsidR="008A4CD7" w:rsidRDefault="008A4CD7" w:rsidP="0071232B">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88" name="矩形 788"/>
                        <wps:cNvSpPr/>
                        <wps:spPr>
                          <a:xfrm>
                            <a:off x="3293891" y="3928735"/>
                            <a:ext cx="455295" cy="310515"/>
                          </a:xfrm>
                          <a:prstGeom prst="rect">
                            <a:avLst/>
                          </a:prstGeom>
                          <a:noFill/>
                          <a:ln w="12700" cap="flat" cmpd="sng" algn="ctr">
                            <a:noFill/>
                            <a:prstDash val="solid"/>
                            <a:miter lim="800000"/>
                          </a:ln>
                          <a:effectLst/>
                        </wps:spPr>
                        <wps:txbx>
                          <w:txbxContent>
                            <w:p w14:paraId="18952F67" w14:textId="77777777" w:rsidR="008A4CD7" w:rsidRDefault="008A4CD7" w:rsidP="0071232B">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89" name="圖片 789"/>
                          <pic:cNvPicPr>
                            <a:picLocks noChangeAspect="1"/>
                          </pic:cNvPicPr>
                        </pic:nvPicPr>
                        <pic:blipFill>
                          <a:blip r:embed="rId21"/>
                          <a:stretch>
                            <a:fillRect/>
                          </a:stretch>
                        </pic:blipFill>
                        <pic:spPr>
                          <a:xfrm>
                            <a:off x="1274620" y="1659550"/>
                            <a:ext cx="1339919" cy="914447"/>
                          </a:xfrm>
                          <a:prstGeom prst="rect">
                            <a:avLst/>
                          </a:prstGeom>
                        </pic:spPr>
                      </pic:pic>
                      <wps:wsp>
                        <wps:cNvPr id="790" name="直線單箭頭接點 790"/>
                        <wps:cNvCnPr>
                          <a:stCxn id="753" idx="3"/>
                          <a:endCxn id="763" idx="1"/>
                        </wps:cNvCnPr>
                        <wps:spPr>
                          <a:xfrm flipV="1">
                            <a:off x="3992978" y="4567824"/>
                            <a:ext cx="202711" cy="954"/>
                          </a:xfrm>
                          <a:prstGeom prst="straightConnector1">
                            <a:avLst/>
                          </a:prstGeom>
                          <a:noFill/>
                          <a:ln w="12700" cap="flat" cmpd="sng" algn="ctr">
                            <a:solidFill>
                              <a:sysClr val="windowText" lastClr="000000"/>
                            </a:solidFill>
                            <a:prstDash val="solid"/>
                            <a:miter lim="800000"/>
                            <a:tailEnd type="triangle"/>
                          </a:ln>
                          <a:effectLst/>
                        </wps:spPr>
                        <wps:bodyPr/>
                      </wps:wsp>
                      <pic:pic xmlns:pic="http://schemas.openxmlformats.org/drawingml/2006/picture">
                        <pic:nvPicPr>
                          <pic:cNvPr id="791" name="圖片 791"/>
                          <pic:cNvPicPr/>
                        </pic:nvPicPr>
                        <pic:blipFill>
                          <a:blip r:embed="rId21"/>
                          <a:stretch>
                            <a:fillRect/>
                          </a:stretch>
                        </pic:blipFill>
                        <pic:spPr>
                          <a:xfrm>
                            <a:off x="3888400" y="1602400"/>
                            <a:ext cx="1339850" cy="913765"/>
                          </a:xfrm>
                          <a:prstGeom prst="rect">
                            <a:avLst/>
                          </a:prstGeom>
                        </pic:spPr>
                      </pic:pic>
                      <pic:pic xmlns:pic="http://schemas.openxmlformats.org/drawingml/2006/picture">
                        <pic:nvPicPr>
                          <pic:cNvPr id="792" name="圖片 792"/>
                          <pic:cNvPicPr/>
                        </pic:nvPicPr>
                        <pic:blipFill>
                          <a:blip r:embed="rId21"/>
                          <a:stretch>
                            <a:fillRect/>
                          </a:stretch>
                        </pic:blipFill>
                        <pic:spPr>
                          <a:xfrm>
                            <a:off x="3812200" y="2637450"/>
                            <a:ext cx="1339850" cy="913765"/>
                          </a:xfrm>
                          <a:prstGeom prst="rect">
                            <a:avLst/>
                          </a:prstGeom>
                        </pic:spPr>
                      </pic:pic>
                      <wps:wsp>
                        <wps:cNvPr id="793" name="直線單箭頭接點 793"/>
                        <wps:cNvCnPr>
                          <a:stCxn id="763" idx="3"/>
                          <a:endCxn id="759" idx="1"/>
                        </wps:cNvCnPr>
                        <wps:spPr>
                          <a:xfrm flipV="1">
                            <a:off x="5352659" y="4554652"/>
                            <a:ext cx="1827530" cy="13371"/>
                          </a:xfrm>
                          <a:prstGeom prst="straightConnector1">
                            <a:avLst/>
                          </a:prstGeom>
                          <a:noFill/>
                          <a:ln w="12700" cap="flat" cmpd="sng" algn="ctr">
                            <a:solidFill>
                              <a:sysClr val="windowText" lastClr="000000"/>
                            </a:solidFill>
                            <a:prstDash val="solid"/>
                            <a:miter lim="800000"/>
                            <a:tailEnd type="triangle"/>
                          </a:ln>
                          <a:effectLst/>
                        </wps:spPr>
                        <wps:bodyPr/>
                      </wps:wsp>
                    </wpc:wpc>
                  </a:graphicData>
                </a:graphic>
              </wp:inline>
            </w:drawing>
          </mc:Choice>
          <mc:Fallback>
            <w:pict>
              <v:group w14:anchorId="14CAC4B1" id="畫布 794" o:spid="_x0000_s1378" editas="canvas" style="width:744.15pt;height:450.3pt;mso-position-horizontal-relative:char;mso-position-vertical-relative:line" coordsize="94507,571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">
                <v:shape id="_x0000_s1379" type="#_x0000_t75" style="position:absolute;width:94507;height:57188;visibility:visible;mso-wrap-style:square" stroked="t" strokecolor="gray [1629]">
                  <v:fill o:detectmouseclick="t"/>
                  <v:path o:connecttype="none"/>
                </v:shape>
                <v:rect id="矩形 748" o:spid="_x0000_s1380" style="position:absolute;width:94507;height:3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" fillcolor="#f2f2f2" strokecolor="windowText" strokeweight="1pt">
                  <v:textbox>
                    <w:txbxContent>
                      <w:p w14:paraId="350ABBB7" w14:textId="77777777" w:rsidR="008A4CD7" w:rsidRDefault="008A4CD7" w:rsidP="0071232B">
                        <w:pPr>
                          <w:pStyle w:val="Web"/>
                          <w:spacing w:before="0" w:beforeAutospacing="0" w:after="0" w:afterAutospacing="0"/>
                        </w:pPr>
                        <w:r>
                          <w:rPr>
                            <w:rFonts w:ascii="Times New Roman" w:eastAsia="標楷體" w:hAnsi="Times New Roman"/>
                          </w:rPr>
                          <w:t>CS-108</w:t>
                        </w:r>
                        <w:r>
                          <w:rPr>
                            <w:rFonts w:eastAsia="標楷體" w:hAnsi="標楷體" w:cs="Times New Roman" w:hint="eastAsia"/>
                          </w:rPr>
                          <w:t>客訴處理作業</w:t>
                        </w:r>
                      </w:p>
                    </w:txbxContent>
                  </v:textbox>
                </v:rect>
                <v:rect id="矩形 749" o:spid="_x0000_s1381" style="position:absolute;top:3268;width:2803;height:53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" fillcolor="#f2f2f2" strokecolor="windowText" strokeweight="1pt">
                  <v:textbox>
                    <w:txbxContent>
                      <w:p w14:paraId="77D025CE" w14:textId="77777777" w:rsidR="008A4CD7" w:rsidRDefault="008A4CD7" w:rsidP="0071232B">
                        <w:pPr>
                          <w:pStyle w:val="Web"/>
                          <w:spacing w:before="0" w:beforeAutospacing="0" w:after="0" w:afterAutospacing="0"/>
                        </w:pPr>
                        <w:r>
                          <w:rPr>
                            <w:rFonts w:ascii="標楷體" w:hAnsi="標楷體" w:cs="Times New Roman" w:hint="eastAsia"/>
                          </w:rPr>
                          <w:t> </w:t>
                        </w:r>
                      </w:p>
                    </w:txbxContent>
                  </v:textbox>
                </v:rect>
                <v:rect id="矩形 750" o:spid="_x0000_s1382" style="position:absolute;left:2803;top:3269;width:53712;height:3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" fillcolor="#f2f2f2" strokecolor="windowText" strokeweight="1pt">
                  <v:textbox>
                    <w:txbxContent>
                      <w:p w14:paraId="56EA54F7" w14:textId="77777777" w:rsidR="008A4CD7" w:rsidRDefault="008A4CD7" w:rsidP="0071232B">
                        <w:pPr>
                          <w:pStyle w:val="Web"/>
                          <w:spacing w:before="0" w:beforeAutospacing="0" w:after="0" w:afterAutospacing="0"/>
                          <w:jc w:val="center"/>
                        </w:pPr>
                        <w:r>
                          <w:rPr>
                            <w:rFonts w:ascii="Times New Roman" w:eastAsia="標楷體" w:hAnsi="標楷體" w:hint="eastAsia"/>
                          </w:rPr>
                          <w:t>營運業務部</w:t>
                        </w:r>
                      </w:p>
                    </w:txbxContent>
                  </v:textbox>
                </v:rect>
                <v:shape id="流程圖: 決策 751" o:spid="_x0000_s1383" type="#_x0000_t110" style="position:absolute;left:6057;top:27895;width:11570;height:6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" fillcolor="window" strokecolor="windowText" strokeweight="1pt">
                  <v:textbox>
                    <w:txbxContent>
                      <w:p w14:paraId="4C3C1927"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簽核</w:t>
                        </w:r>
                      </w:p>
                    </w:txbxContent>
                  </v:textbox>
                </v:shape>
                <v:rect id="矩形 752" o:spid="_x0000_s1384" style="position:absolute;left:6057;top:14662;width:11570;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" fillcolor="window" strokecolor="windowText" strokeweight="1pt">
                  <v:textbox inset=".1mm,.1mm,.1mm,.1mm">
                    <w:txbxContent>
                      <w:p w14:paraId="16F13486"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客訴受理</w:t>
                        </w:r>
                      </w:p>
                    </w:txbxContent>
                  </v:textbox>
                </v:rect>
                <v:rect id="矩形 753" o:spid="_x0000_s1385" style="position:absolute;left:28360;top:43533;width:11569;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" fillcolor="window" strokecolor="windowText" strokeweight="1pt">
                  <v:textbox inset=".1mm,.1mm,.1mm,.1mm">
                    <w:txbxContent>
                      <w:p w14:paraId="37BEBD34"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結案</w:t>
                        </w:r>
                      </w:p>
                    </w:txbxContent>
                  </v:textbox>
                </v:rect>
                <v:shape id="流程圖: 結束點 754" o:spid="_x0000_s1386" type="#_x0000_t116" style="position:absolute;left:5829;top:8102;width:12039;height:4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" fillcolor="window" strokecolor="windowText" strokeweight="1pt">
                  <v:textbox inset=".1mm,.1mm,.1mm,.1mm">
                    <w:txbxContent>
                      <w:p w14:paraId="18942FE8"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開始</w:t>
                        </w:r>
                      </w:p>
                    </w:txbxContent>
                  </v:textbox>
                </v:shape>
                <v:shape id="直線單箭頭接點 755" o:spid="_x0000_s1387" type="#_x0000_t32" style="position:absolute;left:11842;top:12408;width:7;height:22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" strokecolor="windowText" strokeweight="1pt">
                  <v:stroke endarrow="block" joinstyle="miter"/>
                </v:shape>
                <v:shape id="直線單箭頭接點 756" o:spid="_x0000_s1388" type="#_x0000_t32" style="position:absolute;left:11842;top:18980;width:0;height:89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" strokecolor="windowText" strokeweight="1pt">
                  <v:stroke endarrow="block" joinstyle="miter"/>
                </v:shape>
                <v:shape id="流程圖: 決策 757" o:spid="_x0000_s1389" type="#_x0000_t110" style="position:absolute;left:28367;top:33299;width:11570;height:6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" fillcolor="window" strokecolor="windowText" strokeweight="1pt">
                  <v:textbox>
                    <w:txbxContent>
                      <w:p w14:paraId="4B07072F"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簽核</w:t>
                        </w:r>
                      </w:p>
                    </w:txbxContent>
                  </v:textbox>
                </v:shape>
                <v:rect id="矩形 758" o:spid="_x0000_s1390" style="position:absolute;left:28365;top:14656;width:11570;height:4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" fillcolor="window" strokecolor="windowText" strokeweight="1pt">
                  <v:textbox inset=".1mm,.1mm,.1mm,.1mm">
                    <w:txbxContent>
                      <w:p w14:paraId="3610FFC5"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回覆客戶處理結果</w:t>
                        </w:r>
                      </w:p>
                    </w:txbxContent>
                  </v:textbox>
                </v:rect>
                <v:shape id="流程圖: 結束點 759" o:spid="_x0000_s1391" type="#_x0000_t116" style="position:absolute;left:71801;top:43400;width:12040;height:4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" fillcolor="window" strokecolor="windowText" strokeweight="1pt">
                  <v:textbox inset=".1mm,.1mm,.1mm,.1mm">
                    <w:txbxContent>
                      <w:p w14:paraId="0092CB5C"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結束</w:t>
                        </w:r>
                      </w:p>
                    </w:txbxContent>
                  </v:textbox>
                </v:shape>
                <v:rect id="矩形 760" o:spid="_x0000_s1392" style="position:absolute;left:28365;top:25244;width:11570;height:4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" fillcolor="window" strokecolor="windowText" strokeweight="1pt">
                  <v:textbox inset=".1mm,.1mm,.1mm,.1mm">
                    <w:txbxContent>
                      <w:p w14:paraId="292605F0"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客戶確認案件處理結果</w:t>
                        </w:r>
                      </w:p>
                    </w:txbxContent>
                  </v:textbox>
                </v:rect>
                <v:shapetype id="_x0000_t112" coordsize="21600,21600" o:spt="112" path="m,l,21600r21600,l21600,xem2610,nfl2610,21600em18990,nfl18990,21600e">
                  <v:stroke joinstyle="miter"/>
                  <v:path o:extrusionok="f" gradientshapeok="t" o:connecttype="rect" textboxrect="2610,0,18990,21600"/>
                </v:shapetype>
                <v:shape id="流程圖: 預設程序 761" o:spid="_x0000_s1393" type="#_x0000_t112" style="position:absolute;left:6064;top:36997;width:11569;height:5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" fillcolor="window" strokecolor="#c55a11" strokeweight="1.5pt">
                  <v:textbox inset=".1mm,.1mm,.1mm,.1mm">
                    <w:txbxContent>
                      <w:p w14:paraId="547C1DBF" w14:textId="4D201C0D" w:rsidR="008A4CD7" w:rsidRPr="003727B2" w:rsidRDefault="008A4CD7" w:rsidP="0071232B">
                        <w:pPr>
                          <w:jc w:val="center"/>
                          <w:rPr>
                            <w:rFonts w:ascii="標楷體" w:eastAsia="標楷體" w:hAnsi="標楷體"/>
                            <w:sz w:val="20"/>
                          </w:rPr>
                        </w:pPr>
                        <w:r w:rsidRPr="004458CA">
                          <w:rPr>
                            <w:rFonts w:ascii="Times New Roman" w:eastAsia="標楷體" w:hAnsi="Times New Roman" w:hint="eastAsia"/>
                            <w:sz w:val="20"/>
                          </w:rPr>
                          <w:t>客戶抱怨管理</w:t>
                        </w:r>
                        <w:r w:rsidRPr="004458CA">
                          <w:rPr>
                            <w:rFonts w:ascii="Times New Roman" w:eastAsia="標楷體" w:hAnsi="Times New Roman"/>
                            <w:sz w:val="20"/>
                          </w:rPr>
                          <w:t>程序</w:t>
                        </w:r>
                      </w:p>
                    </w:txbxContent>
                  </v:textbox>
                </v:shape>
                <v:shape id="流程圖: 接點 762" o:spid="_x0000_s1394" type="#_x0000_t120" style="position:absolute;left:10032;top:46143;width:3644;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" fillcolor="#ed7d31" strokecolor="#c55a11" strokeweight="1pt">
                  <v:stroke joinstyle="miter"/>
                  <v:textbox inset=".1mm,.1mm,.1mm,.1mm">
                    <w:txbxContent>
                      <w:p w14:paraId="3D1EB404" w14:textId="77777777" w:rsidR="008A4CD7" w:rsidRDefault="008A4CD7" w:rsidP="0071232B">
                        <w:pPr>
                          <w:pStyle w:val="Web"/>
                          <w:spacing w:before="0" w:beforeAutospacing="0" w:after="0" w:afterAutospacing="0"/>
                          <w:jc w:val="center"/>
                        </w:pPr>
                        <w:r>
                          <w:rPr>
                            <w:rFonts w:ascii="Times New Roman" w:hAnsi="Times New Roman"/>
                            <w:color w:val="000000"/>
                          </w:rPr>
                          <w:t>A</w:t>
                        </w:r>
                      </w:p>
                    </w:txbxContent>
                  </v:textbox>
                </v:shape>
                <v:rect id="矩形 763" o:spid="_x0000_s1395" style="position:absolute;left:41956;top:43533;width:11570;height:4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" fillcolor="window" strokecolor="windowText" strokeweight="1pt">
                  <v:textbox inset=".1mm,.1mm,.1mm,.1mm">
                    <w:txbxContent>
                      <w:p w14:paraId="5F37CA82"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歸檔</w:t>
                        </w:r>
                      </w:p>
                    </w:txbxContent>
                  </v:textbox>
                </v:rect>
                <v:shape id="流程圖: 文件 764" o:spid="_x0000_s1396" type="#_x0000_t114" style="position:absolute;left:48334;top:46645;width:7419;height:35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" fillcolor="window" strokecolor="#c55a11" strokeweight="1.5pt">
                  <v:textbox inset=".1mm,.1mm,.1mm,.1mm">
                    <w:txbxContent>
                      <w:p w14:paraId="6BB214F7" w14:textId="77777777" w:rsidR="008A4CD7" w:rsidRDefault="008A4CD7" w:rsidP="0071232B">
                        <w:pPr>
                          <w:pStyle w:val="Web"/>
                          <w:spacing w:before="0" w:beforeAutospacing="0" w:after="0" w:afterAutospacing="0"/>
                          <w:jc w:val="center"/>
                        </w:pPr>
                        <w:r>
                          <w:rPr>
                            <w:rFonts w:ascii="Times New Roman" w:eastAsia="標楷體" w:hAnsi="Times New Roman" w:hint="eastAsia"/>
                            <w:sz w:val="20"/>
                            <w:szCs w:val="20"/>
                          </w:rPr>
                          <w:t>客訴單</w:t>
                        </w:r>
                      </w:p>
                    </w:txbxContent>
                  </v:textbox>
                </v:shape>
                <v:shape id="流程圖: 預設程序 765" o:spid="_x0000_s1397" type="#_x0000_t112" style="position:absolute;left:59624;top:21033;width:13375;height:68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" fillcolor="window" strokecolor="#c55a11" strokeweight="1.5pt">
                  <v:textbox inset=".1mm,.1mm,.1mm,.1mm">
                    <w:txbxContent>
                      <w:p w14:paraId="5B0A7D17" w14:textId="59F61AE8" w:rsidR="008A4CD7" w:rsidRDefault="008A4CD7" w:rsidP="0071232B">
                        <w:pPr>
                          <w:pStyle w:val="Web"/>
                          <w:spacing w:before="0" w:beforeAutospacing="0" w:after="0" w:afterAutospacing="0"/>
                          <w:jc w:val="center"/>
                          <w:rPr>
                            <w:rFonts w:ascii="Times New Roman" w:eastAsia="標楷體" w:hAnsi="Times New Roman" w:cs="Times New Roman"/>
                            <w:kern w:val="2"/>
                            <w:sz w:val="20"/>
                            <w:szCs w:val="20"/>
                          </w:rPr>
                        </w:pPr>
                        <w:r>
                          <w:rPr>
                            <w:rFonts w:ascii="Times New Roman" w:eastAsia="標楷體" w:hAnsi="Times New Roman" w:cs="Times New Roman"/>
                            <w:kern w:val="2"/>
                            <w:sz w:val="20"/>
                            <w:szCs w:val="20"/>
                          </w:rPr>
                          <w:t>CS-109</w:t>
                        </w:r>
                      </w:p>
                      <w:p w14:paraId="3C6DB785" w14:textId="77777777" w:rsidR="008A4CD7" w:rsidRDefault="008A4CD7" w:rsidP="0071232B">
                        <w:pPr>
                          <w:pStyle w:val="Web"/>
                          <w:spacing w:before="0" w:beforeAutospacing="0" w:after="0" w:afterAutospacing="0"/>
                          <w:jc w:val="center"/>
                        </w:pPr>
                        <w:r>
                          <w:rPr>
                            <w:rFonts w:ascii="Times New Roman" w:eastAsia="標楷體" w:hAnsi="Times New Roman" w:cs="Times New Roman" w:hint="eastAsia"/>
                            <w:kern w:val="2"/>
                            <w:sz w:val="20"/>
                            <w:szCs w:val="20"/>
                          </w:rPr>
                          <w:t>銷貨退回及折讓作業</w:t>
                        </w:r>
                      </w:p>
                    </w:txbxContent>
                  </v:textbox>
                </v:shape>
                <v:rect id="矩形 766" o:spid="_x0000_s1398" style="position:absolute;left:80545;top:22433;width:11570;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" fillcolor="window" strokecolor="windowText" strokeweight="1pt">
                  <v:textbox inset=".1mm,.1mm,.1mm,.1mm">
                    <w:txbxContent>
                      <w:p w14:paraId="4B928DBE" w14:textId="77777777" w:rsidR="008A4CD7" w:rsidRDefault="008A4CD7" w:rsidP="0071232B">
                        <w:pPr>
                          <w:pStyle w:val="Web"/>
                          <w:spacing w:before="0" w:beforeAutospacing="0" w:after="0" w:afterAutospacing="0"/>
                          <w:jc w:val="center"/>
                        </w:pPr>
                        <w:r>
                          <w:rPr>
                            <w:rFonts w:eastAsia="標楷體" w:hAnsi="標楷體" w:cs="Times New Roman" w:hint="eastAsia"/>
                            <w:sz w:val="20"/>
                            <w:szCs w:val="20"/>
                          </w:rPr>
                          <w:t>出具相關分析報告</w:t>
                        </w:r>
                      </w:p>
                    </w:txbxContent>
                  </v:textbox>
                </v:rect>
                <v:shape id="肘形接點 767" o:spid="_x0000_s1399" type="#_x0000_t34" style="position:absolute;left:6057;top:16821;width:0;height:1451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" adj="-2147483648" strokecolor="windowText" strokeweight="1pt">
                  <v:stroke endarrow="block"/>
                </v:shape>
                <v:shape id="流程圖: 接點 768" o:spid="_x0000_s1400" type="#_x0000_t120" style="position:absolute;left:32330;top:8103;width:3645;height:3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" fillcolor="#ed7d31" strokecolor="#c55a11" strokeweight="1pt">
                  <v:stroke joinstyle="miter"/>
                  <v:textbox inset=".1mm,.1mm,.1mm,.1mm">
                    <w:txbxContent>
                      <w:p w14:paraId="56866EF5" w14:textId="77777777" w:rsidR="008A4CD7" w:rsidRDefault="008A4CD7" w:rsidP="0071232B">
                        <w:pPr>
                          <w:pStyle w:val="Web"/>
                          <w:spacing w:before="0" w:beforeAutospacing="0" w:after="0" w:afterAutospacing="0"/>
                          <w:jc w:val="center"/>
                        </w:pPr>
                        <w:r>
                          <w:rPr>
                            <w:rFonts w:ascii="Times New Roman" w:hAnsi="Times New Roman"/>
                            <w:color w:val="000000"/>
                          </w:rPr>
                          <w:t>B</w:t>
                        </w:r>
                      </w:p>
                    </w:txbxContent>
                  </v:textbox>
                </v:shape>
                <v:shape id="直線單箭頭接點 769" o:spid="_x0000_s1401" type="#_x0000_t32" style="position:absolute;left:34150;top:18966;width:0;height:62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" strokecolor="windowText" strokeweight="1pt">
                  <v:stroke endarrow="block" joinstyle="miter"/>
                </v:shape>
                <v:shape id="直線單箭頭接點 770" o:spid="_x0000_s1402" type="#_x0000_t32" style="position:absolute;left:34150;top:29540;width:2;height:37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" strokecolor="windowText" strokeweight="1pt">
                  <v:stroke endarrow="block" joinstyle="miter"/>
                </v:shape>
                <v:shape id="直線單箭頭接點 771" o:spid="_x0000_s1403" type="#_x0000_t32" style="position:absolute;left:34144;top:40172;width:8;height:33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" strokecolor="windowText" strokeweight="1pt">
                  <v:stroke endarrow="block" joinstyle="miter"/>
                </v:shape>
                <v:shape id="肘形接點 772" o:spid="_x0000_s1404" type="#_x0000_t34" style="position:absolute;left:28365;top:27391;width:2;height:934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" adj="20258321" strokecolor="windowText" strokeweight="1pt">
                  <v:stroke endarrow="block"/>
                </v:shape>
                <v:shape id="直線單箭頭接點 773" o:spid="_x0000_s1405" type="#_x0000_t32" style="position:absolute;left:34150;top:11797;width:2;height:28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" strokecolor="windowText" strokeweight="1pt">
                  <v:stroke endarrow="block" joinstyle="miter"/>
                </v:shape>
                <v:shape id="直線單箭頭接點 774" o:spid="_x0000_s1406" type="#_x0000_t32" style="position:absolute;left:11842;top:34775;width:7;height:22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" strokecolor="windowText" strokeweight="1pt">
                  <v:stroke endarrow="block" joinstyle="miter"/>
                </v:shape>
                <v:shape id="直線單箭頭接點 775" o:spid="_x0000_s1407" type="#_x0000_t32" style="position:absolute;left:11849;top:42483;width:0;height:36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" strokecolor="windowText" strokeweight="1pt">
                  <v:stroke endarrow="block" joinstyle="miter"/>
                </v:shape>
                <v:shape id="流程圖: 接點 776" o:spid="_x0000_s1408" type="#_x0000_t120" style="position:absolute;left:73621;top:14909;width:3645;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" fillcolor="#ed7d31" strokecolor="#c55a11" strokeweight="1pt">
                  <v:stroke joinstyle="miter"/>
                  <v:textbox inset=".1mm,.1mm,.1mm,.1mm">
                    <w:txbxContent>
                      <w:p w14:paraId="183F9EEB" w14:textId="77777777" w:rsidR="008A4CD7" w:rsidRDefault="008A4CD7" w:rsidP="0071232B">
                        <w:pPr>
                          <w:pStyle w:val="Web"/>
                          <w:spacing w:before="0" w:beforeAutospacing="0" w:after="0" w:afterAutospacing="0"/>
                          <w:jc w:val="center"/>
                        </w:pPr>
                        <w:r>
                          <w:rPr>
                            <w:rFonts w:ascii="Times New Roman" w:hAnsi="Times New Roman"/>
                            <w:color w:val="000000"/>
                          </w:rPr>
                          <w:t>A</w:t>
                        </w:r>
                      </w:p>
                    </w:txbxContent>
                  </v:textbox>
                </v:shape>
                <v:shape id="肘形接點 777" o:spid="_x0000_s1409" type="#_x0000_t33" style="position:absolute;left:77266;top:16752;width:9064;height:567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" strokecolor="windowText" strokeweight="1pt">
                  <v:stroke endarrow="block"/>
                </v:shape>
                <v:shape id="肘形接點 778" o:spid="_x0000_s1410" type="#_x0000_t33" style="position:absolute;left:66312;top:16753;width:7309;height:428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" strokecolor="windowText" strokeweight="1pt">
                  <v:stroke endarrow="block"/>
                </v:shape>
                <v:shape id="流程圖: 接點 779" o:spid="_x0000_s1411" type="#_x0000_t120" style="position:absolute;left:84834;top:29361;width:3644;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" fillcolor="#ed7d31" strokecolor="#c55a11" strokeweight="1pt">
                  <v:stroke joinstyle="miter"/>
                  <v:textbox inset=".1mm,.1mm,.1mm,.1mm">
                    <w:txbxContent>
                      <w:p w14:paraId="7F8DBC99" w14:textId="77777777" w:rsidR="008A4CD7" w:rsidRDefault="008A4CD7" w:rsidP="0071232B">
                        <w:pPr>
                          <w:pStyle w:val="Web"/>
                          <w:spacing w:before="0" w:beforeAutospacing="0" w:after="0" w:afterAutospacing="0"/>
                          <w:jc w:val="center"/>
                        </w:pPr>
                        <w:r>
                          <w:rPr>
                            <w:rFonts w:ascii="Times New Roman" w:hAnsi="Times New Roman"/>
                            <w:color w:val="000000"/>
                          </w:rPr>
                          <w:t>B</w:t>
                        </w:r>
                      </w:p>
                    </w:txbxContent>
                  </v:textbox>
                </v:shape>
                <v:shape id="直線單箭頭接點 780" o:spid="_x0000_s1412" type="#_x0000_t32" style="position:absolute;left:86330;top:26737;width:0;height:26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" strokecolor="windowText" strokeweight="1pt">
                  <v:stroke endarrow="block" joinstyle="miter"/>
                </v:shape>
                <v:rect id="矩形 781" o:spid="_x0000_s1413" style="position:absolute;left:62953;top:14179;width:9826;height:3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" filled="f" stroked="f" strokeweight="1pt">
                  <v:textbox>
                    <w:txbxContent>
                      <w:p w14:paraId="5B88D99C" w14:textId="77777777" w:rsidR="008A4CD7" w:rsidRDefault="008A4CD7" w:rsidP="0071232B">
                        <w:pPr>
                          <w:pStyle w:val="Web"/>
                          <w:spacing w:before="0" w:beforeAutospacing="0" w:after="0" w:afterAutospacing="0"/>
                          <w:jc w:val="center"/>
                        </w:pPr>
                        <w:r>
                          <w:rPr>
                            <w:rFonts w:eastAsia="標楷體" w:hAnsi="標楷體" w:hint="eastAsia"/>
                            <w:sz w:val="20"/>
                            <w:szCs w:val="20"/>
                          </w:rPr>
                          <w:t>退換貨或折讓</w:t>
                        </w:r>
                      </w:p>
                    </w:txbxContent>
                  </v:textbox>
                </v:rect>
                <v:rect id="矩形 782" o:spid="_x0000_s1414" style="position:absolute;left:77266;top:14185;width:9824;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" filled="f" stroked="f" strokeweight="1pt">
                  <v:textbox>
                    <w:txbxContent>
                      <w:p w14:paraId="25FA2159" w14:textId="77777777" w:rsidR="008A4CD7" w:rsidRDefault="008A4CD7" w:rsidP="0071232B">
                        <w:pPr>
                          <w:pStyle w:val="Web"/>
                          <w:spacing w:before="0" w:beforeAutospacing="0" w:after="0" w:afterAutospacing="0"/>
                          <w:jc w:val="center"/>
                        </w:pPr>
                        <w:r>
                          <w:rPr>
                            <w:rFonts w:eastAsia="標楷體" w:hAnsi="標楷體" w:hint="eastAsia"/>
                            <w:sz w:val="20"/>
                            <w:szCs w:val="20"/>
                          </w:rPr>
                          <w:t>品質異常</w:t>
                        </w:r>
                      </w:p>
                    </w:txbxContent>
                  </v:textbox>
                </v:rect>
                <v:rect id="矩形 783" o:spid="_x0000_s1415" style="position:absolute;left:56451;top:3268;width:38056;height:3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" fillcolor="#f2f2f2" strokecolor="windowText" strokeweight="1pt">
                  <v:textbox>
                    <w:txbxContent>
                      <w:p w14:paraId="70EDC8DC" w14:textId="77777777" w:rsidR="008A4CD7" w:rsidRDefault="008A4CD7" w:rsidP="0071232B">
                        <w:pPr>
                          <w:pStyle w:val="Web"/>
                          <w:spacing w:before="0" w:beforeAutospacing="0" w:after="0" w:afterAutospacing="0"/>
                          <w:jc w:val="center"/>
                        </w:pPr>
                        <w:proofErr w:type="gramStart"/>
                        <w:r>
                          <w:rPr>
                            <w:rFonts w:ascii="Times New Roman" w:eastAsia="標楷體" w:hAnsi="標楷體" w:hint="eastAsia"/>
                          </w:rPr>
                          <w:t>品檢單位</w:t>
                        </w:r>
                        <w:proofErr w:type="gramEnd"/>
                      </w:p>
                    </w:txbxContent>
                  </v:textbox>
                </v:rect>
                <v:line id="直線接點 784" o:spid="_x0000_s1416" style="position:absolute;visibility:visible;mso-wrap-style:square" from="56388,6413" to="56578,57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" strokecolor="#7f7f7f" strokeweight=".5pt">
                  <v:stroke joinstyle="miter"/>
                </v:line>
                <v:rect id="矩形 785" o:spid="_x0000_s1417" style="position:absolute;left:3057;top:22433;width:4553;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" filled="f" stroked="f" strokeweight="1pt">
                  <v:textbox>
                    <w:txbxContent>
                      <w:p w14:paraId="3DC373CD" w14:textId="77777777" w:rsidR="008A4CD7" w:rsidRDefault="008A4CD7" w:rsidP="0071232B">
                        <w:pPr>
                          <w:pStyle w:val="Web"/>
                          <w:spacing w:before="0" w:beforeAutospacing="0" w:after="0" w:afterAutospacing="0"/>
                          <w:jc w:val="center"/>
                        </w:pPr>
                        <w:r>
                          <w:rPr>
                            <w:rFonts w:ascii="Times New Roman" w:hAnsi="Times New Roman"/>
                            <w:sz w:val="20"/>
                            <w:szCs w:val="20"/>
                          </w:rPr>
                          <w:t>N</w:t>
                        </w:r>
                      </w:p>
                    </w:txbxContent>
                  </v:textbox>
                </v:rect>
                <v:rect id="矩形 786" o:spid="_x0000_s1418" style="position:absolute;left:10682;top:33885;width:4553;height:3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" filled="f" stroked="f" strokeweight="1pt">
                  <v:textbox>
                    <w:txbxContent>
                      <w:p w14:paraId="0A3CD4FF" w14:textId="77777777" w:rsidR="008A4CD7" w:rsidRDefault="008A4CD7" w:rsidP="0071232B">
                        <w:pPr>
                          <w:pStyle w:val="Web"/>
                          <w:spacing w:before="0" w:beforeAutospacing="0" w:after="0" w:afterAutospacing="0"/>
                          <w:jc w:val="center"/>
                        </w:pPr>
                        <w:r>
                          <w:rPr>
                            <w:rFonts w:ascii="Times New Roman" w:hAnsi="Times New Roman"/>
                            <w:sz w:val="20"/>
                            <w:szCs w:val="20"/>
                          </w:rPr>
                          <w:t>Y</w:t>
                        </w:r>
                      </w:p>
                    </w:txbxContent>
                  </v:textbox>
                </v:rect>
                <v:rect id="矩形 787" o:spid="_x0000_s1419" style="position:absolute;left:24998;top:30243;width:4553;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" filled="f" stroked="f" strokeweight="1pt">
                  <v:textbox>
                    <w:txbxContent>
                      <w:p w14:paraId="28173148" w14:textId="77777777" w:rsidR="008A4CD7" w:rsidRDefault="008A4CD7" w:rsidP="0071232B">
                        <w:pPr>
                          <w:pStyle w:val="Web"/>
                          <w:spacing w:before="0" w:beforeAutospacing="0" w:after="0" w:afterAutospacing="0"/>
                          <w:jc w:val="center"/>
                        </w:pPr>
                        <w:r>
                          <w:rPr>
                            <w:rFonts w:ascii="Times New Roman" w:hAnsi="Times New Roman"/>
                            <w:sz w:val="20"/>
                            <w:szCs w:val="20"/>
                          </w:rPr>
                          <w:t>N</w:t>
                        </w:r>
                      </w:p>
                    </w:txbxContent>
                  </v:textbox>
                </v:rect>
                <v:rect id="矩形 788" o:spid="_x0000_s1420" style="position:absolute;left:32938;top:39287;width:4553;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" filled="f" stroked="f" strokeweight="1pt">
                  <v:textbox>
                    <w:txbxContent>
                      <w:p w14:paraId="18952F67" w14:textId="77777777" w:rsidR="008A4CD7" w:rsidRDefault="008A4CD7" w:rsidP="0071232B">
                        <w:pPr>
                          <w:pStyle w:val="Web"/>
                          <w:spacing w:before="0" w:beforeAutospacing="0" w:after="0" w:afterAutospacing="0"/>
                          <w:jc w:val="center"/>
                        </w:pPr>
                        <w:r>
                          <w:rPr>
                            <w:rFonts w:ascii="Times New Roman" w:hAnsi="Times New Roman"/>
                            <w:sz w:val="20"/>
                            <w:szCs w:val="20"/>
                          </w:rPr>
                          <w:t>Y</w:t>
                        </w:r>
                      </w:p>
                    </w:txbxContent>
                  </v:textbox>
                </v:rect>
                <v:shape id="圖片 789" o:spid="_x0000_s1421" type="#_x0000_t75" style="position:absolute;left:12746;top:16595;width:13399;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">
                  <v:imagedata r:id="rId25" o:title=""/>
                </v:shape>
                <v:shape id="直線單箭頭接點 790" o:spid="_x0000_s1422" type="#_x0000_t32" style="position:absolute;left:39929;top:45678;width:2027;height: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" strokecolor="windowText" strokeweight="1pt">
                  <v:stroke endarrow="block" joinstyle="miter"/>
                </v:shape>
                <v:shape id="圖片 791" o:spid="_x0000_s1423" type="#_x0000_t75" style="position:absolute;left:38884;top:16024;width:13398;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">
                  <v:imagedata r:id="rId25" o:title=""/>
                </v:shape>
                <v:shape id="圖片 792" o:spid="_x0000_s1424" type="#_x0000_t75" style="position:absolute;left:38122;top:26374;width:13398;height:9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">
                  <v:imagedata r:id="rId25" o:title=""/>
                </v:shape>
                <v:shape id="直線單箭頭接點 793" o:spid="_x0000_s1425" type="#_x0000_t32" style="position:absolute;left:53526;top:45546;width:18275;height:1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" strokecolor="windowText" strokeweight="1pt">
                  <v:stroke endarrow="block" joinstyle="miter"/>
                </v:shape>
                <w10:anchorlock/>
              </v:group>
            </w:pict>
          </mc:Fallback>
        </mc:AlternateContent>
      </w:r>
    </w:p>
    <w:p w14:paraId="78C70863" w14:textId="77777777" w:rsidR="00F9325F" w:rsidRPr="00D27052" w:rsidRDefault="00F9325F" w:rsidP="00F9325F">
      <w:pPr>
        <w:widowControl/>
        <w:adjustRightInd/>
        <w:spacing w:line="240" w:lineRule="auto"/>
        <w:textAlignment w:val="auto"/>
        <w:rPr>
          <w:rFonts w:eastAsia="標楷體"/>
          <w:spacing w:val="20"/>
          <w:szCs w:val="24"/>
        </w:rPr>
      </w:pPr>
    </w:p>
    <w:tbl>
      <w:tblPr>
        <w:tblW w:w="15026" w:type="dxa"/>
        <w:tblLayout w:type="fixed"/>
        <w:tblCellMar>
          <w:left w:w="85" w:type="dxa"/>
          <w:right w:w="85" w:type="dxa"/>
        </w:tblCellMar>
        <w:tblLook w:val="0020" w:firstRow="1" w:lastRow="0" w:firstColumn="0" w:lastColumn="0" w:noHBand="0" w:noVBand="0"/>
      </w:tblPr>
      <w:tblGrid>
        <w:gridCol w:w="5954"/>
        <w:gridCol w:w="5160"/>
        <w:gridCol w:w="3912"/>
      </w:tblGrid>
      <w:tr w:rsidR="002566A3" w:rsidRPr="00654963" w14:paraId="72B4E8E6" w14:textId="77777777" w:rsidTr="0038309A">
        <w:trPr>
          <w:tblHeader/>
        </w:trPr>
        <w:tc>
          <w:tcPr>
            <w:tcW w:w="15026" w:type="dxa"/>
            <w:gridSpan w:val="3"/>
            <w:tcBorders>
              <w:top w:val="single" w:sz="6" w:space="0" w:color="auto"/>
              <w:left w:val="single" w:sz="6" w:space="0" w:color="auto"/>
              <w:bottom w:val="single" w:sz="6" w:space="0" w:color="auto"/>
              <w:right w:val="single" w:sz="6" w:space="0" w:color="auto"/>
            </w:tcBorders>
          </w:tcPr>
          <w:p w14:paraId="60352AB9" w14:textId="3B78655A" w:rsidR="002566A3" w:rsidRPr="00654963" w:rsidRDefault="002566A3" w:rsidP="00415E7E">
            <w:pPr>
              <w:pStyle w:val="10"/>
              <w:ind w:firstLineChars="100" w:firstLine="280"/>
              <w:rPr>
                <w:rFonts w:ascii="Times New Roman" w:eastAsia="標楷體" w:hAnsi="Times New Roman"/>
                <w:sz w:val="24"/>
                <w:szCs w:val="24"/>
              </w:rPr>
            </w:pPr>
            <w:r w:rsidRPr="00654963">
              <w:rPr>
                <w:rFonts w:ascii="Times New Roman" w:eastAsia="標楷體" w:hAnsi="Times New Roman"/>
                <w:szCs w:val="24"/>
              </w:rPr>
              <w:br w:type="page"/>
            </w:r>
            <w:bookmarkStart w:id="228" w:name="_Toc482623435"/>
            <w:bookmarkStart w:id="229" w:name="_Toc89423238"/>
            <w:r w:rsidR="00327263" w:rsidRPr="00654963">
              <w:rPr>
                <w:rFonts w:ascii="Times New Roman" w:eastAsia="標楷體" w:hAnsi="Times New Roman"/>
                <w:sz w:val="24"/>
                <w:szCs w:val="24"/>
              </w:rPr>
              <w:t>CS</w:t>
            </w:r>
            <w:r w:rsidRPr="00654963">
              <w:rPr>
                <w:rFonts w:ascii="Times New Roman" w:eastAsia="標楷體" w:hAnsi="Times New Roman"/>
                <w:sz w:val="24"/>
                <w:szCs w:val="24"/>
              </w:rPr>
              <w:t>-10</w:t>
            </w:r>
            <w:r w:rsidR="00415E7E" w:rsidRPr="00654963">
              <w:rPr>
                <w:rFonts w:ascii="Times New Roman" w:eastAsia="標楷體" w:hAnsi="Times New Roman"/>
                <w:sz w:val="24"/>
                <w:szCs w:val="24"/>
              </w:rPr>
              <w:t>8</w:t>
            </w:r>
            <w:r w:rsidRPr="00654963">
              <w:rPr>
                <w:rFonts w:ascii="Times New Roman" w:eastAsia="標楷體" w:hAnsi="Times New Roman"/>
                <w:sz w:val="24"/>
                <w:szCs w:val="24"/>
              </w:rPr>
              <w:t xml:space="preserve"> </w:t>
            </w:r>
            <w:r w:rsidRPr="00654963">
              <w:rPr>
                <w:rFonts w:ascii="Times New Roman" w:eastAsia="標楷體" w:hAnsi="Times New Roman"/>
                <w:sz w:val="24"/>
                <w:szCs w:val="24"/>
              </w:rPr>
              <w:t>客訴處理</w:t>
            </w:r>
            <w:r w:rsidRPr="00654963">
              <w:rPr>
                <w:rFonts w:ascii="Times New Roman" w:eastAsia="標楷體" w:hAnsi="Times New Roman"/>
                <w:sz w:val="24"/>
              </w:rPr>
              <w:t>作業</w:t>
            </w:r>
            <w:bookmarkEnd w:id="228"/>
            <w:bookmarkEnd w:id="229"/>
            <w:r w:rsidRPr="00654963">
              <w:rPr>
                <w:rFonts w:ascii="Times New Roman" w:eastAsia="標楷體" w:hAnsi="Times New Roman"/>
                <w:sz w:val="24"/>
                <w:szCs w:val="24"/>
              </w:rPr>
              <w:t xml:space="preserve"> </w:t>
            </w:r>
          </w:p>
        </w:tc>
      </w:tr>
      <w:tr w:rsidR="002566A3" w:rsidRPr="00654963" w14:paraId="19F36C2C" w14:textId="77777777" w:rsidTr="0038309A">
        <w:trPr>
          <w:tblHeader/>
        </w:trPr>
        <w:tc>
          <w:tcPr>
            <w:tcW w:w="5954" w:type="dxa"/>
            <w:tcBorders>
              <w:top w:val="single" w:sz="6" w:space="0" w:color="auto"/>
              <w:left w:val="single" w:sz="6" w:space="0" w:color="auto"/>
              <w:bottom w:val="single" w:sz="6" w:space="0" w:color="auto"/>
              <w:right w:val="single" w:sz="6" w:space="0" w:color="auto"/>
            </w:tcBorders>
          </w:tcPr>
          <w:p w14:paraId="2157BCC3" w14:textId="77777777" w:rsidR="002566A3" w:rsidRPr="00654963" w:rsidRDefault="002566A3" w:rsidP="0038309A">
            <w:pPr>
              <w:autoSpaceDE w:val="0"/>
              <w:autoSpaceDN w:val="0"/>
              <w:spacing w:before="60" w:after="60" w:line="240" w:lineRule="auto"/>
              <w:ind w:left="113" w:right="113"/>
              <w:jc w:val="distribute"/>
              <w:textAlignment w:val="bottom"/>
              <w:rPr>
                <w:rFonts w:ascii="Times New Roman" w:eastAsia="標楷體" w:hAnsi="Times New Roman"/>
              </w:rPr>
            </w:pPr>
            <w:r w:rsidRPr="00654963">
              <w:rPr>
                <w:rFonts w:ascii="Times New Roman" w:eastAsia="標楷體" w:hAnsi="Times New Roman"/>
              </w:rPr>
              <w:t>作　業　程　序（方法）</w:t>
            </w:r>
          </w:p>
        </w:tc>
        <w:tc>
          <w:tcPr>
            <w:tcW w:w="5160" w:type="dxa"/>
            <w:tcBorders>
              <w:top w:val="single" w:sz="6" w:space="0" w:color="auto"/>
              <w:left w:val="single" w:sz="6" w:space="0" w:color="auto"/>
              <w:bottom w:val="single" w:sz="6" w:space="0" w:color="auto"/>
              <w:right w:val="single" w:sz="6" w:space="0" w:color="auto"/>
            </w:tcBorders>
          </w:tcPr>
          <w:p w14:paraId="3DF14C66" w14:textId="77777777" w:rsidR="002566A3" w:rsidRPr="00654963" w:rsidRDefault="002566A3" w:rsidP="0038309A">
            <w:pPr>
              <w:autoSpaceDE w:val="0"/>
              <w:autoSpaceDN w:val="0"/>
              <w:spacing w:before="60" w:after="60" w:line="240" w:lineRule="auto"/>
              <w:ind w:left="113" w:right="113"/>
              <w:jc w:val="distribute"/>
              <w:textAlignment w:val="bottom"/>
              <w:rPr>
                <w:rFonts w:ascii="Times New Roman" w:eastAsia="標楷體" w:hAnsi="Times New Roman"/>
              </w:rPr>
            </w:pPr>
            <w:r w:rsidRPr="00654963">
              <w:rPr>
                <w:rFonts w:ascii="Times New Roman" w:eastAsia="標楷體" w:hAnsi="Times New Roman"/>
                <w:szCs w:val="24"/>
              </w:rPr>
              <w:t>控制重點</w:t>
            </w:r>
          </w:p>
        </w:tc>
        <w:tc>
          <w:tcPr>
            <w:tcW w:w="3912" w:type="dxa"/>
            <w:tcBorders>
              <w:top w:val="single" w:sz="6" w:space="0" w:color="auto"/>
              <w:left w:val="single" w:sz="6" w:space="0" w:color="auto"/>
              <w:bottom w:val="single" w:sz="6" w:space="0" w:color="auto"/>
              <w:right w:val="single" w:sz="6" w:space="0" w:color="auto"/>
            </w:tcBorders>
          </w:tcPr>
          <w:p w14:paraId="6D0CAA70" w14:textId="77777777" w:rsidR="002566A3" w:rsidRPr="00654963" w:rsidRDefault="002566A3" w:rsidP="0038309A">
            <w:pPr>
              <w:autoSpaceDE w:val="0"/>
              <w:autoSpaceDN w:val="0"/>
              <w:spacing w:before="60" w:after="60" w:line="240" w:lineRule="auto"/>
              <w:ind w:left="113" w:right="113"/>
              <w:jc w:val="distribute"/>
              <w:textAlignment w:val="bottom"/>
              <w:rPr>
                <w:rFonts w:ascii="Times New Roman" w:eastAsia="標楷體" w:hAnsi="Times New Roman"/>
              </w:rPr>
            </w:pPr>
            <w:r w:rsidRPr="00654963">
              <w:rPr>
                <w:rFonts w:ascii="Times New Roman" w:eastAsia="標楷體" w:hAnsi="Times New Roman"/>
                <w:szCs w:val="24"/>
              </w:rPr>
              <w:t>依據資料</w:t>
            </w:r>
          </w:p>
        </w:tc>
      </w:tr>
      <w:tr w:rsidR="00A27261" w:rsidRPr="00654963" w14:paraId="0D8E4A47" w14:textId="77777777" w:rsidTr="0038309A">
        <w:tc>
          <w:tcPr>
            <w:tcW w:w="5954" w:type="dxa"/>
            <w:tcBorders>
              <w:top w:val="single" w:sz="6" w:space="0" w:color="auto"/>
              <w:left w:val="single" w:sz="6" w:space="0" w:color="auto"/>
              <w:bottom w:val="single" w:sz="6" w:space="0" w:color="auto"/>
              <w:right w:val="single" w:sz="6" w:space="0" w:color="auto"/>
            </w:tcBorders>
          </w:tcPr>
          <w:p w14:paraId="2A89939A" w14:textId="5D90334B" w:rsidR="002566A3" w:rsidRPr="00654963" w:rsidRDefault="002566A3" w:rsidP="0068739E">
            <w:pPr>
              <w:pStyle w:val="af4"/>
              <w:keepLines/>
              <w:numPr>
                <w:ilvl w:val="0"/>
                <w:numId w:val="36"/>
              </w:numPr>
              <w:adjustRightInd/>
              <w:spacing w:line="240" w:lineRule="auto"/>
              <w:ind w:leftChars="0"/>
              <w:jc w:val="both"/>
              <w:textAlignment w:val="auto"/>
              <w:rPr>
                <w:rFonts w:ascii="Times New Roman" w:eastAsia="標楷體" w:hAnsi="Times New Roman"/>
              </w:rPr>
            </w:pPr>
            <w:r w:rsidRPr="00654963">
              <w:rPr>
                <w:rFonts w:ascii="Times New Roman" w:eastAsia="標楷體" w:hAnsi="Times New Roman"/>
              </w:rPr>
              <w:t>客訴受理</w:t>
            </w:r>
          </w:p>
          <w:p w14:paraId="691FFF31" w14:textId="6F518398" w:rsidR="00E307DE" w:rsidRPr="00654963" w:rsidRDefault="0022022C" w:rsidP="0068739E">
            <w:pPr>
              <w:pStyle w:val="af4"/>
              <w:keepLines/>
              <w:numPr>
                <w:ilvl w:val="1"/>
                <w:numId w:val="36"/>
              </w:numPr>
              <w:adjustRightInd/>
              <w:spacing w:line="240" w:lineRule="auto"/>
              <w:ind w:leftChars="0"/>
              <w:jc w:val="both"/>
              <w:textAlignment w:val="auto"/>
              <w:rPr>
                <w:rFonts w:ascii="Times New Roman" w:eastAsia="標楷體" w:hAnsi="Times New Roman"/>
              </w:rPr>
            </w:pPr>
            <w:r w:rsidRPr="00654963">
              <w:rPr>
                <w:rFonts w:ascii="Times New Roman" w:eastAsia="標楷體" w:hAnsi="Times New Roman"/>
              </w:rPr>
              <w:t>由</w:t>
            </w:r>
            <w:r w:rsidR="009D1122" w:rsidRPr="00654963">
              <w:rPr>
                <w:rFonts w:ascii="Times New Roman" w:eastAsia="標楷體" w:hAnsi="Times New Roman"/>
                <w:szCs w:val="24"/>
              </w:rPr>
              <w:t>營運業務部</w:t>
            </w:r>
            <w:r w:rsidR="00AC00CF" w:rsidRPr="00654963">
              <w:rPr>
                <w:rFonts w:ascii="Times New Roman" w:eastAsia="標楷體" w:hAnsi="Times New Roman"/>
              </w:rPr>
              <w:t>與客戶先行了解</w:t>
            </w:r>
            <w:r w:rsidRPr="00654963">
              <w:rPr>
                <w:rFonts w:ascii="Times New Roman" w:eastAsia="標楷體" w:hAnsi="Times New Roman"/>
              </w:rPr>
              <w:t>欲進行客訴之</w:t>
            </w:r>
            <w:r w:rsidR="00E307DE" w:rsidRPr="00654963">
              <w:rPr>
                <w:rFonts w:ascii="Times New Roman" w:eastAsia="標楷體" w:hAnsi="Times New Roman"/>
              </w:rPr>
              <w:t>原因。</w:t>
            </w:r>
          </w:p>
          <w:p w14:paraId="0C54A924" w14:textId="696609BD" w:rsidR="00F43284" w:rsidRPr="00654963" w:rsidRDefault="00415E7E" w:rsidP="0068739E">
            <w:pPr>
              <w:pStyle w:val="af4"/>
              <w:keepLines/>
              <w:numPr>
                <w:ilvl w:val="1"/>
                <w:numId w:val="36"/>
              </w:numPr>
              <w:adjustRightInd/>
              <w:spacing w:line="240" w:lineRule="auto"/>
              <w:ind w:leftChars="0"/>
              <w:jc w:val="both"/>
              <w:textAlignment w:val="auto"/>
              <w:rPr>
                <w:rFonts w:ascii="Times New Roman" w:eastAsia="標楷體" w:hAnsi="Times New Roman"/>
              </w:rPr>
            </w:pPr>
            <w:r w:rsidRPr="00654963">
              <w:rPr>
                <w:rFonts w:ascii="Times New Roman" w:eastAsia="標楷體" w:hAnsi="Times New Roman"/>
              </w:rPr>
              <w:t>營運業務部</w:t>
            </w:r>
            <w:r w:rsidR="00E307DE" w:rsidRPr="00654963">
              <w:rPr>
                <w:rFonts w:ascii="Times New Roman" w:eastAsia="標楷體" w:hAnsi="Times New Roman"/>
              </w:rPr>
              <w:t>若確認</w:t>
            </w:r>
            <w:r w:rsidR="008A7834" w:rsidRPr="00654963">
              <w:rPr>
                <w:rFonts w:ascii="Times New Roman" w:eastAsia="標楷體" w:hAnsi="Times New Roman"/>
              </w:rPr>
              <w:t>有符合</w:t>
            </w:r>
            <w:r w:rsidR="00F22011" w:rsidRPr="00654963">
              <w:rPr>
                <w:rFonts w:ascii="Times New Roman" w:eastAsia="標楷體" w:hAnsi="Times New Roman"/>
              </w:rPr>
              <w:t>【客戶抱怨管理程序】中客訴之定義</w:t>
            </w:r>
            <w:r w:rsidR="006D48B7" w:rsidRPr="00654963">
              <w:rPr>
                <w:rFonts w:ascii="Times New Roman" w:eastAsia="標楷體" w:hAnsi="Times New Roman"/>
              </w:rPr>
              <w:t>，應以</w:t>
            </w:r>
            <w:r w:rsidR="00F43284" w:rsidRPr="00654963">
              <w:rPr>
                <w:rFonts w:ascii="Times New Roman" w:eastAsia="標楷體" w:hAnsi="Times New Roman"/>
              </w:rPr>
              <w:t>「</w:t>
            </w:r>
            <w:r w:rsidR="00CC1717" w:rsidRPr="00654963">
              <w:rPr>
                <w:rFonts w:ascii="Times New Roman" w:eastAsia="標楷體" w:hAnsi="Times New Roman"/>
              </w:rPr>
              <w:t>客訴單</w:t>
            </w:r>
            <w:r w:rsidR="00F43284" w:rsidRPr="00654963">
              <w:rPr>
                <w:rFonts w:ascii="Times New Roman" w:eastAsia="標楷體" w:hAnsi="Times New Roman"/>
              </w:rPr>
              <w:t>」</w:t>
            </w:r>
            <w:r w:rsidR="006D48B7" w:rsidRPr="00654963">
              <w:rPr>
                <w:rFonts w:ascii="Times New Roman" w:eastAsia="標楷體" w:hAnsi="Times New Roman"/>
              </w:rPr>
              <w:t>立案</w:t>
            </w:r>
            <w:r w:rsidR="00E307DE" w:rsidRPr="00654963">
              <w:rPr>
                <w:rFonts w:ascii="Times New Roman" w:eastAsia="標楷體" w:hAnsi="Times New Roman"/>
              </w:rPr>
              <w:t>，</w:t>
            </w:r>
            <w:r w:rsidR="00FE0DDD" w:rsidRPr="00654963">
              <w:rPr>
                <w:rFonts w:ascii="Times New Roman" w:eastAsia="標楷體" w:hAnsi="Times New Roman"/>
              </w:rPr>
              <w:t>必要時</w:t>
            </w:r>
            <w:r w:rsidR="00161AB7" w:rsidRPr="00654963">
              <w:rPr>
                <w:rFonts w:ascii="Times New Roman" w:eastAsia="標楷體" w:hAnsi="Times New Roman"/>
              </w:rPr>
              <w:t>進企業入口網站填寫</w:t>
            </w:r>
            <w:r w:rsidR="00E61518" w:rsidRPr="00654963">
              <w:rPr>
                <w:rFonts w:ascii="Times New Roman" w:eastAsia="標楷體" w:hAnsi="Times New Roman"/>
              </w:rPr>
              <w:t>「</w:t>
            </w:r>
            <w:r w:rsidR="0022022C" w:rsidRPr="00654963">
              <w:rPr>
                <w:rFonts w:ascii="Times New Roman" w:eastAsia="標楷體" w:hAnsi="Times New Roman"/>
              </w:rPr>
              <w:t>CRM</w:t>
            </w:r>
            <w:r w:rsidR="0022022C" w:rsidRPr="00654963">
              <w:rPr>
                <w:rFonts w:ascii="Times New Roman" w:eastAsia="標楷體" w:hAnsi="Times New Roman"/>
              </w:rPr>
              <w:t>客服資源申請單</w:t>
            </w:r>
            <w:r w:rsidR="00E61518" w:rsidRPr="00654963">
              <w:rPr>
                <w:rFonts w:ascii="Times New Roman" w:eastAsia="標楷體" w:hAnsi="Times New Roman"/>
              </w:rPr>
              <w:t>」</w:t>
            </w:r>
            <w:r w:rsidR="00161AB7" w:rsidRPr="00654963">
              <w:rPr>
                <w:rFonts w:ascii="Times New Roman" w:eastAsia="標楷體" w:hAnsi="Times New Roman"/>
              </w:rPr>
              <w:t>，</w:t>
            </w:r>
            <w:r w:rsidR="006D48B7" w:rsidRPr="00654963">
              <w:rPr>
                <w:rFonts w:ascii="Times New Roman" w:eastAsia="標楷體" w:hAnsi="Times New Roman"/>
              </w:rPr>
              <w:t>執行客訴處理</w:t>
            </w:r>
            <w:r w:rsidR="00F43284" w:rsidRPr="00654963">
              <w:rPr>
                <w:rFonts w:ascii="Times New Roman" w:eastAsia="標楷體" w:hAnsi="Times New Roman"/>
              </w:rPr>
              <w:t>。</w:t>
            </w:r>
          </w:p>
          <w:p w14:paraId="6C6B08CF" w14:textId="05403C44" w:rsidR="002566A3" w:rsidRPr="00654963" w:rsidRDefault="002566A3" w:rsidP="0068739E">
            <w:pPr>
              <w:pStyle w:val="af4"/>
              <w:keepLines/>
              <w:numPr>
                <w:ilvl w:val="0"/>
                <w:numId w:val="36"/>
              </w:numPr>
              <w:adjustRightInd/>
              <w:spacing w:line="240" w:lineRule="auto"/>
              <w:ind w:leftChars="0"/>
              <w:jc w:val="both"/>
              <w:textAlignment w:val="auto"/>
              <w:rPr>
                <w:rFonts w:ascii="Times New Roman" w:eastAsia="標楷體" w:hAnsi="Times New Roman"/>
              </w:rPr>
            </w:pPr>
            <w:r w:rsidRPr="00654963">
              <w:rPr>
                <w:rFonts w:ascii="Times New Roman" w:eastAsia="標楷體" w:hAnsi="Times New Roman"/>
              </w:rPr>
              <w:t>客訴處理：</w:t>
            </w:r>
          </w:p>
          <w:p w14:paraId="14189CC0" w14:textId="514BD9D9" w:rsidR="00EE60E0" w:rsidRPr="00654963" w:rsidRDefault="002566A3" w:rsidP="0068739E">
            <w:pPr>
              <w:pStyle w:val="af4"/>
              <w:keepLines/>
              <w:numPr>
                <w:ilvl w:val="1"/>
                <w:numId w:val="36"/>
              </w:numPr>
              <w:spacing w:line="240" w:lineRule="auto"/>
              <w:ind w:leftChars="0"/>
              <w:jc w:val="both"/>
              <w:textAlignment w:val="auto"/>
              <w:rPr>
                <w:rFonts w:ascii="Times New Roman" w:eastAsia="標楷體" w:hAnsi="Times New Roman"/>
              </w:rPr>
            </w:pPr>
            <w:r w:rsidRPr="00654963">
              <w:rPr>
                <w:rFonts w:ascii="Times New Roman" w:eastAsia="標楷體" w:hAnsi="Times New Roman"/>
              </w:rPr>
              <w:t>「</w:t>
            </w:r>
            <w:r w:rsidR="00161AB7" w:rsidRPr="00654963">
              <w:rPr>
                <w:rFonts w:ascii="Times New Roman" w:eastAsia="標楷體" w:hAnsi="Times New Roman"/>
              </w:rPr>
              <w:t>客訴單</w:t>
            </w:r>
            <w:r w:rsidR="00DF01AC" w:rsidRPr="00654963">
              <w:rPr>
                <w:rFonts w:ascii="Times New Roman" w:eastAsia="標楷體" w:hAnsi="Times New Roman"/>
                <w:szCs w:val="24"/>
              </w:rPr>
              <w:t>」</w:t>
            </w:r>
            <w:r w:rsidR="000E387C" w:rsidRPr="00654963">
              <w:rPr>
                <w:rFonts w:ascii="Times New Roman" w:eastAsia="標楷體" w:hAnsi="Times New Roman"/>
                <w:szCs w:val="24"/>
              </w:rPr>
              <w:t>及</w:t>
            </w:r>
            <w:r w:rsidR="00E61518" w:rsidRPr="00654963">
              <w:rPr>
                <w:rFonts w:ascii="Times New Roman" w:eastAsia="標楷體" w:hAnsi="Times New Roman"/>
              </w:rPr>
              <w:t>「</w:t>
            </w:r>
            <w:r w:rsidR="0022022C" w:rsidRPr="00654963">
              <w:rPr>
                <w:rFonts w:ascii="Times New Roman" w:eastAsia="標楷體" w:hAnsi="Times New Roman"/>
              </w:rPr>
              <w:t>CRM</w:t>
            </w:r>
            <w:r w:rsidR="0022022C" w:rsidRPr="00654963">
              <w:rPr>
                <w:rFonts w:ascii="Times New Roman" w:eastAsia="標楷體" w:hAnsi="Times New Roman"/>
              </w:rPr>
              <w:t>客服資源申請單</w:t>
            </w:r>
            <w:r w:rsidR="00E61518" w:rsidRPr="00654963">
              <w:rPr>
                <w:rFonts w:ascii="Times New Roman" w:eastAsia="標楷體" w:hAnsi="Times New Roman"/>
              </w:rPr>
              <w:t>」</w:t>
            </w:r>
            <w:r w:rsidR="00EE60E0" w:rsidRPr="00654963">
              <w:rPr>
                <w:rFonts w:ascii="Times New Roman" w:eastAsia="標楷體" w:hAnsi="Times New Roman"/>
              </w:rPr>
              <w:t>經</w:t>
            </w:r>
            <w:r w:rsidR="00415E7E" w:rsidRPr="00654963">
              <w:rPr>
                <w:rFonts w:ascii="Times New Roman" w:eastAsia="標楷體" w:hAnsi="Times New Roman"/>
              </w:rPr>
              <w:t>營運業務部</w:t>
            </w:r>
            <w:r w:rsidR="00EE60E0" w:rsidRPr="00654963">
              <w:rPr>
                <w:rFonts w:ascii="Times New Roman" w:eastAsia="標楷體" w:hAnsi="Times New Roman"/>
                <w:szCs w:val="24"/>
              </w:rPr>
              <w:t>權責主管</w:t>
            </w:r>
            <w:r w:rsidR="00E307DE" w:rsidRPr="00654963">
              <w:rPr>
                <w:rFonts w:ascii="Times New Roman" w:eastAsia="標楷體" w:hAnsi="Times New Roman"/>
                <w:szCs w:val="24"/>
              </w:rPr>
              <w:t>簽核通過後</w:t>
            </w:r>
            <w:r w:rsidR="00EE60E0" w:rsidRPr="00654963">
              <w:rPr>
                <w:rFonts w:ascii="Times New Roman" w:eastAsia="標楷體" w:hAnsi="Times New Roman"/>
                <w:color w:val="000000"/>
              </w:rPr>
              <w:t>，由</w:t>
            </w:r>
            <w:r w:rsidR="00E307DE" w:rsidRPr="00654963">
              <w:rPr>
                <w:rFonts w:ascii="Times New Roman" w:eastAsia="標楷體" w:hAnsi="Times New Roman"/>
                <w:color w:val="000000"/>
              </w:rPr>
              <w:t>權責人員</w:t>
            </w:r>
            <w:r w:rsidR="000E387C" w:rsidRPr="00654963">
              <w:rPr>
                <w:rFonts w:ascii="Times New Roman" w:eastAsia="標楷體" w:hAnsi="Times New Roman"/>
                <w:color w:val="000000"/>
              </w:rPr>
              <w:t>於</w:t>
            </w:r>
            <w:r w:rsidR="00C957FD" w:rsidRPr="00654963">
              <w:rPr>
                <w:rFonts w:ascii="Times New Roman" w:eastAsia="標楷體" w:hAnsi="Times New Roman"/>
              </w:rPr>
              <w:t>「</w:t>
            </w:r>
            <w:r w:rsidR="00C957FD" w:rsidRPr="00654963">
              <w:rPr>
                <w:rFonts w:ascii="Times New Roman" w:eastAsia="標楷體" w:hAnsi="Times New Roman"/>
              </w:rPr>
              <w:t>CRM</w:t>
            </w:r>
            <w:r w:rsidR="00C957FD" w:rsidRPr="00654963">
              <w:rPr>
                <w:rFonts w:ascii="Times New Roman" w:eastAsia="標楷體" w:hAnsi="Times New Roman"/>
              </w:rPr>
              <w:t>客服資源申請單」</w:t>
            </w:r>
            <w:r w:rsidR="000E387C" w:rsidRPr="00654963">
              <w:rPr>
                <w:rFonts w:ascii="Times New Roman" w:eastAsia="標楷體" w:hAnsi="Times New Roman"/>
              </w:rPr>
              <w:t>上設定</w:t>
            </w:r>
            <w:r w:rsidR="008A7834" w:rsidRPr="00654963">
              <w:rPr>
                <w:rFonts w:ascii="Times New Roman" w:eastAsia="標楷體" w:hAnsi="Times New Roman"/>
                <w:color w:val="000000"/>
              </w:rPr>
              <w:t>相關單位會同處理</w:t>
            </w:r>
            <w:r w:rsidR="003B14AB" w:rsidRPr="00654963">
              <w:rPr>
                <w:rFonts w:ascii="Times New Roman" w:eastAsia="標楷體" w:hAnsi="Times New Roman"/>
                <w:color w:val="000000"/>
              </w:rPr>
              <w:t>，必要時應召開會議</w:t>
            </w:r>
            <w:r w:rsidR="002F7F0A" w:rsidRPr="00654963">
              <w:rPr>
                <w:rFonts w:ascii="Times New Roman" w:eastAsia="標楷體" w:hAnsi="Times New Roman"/>
                <w:color w:val="000000"/>
              </w:rPr>
              <w:t>並留下會議紀錄</w:t>
            </w:r>
            <w:r w:rsidR="00EE60E0" w:rsidRPr="00654963">
              <w:rPr>
                <w:rFonts w:ascii="Times New Roman" w:eastAsia="標楷體" w:hAnsi="Times New Roman"/>
                <w:color w:val="000000"/>
              </w:rPr>
              <w:t>。</w:t>
            </w:r>
          </w:p>
          <w:p w14:paraId="327E6175" w14:textId="64A972CA" w:rsidR="006B3E32" w:rsidRPr="00654963" w:rsidRDefault="00871A8C" w:rsidP="0068739E">
            <w:pPr>
              <w:pStyle w:val="af4"/>
              <w:numPr>
                <w:ilvl w:val="1"/>
                <w:numId w:val="36"/>
              </w:numPr>
              <w:ind w:leftChars="0"/>
              <w:rPr>
                <w:rFonts w:ascii="Times New Roman" w:eastAsia="標楷體" w:hAnsi="Times New Roman"/>
              </w:rPr>
            </w:pPr>
            <w:r w:rsidRPr="00654963">
              <w:rPr>
                <w:rFonts w:ascii="Times New Roman" w:eastAsia="標楷體" w:hAnsi="Times New Roman"/>
              </w:rPr>
              <w:t>客訴案件相關處理程序應依【</w:t>
            </w:r>
            <w:r w:rsidR="000E387C" w:rsidRPr="00654963">
              <w:rPr>
                <w:rFonts w:ascii="Times New Roman" w:eastAsia="標楷體" w:hAnsi="Times New Roman"/>
              </w:rPr>
              <w:t>客戶抱怨管理</w:t>
            </w:r>
            <w:r w:rsidR="00046279" w:rsidRPr="00654963">
              <w:rPr>
                <w:rFonts w:ascii="Times New Roman" w:eastAsia="標楷體" w:hAnsi="Times New Roman"/>
              </w:rPr>
              <w:t>程序</w:t>
            </w:r>
            <w:r w:rsidRPr="00654963">
              <w:rPr>
                <w:rFonts w:ascii="Times New Roman" w:eastAsia="標楷體" w:hAnsi="Times New Roman"/>
              </w:rPr>
              <w:t>】</w:t>
            </w:r>
            <w:r w:rsidR="00E307DE" w:rsidRPr="00654963">
              <w:rPr>
                <w:rFonts w:ascii="Times New Roman" w:eastAsia="標楷體" w:hAnsi="Times New Roman"/>
              </w:rPr>
              <w:t>及【</w:t>
            </w:r>
            <w:r w:rsidR="00E307DE" w:rsidRPr="00654963">
              <w:rPr>
                <w:rFonts w:ascii="Times New Roman" w:eastAsia="標楷體" w:hAnsi="Times New Roman"/>
                <w:szCs w:val="24"/>
              </w:rPr>
              <w:t>銷退作業管理程序】</w:t>
            </w:r>
            <w:r w:rsidRPr="00654963">
              <w:rPr>
                <w:rFonts w:ascii="Times New Roman" w:eastAsia="標楷體" w:hAnsi="Times New Roman"/>
              </w:rPr>
              <w:t>規</w:t>
            </w:r>
            <w:r w:rsidR="006B3E32" w:rsidRPr="00654963">
              <w:rPr>
                <w:rFonts w:ascii="Times New Roman" w:eastAsia="標楷體" w:hAnsi="Times New Roman"/>
              </w:rPr>
              <w:t>範執行。</w:t>
            </w:r>
          </w:p>
          <w:p w14:paraId="255545D6" w14:textId="4524095E" w:rsidR="00871A8C" w:rsidRPr="00654963" w:rsidRDefault="00257A60" w:rsidP="0068739E">
            <w:pPr>
              <w:pStyle w:val="af4"/>
              <w:numPr>
                <w:ilvl w:val="1"/>
                <w:numId w:val="36"/>
              </w:numPr>
              <w:ind w:leftChars="0"/>
              <w:rPr>
                <w:rFonts w:ascii="Times New Roman" w:eastAsia="標楷體" w:hAnsi="Times New Roman"/>
              </w:rPr>
            </w:pPr>
            <w:r w:rsidRPr="00654963">
              <w:rPr>
                <w:rFonts w:ascii="Times New Roman" w:eastAsia="標楷體" w:hAnsi="Times New Roman"/>
              </w:rPr>
              <w:t>如</w:t>
            </w:r>
            <w:r w:rsidR="006B3E32" w:rsidRPr="00654963">
              <w:rPr>
                <w:rFonts w:ascii="Times New Roman" w:eastAsia="標楷體" w:hAnsi="Times New Roman"/>
              </w:rPr>
              <w:t>發現</w:t>
            </w:r>
            <w:r w:rsidRPr="00654963">
              <w:rPr>
                <w:rFonts w:ascii="Times New Roman" w:eastAsia="標楷體" w:hAnsi="Times New Roman"/>
              </w:rPr>
              <w:t>為品質異常應由</w:t>
            </w:r>
            <w:r w:rsidR="00D716B2">
              <w:rPr>
                <w:rFonts w:ascii="Times New Roman" w:eastAsia="標楷體" w:hAnsi="Times New Roman"/>
              </w:rPr>
              <w:t>品管</w:t>
            </w:r>
            <w:r w:rsidR="00E307DE" w:rsidRPr="00654963">
              <w:rPr>
                <w:rFonts w:ascii="Times New Roman" w:eastAsia="標楷體" w:hAnsi="Times New Roman"/>
              </w:rPr>
              <w:t>人員</w:t>
            </w:r>
            <w:r w:rsidR="00247BB1" w:rsidRPr="00654963">
              <w:rPr>
                <w:rFonts w:ascii="Times New Roman" w:eastAsia="標楷體" w:hAnsi="Times New Roman"/>
              </w:rPr>
              <w:t>出具</w:t>
            </w:r>
            <w:r w:rsidR="00884968" w:rsidRPr="00654963">
              <w:rPr>
                <w:rFonts w:ascii="Times New Roman" w:eastAsia="標楷體" w:hAnsi="Times New Roman"/>
              </w:rPr>
              <w:t>相關分析報告</w:t>
            </w:r>
            <w:r w:rsidR="008A7834" w:rsidRPr="00654963">
              <w:rPr>
                <w:rFonts w:ascii="Times New Roman" w:eastAsia="標楷體" w:hAnsi="Times New Roman"/>
              </w:rPr>
              <w:t>，必要時</w:t>
            </w:r>
            <w:r w:rsidR="00F22011" w:rsidRPr="00654963">
              <w:rPr>
                <w:rFonts w:ascii="Times New Roman" w:eastAsia="標楷體" w:hAnsi="Times New Roman"/>
              </w:rPr>
              <w:t>得</w:t>
            </w:r>
            <w:r w:rsidR="008A7834" w:rsidRPr="00654963">
              <w:rPr>
                <w:rFonts w:ascii="Times New Roman" w:eastAsia="標楷體" w:hAnsi="Times New Roman"/>
              </w:rPr>
              <w:t>請研發部進行協助</w:t>
            </w:r>
            <w:r w:rsidR="006B3E32" w:rsidRPr="00654963">
              <w:rPr>
                <w:rFonts w:ascii="Times New Roman" w:eastAsia="標楷體" w:hAnsi="Times New Roman"/>
              </w:rPr>
              <w:t>，相關規範應依【不合格品</w:t>
            </w:r>
            <w:r w:rsidR="006B3E32" w:rsidRPr="00654963">
              <w:rPr>
                <w:rFonts w:ascii="Times New Roman" w:eastAsia="標楷體" w:hAnsi="Times New Roman"/>
                <w:szCs w:val="24"/>
              </w:rPr>
              <w:t>作業管理程序】</w:t>
            </w:r>
            <w:r w:rsidR="006B3E32" w:rsidRPr="00654963">
              <w:rPr>
                <w:rFonts w:ascii="Times New Roman" w:eastAsia="標楷體" w:hAnsi="Times New Roman"/>
              </w:rPr>
              <w:t>執行</w:t>
            </w:r>
            <w:r w:rsidR="00247BB1" w:rsidRPr="00654963">
              <w:rPr>
                <w:rFonts w:ascii="Times New Roman" w:eastAsia="標楷體" w:hAnsi="Times New Roman"/>
              </w:rPr>
              <w:t>。</w:t>
            </w:r>
          </w:p>
          <w:p w14:paraId="72DE4932" w14:textId="4B279B23" w:rsidR="002566A3" w:rsidRPr="00654963" w:rsidRDefault="00415E7E" w:rsidP="0068739E">
            <w:pPr>
              <w:pStyle w:val="af4"/>
              <w:keepLines/>
              <w:numPr>
                <w:ilvl w:val="1"/>
                <w:numId w:val="36"/>
              </w:numPr>
              <w:spacing w:line="240" w:lineRule="auto"/>
              <w:ind w:leftChars="0"/>
              <w:jc w:val="both"/>
              <w:textAlignment w:val="auto"/>
              <w:rPr>
                <w:rFonts w:ascii="Times New Roman" w:eastAsia="標楷體" w:hAnsi="Times New Roman"/>
              </w:rPr>
            </w:pPr>
            <w:r w:rsidRPr="00654963">
              <w:rPr>
                <w:rFonts w:ascii="Times New Roman" w:eastAsia="標楷體" w:hAnsi="Times New Roman"/>
              </w:rPr>
              <w:t>營運業務部</w:t>
            </w:r>
            <w:r w:rsidR="002566A3" w:rsidRPr="00654963">
              <w:rPr>
                <w:rFonts w:ascii="Times New Roman" w:eastAsia="標楷體" w:hAnsi="Times New Roman"/>
              </w:rPr>
              <w:t>應</w:t>
            </w:r>
            <w:r w:rsidR="00F22011" w:rsidRPr="00654963">
              <w:rPr>
                <w:rFonts w:ascii="Times New Roman" w:eastAsia="標楷體" w:hAnsi="Times New Roman"/>
              </w:rPr>
              <w:t>根據</w:t>
            </w:r>
            <w:r w:rsidR="006B3E32" w:rsidRPr="00654963">
              <w:rPr>
                <w:rFonts w:ascii="Times New Roman" w:eastAsia="標楷體" w:hAnsi="Times New Roman"/>
              </w:rPr>
              <w:t>相關單位</w:t>
            </w:r>
            <w:r w:rsidR="0074444D" w:rsidRPr="00654963">
              <w:rPr>
                <w:rFonts w:ascii="Times New Roman" w:eastAsia="標楷體" w:hAnsi="Times New Roman"/>
              </w:rPr>
              <w:t>回覆</w:t>
            </w:r>
            <w:r w:rsidR="00C957FD" w:rsidRPr="00654963">
              <w:rPr>
                <w:rFonts w:ascii="Times New Roman" w:eastAsia="標楷體" w:hAnsi="Times New Roman"/>
              </w:rPr>
              <w:t>「</w:t>
            </w:r>
            <w:r w:rsidR="00C957FD" w:rsidRPr="00654963">
              <w:rPr>
                <w:rFonts w:ascii="Times New Roman" w:eastAsia="標楷體" w:hAnsi="Times New Roman"/>
              </w:rPr>
              <w:t>CRM</w:t>
            </w:r>
            <w:r w:rsidR="00C957FD" w:rsidRPr="00654963">
              <w:rPr>
                <w:rFonts w:ascii="Times New Roman" w:eastAsia="標楷體" w:hAnsi="Times New Roman"/>
              </w:rPr>
              <w:t>客服資源申請單」</w:t>
            </w:r>
            <w:r w:rsidR="00F22011" w:rsidRPr="00654963">
              <w:rPr>
                <w:rFonts w:ascii="Times New Roman" w:eastAsia="標楷體" w:hAnsi="Times New Roman"/>
              </w:rPr>
              <w:t>之結論</w:t>
            </w:r>
            <w:r w:rsidR="002F7F0A" w:rsidRPr="00654963">
              <w:rPr>
                <w:rFonts w:ascii="Times New Roman" w:eastAsia="標楷體" w:hAnsi="Times New Roman"/>
              </w:rPr>
              <w:t>或是實際開會討論之結果</w:t>
            </w:r>
            <w:r w:rsidR="00F22011" w:rsidRPr="00654963">
              <w:rPr>
                <w:rFonts w:ascii="Times New Roman" w:eastAsia="標楷體" w:hAnsi="Times New Roman"/>
              </w:rPr>
              <w:t>回覆</w:t>
            </w:r>
            <w:r w:rsidR="0074444D" w:rsidRPr="00654963">
              <w:rPr>
                <w:rFonts w:ascii="Times New Roman" w:eastAsia="標楷體" w:hAnsi="Times New Roman"/>
              </w:rPr>
              <w:t>客戶</w:t>
            </w:r>
            <w:r w:rsidR="002F7F0A" w:rsidRPr="00654963">
              <w:rPr>
                <w:rFonts w:ascii="Times New Roman" w:eastAsia="標楷體" w:hAnsi="Times New Roman"/>
              </w:rPr>
              <w:t>處理對策</w:t>
            </w:r>
            <w:r w:rsidR="00871A8C" w:rsidRPr="00654963">
              <w:rPr>
                <w:rFonts w:ascii="Times New Roman" w:eastAsia="標楷體" w:hAnsi="Times New Roman"/>
              </w:rPr>
              <w:t>，並記</w:t>
            </w:r>
            <w:r w:rsidR="002566A3" w:rsidRPr="00654963">
              <w:rPr>
                <w:rFonts w:ascii="Times New Roman" w:eastAsia="標楷體" w:hAnsi="Times New Roman"/>
              </w:rPr>
              <w:t>錄客訴案件</w:t>
            </w:r>
            <w:r w:rsidR="002F7F0A" w:rsidRPr="00654963">
              <w:rPr>
                <w:rFonts w:ascii="Times New Roman" w:eastAsia="標楷體" w:hAnsi="Times New Roman"/>
              </w:rPr>
              <w:t>發生原因及採取措施</w:t>
            </w:r>
            <w:r w:rsidR="002566A3" w:rsidRPr="00654963">
              <w:rPr>
                <w:rFonts w:ascii="Times New Roman" w:eastAsia="標楷體" w:hAnsi="Times New Roman"/>
              </w:rPr>
              <w:t>於「</w:t>
            </w:r>
            <w:r w:rsidR="0074444D" w:rsidRPr="00654963">
              <w:rPr>
                <w:rFonts w:ascii="Times New Roman" w:eastAsia="標楷體" w:hAnsi="Times New Roman"/>
                <w:szCs w:val="24"/>
              </w:rPr>
              <w:t>客</w:t>
            </w:r>
            <w:r w:rsidR="00F22011" w:rsidRPr="00654963">
              <w:rPr>
                <w:rFonts w:ascii="Times New Roman" w:eastAsia="標楷體" w:hAnsi="Times New Roman"/>
              </w:rPr>
              <w:t>訴單</w:t>
            </w:r>
            <w:r w:rsidR="002566A3" w:rsidRPr="00654963">
              <w:rPr>
                <w:rFonts w:ascii="Times New Roman" w:eastAsia="標楷體" w:hAnsi="Times New Roman"/>
                <w:szCs w:val="24"/>
              </w:rPr>
              <w:t>」</w:t>
            </w:r>
            <w:r w:rsidR="00F22011" w:rsidRPr="00654963">
              <w:rPr>
                <w:rFonts w:ascii="Times New Roman" w:eastAsia="標楷體" w:hAnsi="Times New Roman"/>
                <w:szCs w:val="24"/>
              </w:rPr>
              <w:t>後經</w:t>
            </w:r>
            <w:ins w:id="230" w:author="羅亦淞" w:date="2022-01-12T11:06:00Z">
              <w:r w:rsidR="00DB36C0">
                <w:rPr>
                  <w:rFonts w:ascii="Times New Roman" w:eastAsia="標楷體" w:hAnsi="Times New Roman" w:hint="eastAsia"/>
                  <w:szCs w:val="24"/>
                </w:rPr>
                <w:t>總經理</w:t>
              </w:r>
            </w:ins>
            <w:r w:rsidR="00F22011" w:rsidRPr="00654963">
              <w:rPr>
                <w:rFonts w:ascii="Times New Roman" w:eastAsia="標楷體" w:hAnsi="Times New Roman"/>
                <w:szCs w:val="24"/>
              </w:rPr>
              <w:t>核准</w:t>
            </w:r>
            <w:r w:rsidR="002566A3" w:rsidRPr="00654963">
              <w:rPr>
                <w:rFonts w:ascii="Times New Roman" w:eastAsia="標楷體" w:hAnsi="Times New Roman"/>
              </w:rPr>
              <w:t>。</w:t>
            </w:r>
          </w:p>
          <w:p w14:paraId="54AB0B28" w14:textId="5C87E07F" w:rsidR="002566A3" w:rsidRDefault="002566A3" w:rsidP="0068739E">
            <w:pPr>
              <w:pStyle w:val="af4"/>
              <w:keepLines/>
              <w:numPr>
                <w:ilvl w:val="1"/>
                <w:numId w:val="36"/>
              </w:numPr>
              <w:spacing w:line="240" w:lineRule="auto"/>
              <w:ind w:leftChars="0"/>
              <w:jc w:val="both"/>
              <w:textAlignment w:val="auto"/>
              <w:rPr>
                <w:rFonts w:ascii="Times New Roman" w:eastAsia="標楷體" w:hAnsi="Times New Roman"/>
              </w:rPr>
            </w:pPr>
            <w:r w:rsidRPr="00654963">
              <w:rPr>
                <w:rFonts w:ascii="Times New Roman" w:eastAsia="標楷體" w:hAnsi="Times New Roman"/>
              </w:rPr>
              <w:t>客訴處理結果如判定為辦理退換貨或折讓，依【內控制度：</w:t>
            </w:r>
            <w:r w:rsidR="00327263" w:rsidRPr="00654963">
              <w:rPr>
                <w:rFonts w:ascii="Times New Roman" w:eastAsia="標楷體" w:hAnsi="Times New Roman"/>
              </w:rPr>
              <w:t>CS</w:t>
            </w:r>
            <w:r w:rsidRPr="00654963">
              <w:rPr>
                <w:rFonts w:ascii="Times New Roman" w:eastAsia="標楷體" w:hAnsi="Times New Roman"/>
              </w:rPr>
              <w:t xml:space="preserve">-100 </w:t>
            </w:r>
            <w:r w:rsidRPr="00654963">
              <w:rPr>
                <w:rFonts w:ascii="Times New Roman" w:eastAsia="標楷體" w:hAnsi="Times New Roman"/>
              </w:rPr>
              <w:t>銷售及收入循環】之</w:t>
            </w:r>
            <w:r w:rsidRPr="00654963">
              <w:rPr>
                <w:rFonts w:ascii="Times New Roman" w:eastAsia="標楷體" w:hAnsi="Times New Roman"/>
                <w:sz w:val="23"/>
                <w:szCs w:val="23"/>
              </w:rPr>
              <w:t>銷貨退回及折讓</w:t>
            </w:r>
            <w:r w:rsidRPr="00654963">
              <w:rPr>
                <w:rFonts w:ascii="Times New Roman" w:eastAsia="標楷體" w:hAnsi="Times New Roman"/>
              </w:rPr>
              <w:t>作業規範辦理。</w:t>
            </w:r>
          </w:p>
          <w:p w14:paraId="7F141B3D" w14:textId="77777777" w:rsidR="00856F8A" w:rsidRPr="00856F8A" w:rsidRDefault="00856F8A" w:rsidP="00856F8A">
            <w:pPr>
              <w:pStyle w:val="af4"/>
              <w:numPr>
                <w:ilvl w:val="1"/>
                <w:numId w:val="36"/>
              </w:numPr>
              <w:ind w:leftChars="0"/>
              <w:rPr>
                <w:rFonts w:ascii="Times New Roman" w:eastAsia="標楷體" w:hAnsi="Times New Roman"/>
              </w:rPr>
            </w:pPr>
            <w:r w:rsidRPr="00C24ECB">
              <w:rPr>
                <w:rFonts w:ascii="Times New Roman" w:eastAsia="標楷體" w:hAnsi="Times New Roman" w:hint="eastAsia"/>
              </w:rPr>
              <w:lastRenderedPageBreak/>
              <w:t>若因處理客訴問題須重新建立新的「內部訂單」，其依據來源為經核准之「客訴單</w:t>
            </w:r>
            <w:r w:rsidRPr="00C24ECB">
              <w:rPr>
                <w:rFonts w:ascii="Times New Roman" w:eastAsia="標楷體" w:hAnsi="Times New Roman" w:hint="eastAsia"/>
              </w:rPr>
              <w:t xml:space="preserve"> </w:t>
            </w:r>
            <w:r w:rsidRPr="00C24ECB">
              <w:rPr>
                <w:rFonts w:ascii="Times New Roman" w:eastAsia="標楷體" w:hAnsi="Times New Roman" w:hint="eastAsia"/>
              </w:rPr>
              <w:t>」。</w:t>
            </w:r>
            <w:r w:rsidRPr="00856F8A">
              <w:rPr>
                <w:rFonts w:ascii="Times New Roman" w:eastAsia="標楷體" w:hAnsi="Times New Roman" w:hint="eastAsia"/>
              </w:rPr>
              <w:t xml:space="preserve"> </w:t>
            </w:r>
          </w:p>
          <w:p w14:paraId="43927C18" w14:textId="13BC4CCB" w:rsidR="007E5CCD" w:rsidRPr="00654963" w:rsidRDefault="003B14AB" w:rsidP="0068739E">
            <w:pPr>
              <w:pStyle w:val="af4"/>
              <w:keepLines/>
              <w:numPr>
                <w:ilvl w:val="1"/>
                <w:numId w:val="36"/>
              </w:numPr>
              <w:spacing w:line="240" w:lineRule="auto"/>
              <w:ind w:leftChars="0"/>
              <w:jc w:val="both"/>
              <w:textAlignment w:val="auto"/>
              <w:rPr>
                <w:rFonts w:ascii="Times New Roman" w:eastAsia="標楷體" w:hAnsi="Times New Roman"/>
              </w:rPr>
            </w:pPr>
            <w:r w:rsidRPr="00654963">
              <w:rPr>
                <w:rFonts w:ascii="Times New Roman" w:eastAsia="標楷體" w:hAnsi="Times New Roman"/>
                <w:szCs w:val="24"/>
              </w:rPr>
              <w:t>若經相關單位檢討後，確認產品需要進行設計變更，則依據</w:t>
            </w:r>
            <w:r w:rsidR="001B4379" w:rsidRPr="004F62C3">
              <w:rPr>
                <w:rFonts w:ascii="Times New Roman" w:eastAsia="標楷體" w:hAnsi="Times New Roman" w:cs="標楷體"/>
              </w:rPr>
              <w:t>【內控制度：</w:t>
            </w:r>
            <w:r w:rsidR="001B4379" w:rsidRPr="004F62C3">
              <w:rPr>
                <w:rFonts w:ascii="Times New Roman" w:eastAsia="標楷體" w:hAnsi="Times New Roman"/>
              </w:rPr>
              <w:t xml:space="preserve">CR-100 </w:t>
            </w:r>
            <w:r w:rsidR="001B4379" w:rsidRPr="004F62C3">
              <w:rPr>
                <w:rFonts w:ascii="Times New Roman" w:eastAsia="標楷體" w:hAnsi="Times New Roman" w:cs="標楷體" w:hint="eastAsia"/>
              </w:rPr>
              <w:t>研發</w:t>
            </w:r>
            <w:r w:rsidR="001B4379" w:rsidRPr="004F62C3">
              <w:rPr>
                <w:rFonts w:ascii="Times New Roman" w:eastAsia="標楷體" w:hAnsi="Times New Roman" w:cs="標楷體"/>
              </w:rPr>
              <w:t>循環】之</w:t>
            </w:r>
            <w:r w:rsidR="001B4379" w:rsidRPr="004F62C3">
              <w:rPr>
                <w:rFonts w:ascii="Times New Roman" w:eastAsia="標楷體" w:hAnsi="Times New Roman" w:cs="標楷體" w:hint="eastAsia"/>
              </w:rPr>
              <w:t>設計變更作業</w:t>
            </w:r>
            <w:r w:rsidRPr="00654963">
              <w:rPr>
                <w:rFonts w:ascii="Times New Roman" w:eastAsia="標楷體" w:hAnsi="Times New Roman"/>
                <w:szCs w:val="24"/>
              </w:rPr>
              <w:t>實施之。</w:t>
            </w:r>
          </w:p>
          <w:p w14:paraId="37567C2E" w14:textId="77777777" w:rsidR="002566A3" w:rsidRPr="00654963" w:rsidRDefault="002566A3" w:rsidP="0068739E">
            <w:pPr>
              <w:pStyle w:val="af4"/>
              <w:keepLines/>
              <w:numPr>
                <w:ilvl w:val="0"/>
                <w:numId w:val="36"/>
              </w:numPr>
              <w:adjustRightInd/>
              <w:spacing w:line="240" w:lineRule="auto"/>
              <w:ind w:leftChars="0"/>
              <w:jc w:val="both"/>
              <w:textAlignment w:val="auto"/>
              <w:rPr>
                <w:rFonts w:ascii="Times New Roman" w:eastAsia="標楷體" w:hAnsi="Times New Roman"/>
              </w:rPr>
            </w:pPr>
            <w:r w:rsidRPr="00654963">
              <w:rPr>
                <w:rFonts w:ascii="Times New Roman" w:eastAsia="標楷體" w:hAnsi="Times New Roman"/>
              </w:rPr>
              <w:t>結案及歸檔：</w:t>
            </w:r>
          </w:p>
          <w:p w14:paraId="0BE6BB6B" w14:textId="2165EA1C" w:rsidR="002566A3" w:rsidRPr="00654963" w:rsidRDefault="003B14AB" w:rsidP="0068739E">
            <w:pPr>
              <w:pStyle w:val="af4"/>
              <w:keepLines/>
              <w:numPr>
                <w:ilvl w:val="1"/>
                <w:numId w:val="36"/>
              </w:numPr>
              <w:spacing w:line="240" w:lineRule="auto"/>
              <w:ind w:leftChars="0"/>
              <w:jc w:val="both"/>
              <w:textAlignment w:val="auto"/>
              <w:rPr>
                <w:rFonts w:ascii="Times New Roman" w:eastAsia="標楷體" w:hAnsi="Times New Roman"/>
              </w:rPr>
            </w:pPr>
            <w:r w:rsidRPr="00654963">
              <w:rPr>
                <w:rFonts w:ascii="Times New Roman" w:eastAsia="標楷體" w:hAnsi="Times New Roman"/>
              </w:rPr>
              <w:t>對策改善執行之後由營運業務部與客戶做最後確認，客戶確認問題改善後由營運業務部於</w:t>
            </w:r>
            <w:r w:rsidR="00C957FD" w:rsidRPr="00654963">
              <w:rPr>
                <w:rFonts w:ascii="Times New Roman" w:eastAsia="標楷體" w:hAnsi="Times New Roman"/>
              </w:rPr>
              <w:t>「</w:t>
            </w:r>
            <w:r w:rsidR="00654963">
              <w:rPr>
                <w:rFonts w:ascii="Times New Roman" w:eastAsia="標楷體" w:hAnsi="Times New Roman" w:hint="eastAsia"/>
              </w:rPr>
              <w:t>客訴單</w:t>
            </w:r>
            <w:r w:rsidR="00C957FD" w:rsidRPr="00654963">
              <w:rPr>
                <w:rFonts w:ascii="Times New Roman" w:eastAsia="標楷體" w:hAnsi="Times New Roman"/>
              </w:rPr>
              <w:t>」</w:t>
            </w:r>
            <w:r w:rsidRPr="00654963">
              <w:rPr>
                <w:rFonts w:ascii="Times New Roman" w:eastAsia="標楷體" w:hAnsi="Times New Roman"/>
              </w:rPr>
              <w:t>進行結案</w:t>
            </w:r>
            <w:r w:rsidR="00654963">
              <w:rPr>
                <w:rFonts w:ascii="Times New Roman" w:eastAsia="標楷體" w:hAnsi="Times New Roman" w:hint="eastAsia"/>
              </w:rPr>
              <w:t>及歸檔，若有</w:t>
            </w:r>
            <w:r w:rsidR="00654963" w:rsidRPr="00654963">
              <w:rPr>
                <w:rFonts w:ascii="Times New Roman" w:eastAsia="標楷體" w:hAnsi="Times New Roman"/>
              </w:rPr>
              <w:t>填寫「</w:t>
            </w:r>
            <w:r w:rsidR="00654963" w:rsidRPr="00654963">
              <w:rPr>
                <w:rFonts w:ascii="Times New Roman" w:eastAsia="標楷體" w:hAnsi="Times New Roman"/>
              </w:rPr>
              <w:t>CRM</w:t>
            </w:r>
            <w:r w:rsidR="00654963" w:rsidRPr="00654963">
              <w:rPr>
                <w:rFonts w:ascii="Times New Roman" w:eastAsia="標楷體" w:hAnsi="Times New Roman"/>
              </w:rPr>
              <w:t>客服資源申請單」</w:t>
            </w:r>
            <w:r w:rsidR="00654963">
              <w:rPr>
                <w:rFonts w:ascii="Times New Roman" w:eastAsia="標楷體" w:hAnsi="Times New Roman" w:hint="eastAsia"/>
              </w:rPr>
              <w:t>，亦需要辦理結案程序</w:t>
            </w:r>
            <w:r w:rsidR="00FE0DDD" w:rsidRPr="00654963">
              <w:rPr>
                <w:rFonts w:ascii="Times New Roman" w:eastAsia="標楷體" w:hAnsi="Times New Roman"/>
              </w:rPr>
              <w:t>。</w:t>
            </w:r>
          </w:p>
          <w:p w14:paraId="2DB0AF05" w14:textId="77777777" w:rsidR="002566A3" w:rsidRPr="00654963" w:rsidRDefault="002566A3" w:rsidP="0068739E">
            <w:pPr>
              <w:pStyle w:val="af4"/>
              <w:keepLines/>
              <w:numPr>
                <w:ilvl w:val="1"/>
                <w:numId w:val="36"/>
              </w:numPr>
              <w:spacing w:line="240" w:lineRule="auto"/>
              <w:ind w:leftChars="0"/>
              <w:jc w:val="both"/>
              <w:textAlignment w:val="auto"/>
              <w:rPr>
                <w:rFonts w:ascii="Times New Roman" w:eastAsia="標楷體" w:hAnsi="Times New Roman"/>
              </w:rPr>
            </w:pPr>
            <w:r w:rsidRPr="00654963">
              <w:rPr>
                <w:rFonts w:ascii="Times New Roman" w:eastAsia="標楷體" w:hAnsi="Times New Roman"/>
                <w:szCs w:val="24"/>
              </w:rPr>
              <w:t>如客訴案件之責任判定歸屬為本公司，權責主管視案件之重大性，針對案件責任歸屬人員進行合宜之懲戒行為。</w:t>
            </w:r>
          </w:p>
          <w:p w14:paraId="4874766C" w14:textId="1301C1A3" w:rsidR="002566A3" w:rsidRPr="00654963" w:rsidRDefault="003B14AB" w:rsidP="0068739E">
            <w:pPr>
              <w:pStyle w:val="af4"/>
              <w:numPr>
                <w:ilvl w:val="1"/>
                <w:numId w:val="36"/>
              </w:numPr>
              <w:ind w:leftChars="0"/>
              <w:rPr>
                <w:rFonts w:ascii="Times New Roman" w:eastAsia="標楷體" w:hAnsi="Times New Roman"/>
              </w:rPr>
            </w:pPr>
            <w:r w:rsidRPr="00654963">
              <w:rPr>
                <w:rFonts w:ascii="Times New Roman" w:eastAsia="標楷體" w:hAnsi="Times New Roman"/>
              </w:rPr>
              <w:t>營運業務部應妥善保存「客訴單」並定期追蹤客訴處理進度，確保客訴案件都有妥善處理</w:t>
            </w:r>
            <w:r w:rsidR="00257A60" w:rsidRPr="00654963">
              <w:rPr>
                <w:rFonts w:ascii="Times New Roman" w:eastAsia="標楷體" w:hAnsi="Times New Roman"/>
              </w:rPr>
              <w:t>。</w:t>
            </w:r>
          </w:p>
        </w:tc>
        <w:tc>
          <w:tcPr>
            <w:tcW w:w="5160" w:type="dxa"/>
            <w:tcBorders>
              <w:top w:val="single" w:sz="6" w:space="0" w:color="auto"/>
              <w:left w:val="single" w:sz="6" w:space="0" w:color="auto"/>
              <w:bottom w:val="single" w:sz="6" w:space="0" w:color="auto"/>
              <w:right w:val="single" w:sz="6" w:space="0" w:color="auto"/>
            </w:tcBorders>
          </w:tcPr>
          <w:p w14:paraId="26F439B6" w14:textId="059A9F77" w:rsidR="00821D97" w:rsidRPr="00654963" w:rsidRDefault="00821D97" w:rsidP="0068739E">
            <w:pPr>
              <w:pStyle w:val="af4"/>
              <w:keepLines/>
              <w:numPr>
                <w:ilvl w:val="0"/>
                <w:numId w:val="37"/>
              </w:numPr>
              <w:adjustRightInd/>
              <w:spacing w:line="240" w:lineRule="auto"/>
              <w:ind w:leftChars="0"/>
              <w:jc w:val="both"/>
              <w:textAlignment w:val="auto"/>
              <w:rPr>
                <w:rFonts w:ascii="Times New Roman" w:eastAsia="標楷體" w:hAnsi="Times New Roman"/>
                <w:szCs w:val="24"/>
              </w:rPr>
            </w:pPr>
            <w:r w:rsidRPr="00654963">
              <w:rPr>
                <w:rFonts w:ascii="Times New Roman" w:eastAsia="標楷體" w:hAnsi="Times New Roman"/>
                <w:szCs w:val="24"/>
              </w:rPr>
              <w:lastRenderedPageBreak/>
              <w:t>如</w:t>
            </w:r>
            <w:r w:rsidR="00415E7E" w:rsidRPr="00654963">
              <w:rPr>
                <w:rFonts w:ascii="Times New Roman" w:eastAsia="標楷體" w:hAnsi="Times New Roman"/>
                <w:szCs w:val="24"/>
              </w:rPr>
              <w:t>營運業務部</w:t>
            </w:r>
            <w:r w:rsidRPr="00654963">
              <w:rPr>
                <w:rFonts w:ascii="Times New Roman" w:eastAsia="標楷體" w:hAnsi="Times New Roman"/>
                <w:szCs w:val="24"/>
              </w:rPr>
              <w:t>或各單位</w:t>
            </w:r>
            <w:r w:rsidR="00E61518" w:rsidRPr="00654963">
              <w:rPr>
                <w:rFonts w:ascii="Times New Roman" w:eastAsia="標楷體" w:hAnsi="Times New Roman"/>
                <w:szCs w:val="24"/>
              </w:rPr>
              <w:t>判定情形重大時，應召集會議討論應對措施並留下會議紀錄</w:t>
            </w:r>
            <w:r w:rsidRPr="00654963">
              <w:rPr>
                <w:rFonts w:ascii="Times New Roman" w:eastAsia="標楷體" w:hAnsi="Times New Roman"/>
                <w:szCs w:val="24"/>
              </w:rPr>
              <w:t>。</w:t>
            </w:r>
          </w:p>
          <w:p w14:paraId="46D8809C" w14:textId="0EEC596C" w:rsidR="006B3E32" w:rsidRPr="00654963" w:rsidRDefault="00AA52E8" w:rsidP="0068739E">
            <w:pPr>
              <w:pStyle w:val="110"/>
              <w:numPr>
                <w:ilvl w:val="0"/>
                <w:numId w:val="37"/>
              </w:numPr>
              <w:rPr>
                <w:rFonts w:ascii="Times New Roman" w:eastAsia="標楷體" w:hAnsi="Times New Roman"/>
                <w:szCs w:val="24"/>
              </w:rPr>
            </w:pPr>
            <w:r w:rsidRPr="00654963">
              <w:rPr>
                <w:rFonts w:ascii="Times New Roman" w:eastAsia="標楷體" w:hAnsi="Times New Roman"/>
                <w:color w:val="000000"/>
              </w:rPr>
              <w:t>客訴案件相關處理程序應依【客戶抱怨管理程序】及【銷退作業管理程序】規範執行</w:t>
            </w:r>
          </w:p>
          <w:p w14:paraId="120EBC44" w14:textId="77777777" w:rsidR="001B4379" w:rsidRPr="001B4379" w:rsidRDefault="001B4379" w:rsidP="001B4379">
            <w:pPr>
              <w:pStyle w:val="af4"/>
              <w:numPr>
                <w:ilvl w:val="0"/>
                <w:numId w:val="37"/>
              </w:numPr>
              <w:ind w:leftChars="0"/>
              <w:rPr>
                <w:rFonts w:ascii="Times New Roman" w:eastAsia="標楷體" w:hAnsi="Times New Roman"/>
                <w:szCs w:val="24"/>
              </w:rPr>
            </w:pPr>
            <w:r w:rsidRPr="001B4379">
              <w:rPr>
                <w:rFonts w:ascii="Times New Roman" w:eastAsia="標楷體" w:hAnsi="Times New Roman" w:hint="eastAsia"/>
                <w:szCs w:val="24"/>
              </w:rPr>
              <w:t>「客訴單」及「</w:t>
            </w:r>
            <w:r w:rsidRPr="001B4379">
              <w:rPr>
                <w:rFonts w:ascii="Times New Roman" w:eastAsia="標楷體" w:hAnsi="Times New Roman" w:hint="eastAsia"/>
                <w:szCs w:val="24"/>
              </w:rPr>
              <w:t>CRM</w:t>
            </w:r>
            <w:r w:rsidRPr="001B4379">
              <w:rPr>
                <w:rFonts w:ascii="Times New Roman" w:eastAsia="標楷體" w:hAnsi="Times New Roman" w:hint="eastAsia"/>
                <w:szCs w:val="24"/>
              </w:rPr>
              <w:t>客服資源申請單」應記錄客訴案件原因、處理對策及改善建議，經權責主管核准後並取得客戶確認執行結果後始得結案。</w:t>
            </w:r>
          </w:p>
          <w:p w14:paraId="06F82C18" w14:textId="153FCEEE" w:rsidR="00AA52E8" w:rsidRPr="00654963" w:rsidRDefault="00AA52E8" w:rsidP="0068739E">
            <w:pPr>
              <w:pStyle w:val="110"/>
              <w:numPr>
                <w:ilvl w:val="0"/>
                <w:numId w:val="37"/>
              </w:numPr>
              <w:rPr>
                <w:rFonts w:ascii="Times New Roman" w:eastAsia="標楷體" w:hAnsi="Times New Roman"/>
                <w:szCs w:val="24"/>
              </w:rPr>
            </w:pPr>
            <w:r w:rsidRPr="00654963">
              <w:rPr>
                <w:rFonts w:ascii="Times New Roman" w:eastAsia="標楷體" w:hAnsi="Times New Roman"/>
                <w:color w:val="000000"/>
              </w:rPr>
              <w:t>如為品質異常應由</w:t>
            </w:r>
            <w:r w:rsidR="00D716B2">
              <w:rPr>
                <w:rFonts w:ascii="Times New Roman" w:eastAsia="標楷體" w:hAnsi="Times New Roman"/>
                <w:color w:val="000000"/>
              </w:rPr>
              <w:t>品管</w:t>
            </w:r>
            <w:r w:rsidRPr="00654963">
              <w:rPr>
                <w:rFonts w:ascii="Times New Roman" w:eastAsia="標楷體" w:hAnsi="Times New Roman"/>
                <w:color w:val="000000"/>
              </w:rPr>
              <w:t>人員出具相關分析報告。</w:t>
            </w:r>
          </w:p>
          <w:p w14:paraId="0677EE2B" w14:textId="1C2F3D42" w:rsidR="00FF168A" w:rsidRPr="00654963" w:rsidRDefault="00FF168A" w:rsidP="0068739E">
            <w:pPr>
              <w:pStyle w:val="110"/>
              <w:numPr>
                <w:ilvl w:val="0"/>
                <w:numId w:val="37"/>
              </w:numPr>
              <w:rPr>
                <w:rFonts w:ascii="Times New Roman" w:eastAsia="標楷體" w:hAnsi="Times New Roman"/>
                <w:szCs w:val="24"/>
              </w:rPr>
            </w:pPr>
            <w:r w:rsidRPr="00654963">
              <w:rPr>
                <w:rFonts w:ascii="Times New Roman" w:eastAsia="標楷體" w:hAnsi="Times New Roman"/>
                <w:szCs w:val="24"/>
              </w:rPr>
              <w:t>若確認產品需要進行設計變更，應依據【設計變更審查管理程序】實施之。</w:t>
            </w:r>
          </w:p>
          <w:p w14:paraId="25B2916B" w14:textId="10722812" w:rsidR="002566A3" w:rsidRPr="00654963" w:rsidRDefault="0072762E" w:rsidP="0068739E">
            <w:pPr>
              <w:pStyle w:val="110"/>
              <w:numPr>
                <w:ilvl w:val="0"/>
                <w:numId w:val="37"/>
              </w:numPr>
              <w:rPr>
                <w:rFonts w:ascii="Times New Roman" w:eastAsia="標楷體" w:hAnsi="Times New Roman"/>
                <w:szCs w:val="24"/>
              </w:rPr>
            </w:pPr>
            <w:r w:rsidRPr="00654963">
              <w:rPr>
                <w:rFonts w:ascii="Times New Roman" w:eastAsia="標楷體" w:hAnsi="Times New Roman"/>
                <w:szCs w:val="24"/>
              </w:rPr>
              <w:t>客訴案件之責任判定，權責主管得視案件之重大性，針對案件責任歸屬人員進行合宜之懲戒行為。</w:t>
            </w:r>
          </w:p>
          <w:p w14:paraId="3F90303B" w14:textId="28F046CF" w:rsidR="00FF168A" w:rsidRPr="00654963" w:rsidRDefault="003B14AB" w:rsidP="00733E01">
            <w:pPr>
              <w:pStyle w:val="110"/>
              <w:numPr>
                <w:ilvl w:val="0"/>
                <w:numId w:val="37"/>
              </w:numPr>
              <w:rPr>
                <w:rFonts w:ascii="Times New Roman" w:eastAsia="標楷體" w:hAnsi="Times New Roman"/>
                <w:szCs w:val="24"/>
              </w:rPr>
            </w:pPr>
            <w:r w:rsidRPr="00654963">
              <w:rPr>
                <w:rFonts w:ascii="Times New Roman" w:eastAsia="標楷體" w:hAnsi="Times New Roman"/>
                <w:szCs w:val="24"/>
              </w:rPr>
              <w:t>營運業務部應妥善</w:t>
            </w:r>
            <w:r w:rsidR="00F13E56" w:rsidRPr="00654963">
              <w:rPr>
                <w:rFonts w:ascii="Times New Roman" w:eastAsia="標楷體" w:hAnsi="Times New Roman"/>
                <w:szCs w:val="24"/>
              </w:rPr>
              <w:t>保存「客訴單」並定期追蹤客訴處理進度，確保客訴案件</w:t>
            </w:r>
            <w:r w:rsidR="00733E01">
              <w:rPr>
                <w:rFonts w:ascii="Times New Roman" w:eastAsia="標楷體" w:hAnsi="Times New Roman" w:hint="eastAsia"/>
                <w:szCs w:val="24"/>
              </w:rPr>
              <w:t>有</w:t>
            </w:r>
            <w:r w:rsidR="00F13E56" w:rsidRPr="00654963">
              <w:rPr>
                <w:rFonts w:ascii="Times New Roman" w:eastAsia="標楷體" w:hAnsi="Times New Roman"/>
                <w:szCs w:val="24"/>
              </w:rPr>
              <w:t>妥善處理</w:t>
            </w:r>
            <w:r w:rsidR="00257A60" w:rsidRPr="00654963">
              <w:rPr>
                <w:rFonts w:ascii="Times New Roman" w:eastAsia="標楷體" w:hAnsi="Times New Roman"/>
                <w:szCs w:val="24"/>
              </w:rPr>
              <w:t>。</w:t>
            </w:r>
          </w:p>
        </w:tc>
        <w:tc>
          <w:tcPr>
            <w:tcW w:w="3912" w:type="dxa"/>
            <w:tcBorders>
              <w:top w:val="single" w:sz="6" w:space="0" w:color="auto"/>
              <w:left w:val="single" w:sz="6" w:space="0" w:color="auto"/>
              <w:bottom w:val="single" w:sz="6" w:space="0" w:color="auto"/>
              <w:right w:val="single" w:sz="6" w:space="0" w:color="auto"/>
            </w:tcBorders>
          </w:tcPr>
          <w:p w14:paraId="19971224" w14:textId="77777777" w:rsidR="002566A3" w:rsidRPr="00654963" w:rsidRDefault="002566A3" w:rsidP="0068739E">
            <w:pPr>
              <w:numPr>
                <w:ilvl w:val="0"/>
                <w:numId w:val="38"/>
              </w:numPr>
              <w:autoSpaceDE w:val="0"/>
              <w:autoSpaceDN w:val="0"/>
              <w:spacing w:line="240" w:lineRule="auto"/>
              <w:jc w:val="both"/>
              <w:rPr>
                <w:rFonts w:ascii="Times New Roman" w:eastAsia="標楷體" w:hAnsi="Times New Roman"/>
                <w:szCs w:val="24"/>
              </w:rPr>
            </w:pPr>
            <w:r w:rsidRPr="00654963">
              <w:rPr>
                <w:rFonts w:ascii="Times New Roman" w:eastAsia="標楷體" w:hAnsi="Times New Roman"/>
                <w:szCs w:val="24"/>
              </w:rPr>
              <w:t>依據資料：</w:t>
            </w:r>
          </w:p>
          <w:p w14:paraId="539FA639" w14:textId="77777777" w:rsidR="002566A3" w:rsidRPr="00654963" w:rsidRDefault="002566A3" w:rsidP="0068739E">
            <w:pPr>
              <w:pStyle w:val="af4"/>
              <w:numPr>
                <w:ilvl w:val="1"/>
                <w:numId w:val="38"/>
              </w:numPr>
              <w:autoSpaceDE w:val="0"/>
              <w:autoSpaceDN w:val="0"/>
              <w:spacing w:line="240" w:lineRule="auto"/>
              <w:ind w:leftChars="0"/>
              <w:jc w:val="both"/>
              <w:rPr>
                <w:rFonts w:ascii="Times New Roman" w:eastAsia="標楷體" w:hAnsi="Times New Roman"/>
                <w:szCs w:val="24"/>
              </w:rPr>
            </w:pPr>
            <w:r w:rsidRPr="00654963">
              <w:rPr>
                <w:rFonts w:ascii="Times New Roman" w:eastAsia="標楷體" w:hAnsi="Times New Roman"/>
                <w:szCs w:val="24"/>
              </w:rPr>
              <w:t>核決權限表</w:t>
            </w:r>
          </w:p>
          <w:p w14:paraId="029A4903" w14:textId="218D1B74" w:rsidR="002566A3" w:rsidRPr="00654963" w:rsidRDefault="000E387C" w:rsidP="0068739E">
            <w:pPr>
              <w:pStyle w:val="af4"/>
              <w:numPr>
                <w:ilvl w:val="1"/>
                <w:numId w:val="38"/>
              </w:numPr>
              <w:autoSpaceDE w:val="0"/>
              <w:autoSpaceDN w:val="0"/>
              <w:spacing w:line="240" w:lineRule="auto"/>
              <w:ind w:leftChars="0"/>
              <w:jc w:val="both"/>
              <w:rPr>
                <w:rFonts w:ascii="Times New Roman" w:eastAsia="標楷體" w:hAnsi="Times New Roman"/>
                <w:szCs w:val="24"/>
              </w:rPr>
            </w:pPr>
            <w:r w:rsidRPr="00654963">
              <w:rPr>
                <w:rFonts w:ascii="Times New Roman" w:eastAsia="標楷體" w:hAnsi="Times New Roman"/>
              </w:rPr>
              <w:t>客戶抱怨管理程序</w:t>
            </w:r>
          </w:p>
          <w:p w14:paraId="619AE245" w14:textId="2493EBE8" w:rsidR="00317C6F" w:rsidRPr="00654963" w:rsidRDefault="000E387C" w:rsidP="0068739E">
            <w:pPr>
              <w:pStyle w:val="af4"/>
              <w:numPr>
                <w:ilvl w:val="1"/>
                <w:numId w:val="38"/>
              </w:numPr>
              <w:autoSpaceDE w:val="0"/>
              <w:autoSpaceDN w:val="0"/>
              <w:spacing w:line="240" w:lineRule="auto"/>
              <w:ind w:leftChars="0"/>
              <w:jc w:val="both"/>
              <w:rPr>
                <w:rFonts w:ascii="Times New Roman" w:eastAsia="標楷體" w:hAnsi="Times New Roman"/>
                <w:szCs w:val="24"/>
              </w:rPr>
            </w:pPr>
            <w:r w:rsidRPr="00654963">
              <w:rPr>
                <w:rFonts w:ascii="Times New Roman" w:eastAsia="標楷體" w:hAnsi="Times New Roman"/>
                <w:szCs w:val="24"/>
              </w:rPr>
              <w:t>銷退作業管</w:t>
            </w:r>
            <w:r w:rsidR="009C090C">
              <w:rPr>
                <w:rFonts w:ascii="Times New Roman" w:eastAsia="標楷體" w:hAnsi="Times New Roman" w:hint="eastAsia"/>
                <w:szCs w:val="24"/>
              </w:rPr>
              <w:t>制辦法</w:t>
            </w:r>
          </w:p>
          <w:p w14:paraId="3E831DFE" w14:textId="23398D14" w:rsidR="002F7F0A" w:rsidRPr="00654963" w:rsidRDefault="001B4379" w:rsidP="001B4379">
            <w:pPr>
              <w:pStyle w:val="af4"/>
              <w:numPr>
                <w:ilvl w:val="1"/>
                <w:numId w:val="38"/>
              </w:numPr>
              <w:autoSpaceDE w:val="0"/>
              <w:autoSpaceDN w:val="0"/>
              <w:spacing w:line="240" w:lineRule="auto"/>
              <w:ind w:leftChars="0"/>
              <w:jc w:val="both"/>
              <w:rPr>
                <w:rFonts w:ascii="Times New Roman" w:eastAsia="標楷體" w:hAnsi="Times New Roman"/>
                <w:szCs w:val="24"/>
              </w:rPr>
            </w:pPr>
            <w:r w:rsidRPr="001B4379">
              <w:rPr>
                <w:rFonts w:ascii="Times New Roman" w:eastAsia="標楷體" w:hAnsi="Times New Roman" w:hint="eastAsia"/>
                <w:szCs w:val="24"/>
              </w:rPr>
              <w:t>內控制度：</w:t>
            </w:r>
            <w:r w:rsidRPr="001B4379">
              <w:rPr>
                <w:rFonts w:ascii="Times New Roman" w:eastAsia="標楷體" w:hAnsi="Times New Roman" w:hint="eastAsia"/>
                <w:szCs w:val="24"/>
              </w:rPr>
              <w:t xml:space="preserve">CR-100 </w:t>
            </w:r>
            <w:r w:rsidRPr="001B4379">
              <w:rPr>
                <w:rFonts w:ascii="Times New Roman" w:eastAsia="標楷體" w:hAnsi="Times New Roman" w:hint="eastAsia"/>
                <w:szCs w:val="24"/>
              </w:rPr>
              <w:t>研發循環</w:t>
            </w:r>
          </w:p>
          <w:p w14:paraId="5A9556EB" w14:textId="0D5218C6" w:rsidR="006B3E32" w:rsidRPr="00654963" w:rsidRDefault="006B3E32" w:rsidP="0068739E">
            <w:pPr>
              <w:pStyle w:val="af4"/>
              <w:numPr>
                <w:ilvl w:val="1"/>
                <w:numId w:val="38"/>
              </w:numPr>
              <w:autoSpaceDE w:val="0"/>
              <w:autoSpaceDN w:val="0"/>
              <w:spacing w:line="240" w:lineRule="auto"/>
              <w:ind w:leftChars="0"/>
              <w:jc w:val="both"/>
              <w:rPr>
                <w:rFonts w:ascii="Times New Roman" w:eastAsia="標楷體" w:hAnsi="Times New Roman"/>
                <w:szCs w:val="24"/>
              </w:rPr>
            </w:pPr>
            <w:r w:rsidRPr="00654963">
              <w:rPr>
                <w:rFonts w:ascii="Times New Roman" w:eastAsia="標楷體" w:hAnsi="Times New Roman"/>
                <w:szCs w:val="24"/>
              </w:rPr>
              <w:t>不合格品作業管理程序</w:t>
            </w:r>
            <w:ins w:id="231" w:author="Chan, Isabel T." w:date="2022-03-30T14:12:00Z">
              <w:r w:rsidR="00AA65B1">
                <w:rPr>
                  <w:rFonts w:ascii="Times New Roman" w:eastAsia="標楷體" w:hAnsi="Times New Roman" w:hint="eastAsia"/>
                  <w:szCs w:val="24"/>
                </w:rPr>
                <w:t>書</w:t>
              </w:r>
            </w:ins>
          </w:p>
          <w:p w14:paraId="73EFB24E" w14:textId="77777777" w:rsidR="002566A3" w:rsidRPr="00654963" w:rsidRDefault="002566A3" w:rsidP="0038309A">
            <w:pPr>
              <w:autoSpaceDE w:val="0"/>
              <w:autoSpaceDN w:val="0"/>
              <w:spacing w:line="240" w:lineRule="auto"/>
              <w:jc w:val="both"/>
              <w:rPr>
                <w:rFonts w:ascii="Times New Roman" w:eastAsia="標楷體" w:hAnsi="Times New Roman"/>
                <w:szCs w:val="24"/>
              </w:rPr>
            </w:pPr>
          </w:p>
          <w:p w14:paraId="4D985FB6" w14:textId="77777777" w:rsidR="002566A3" w:rsidRPr="00654963" w:rsidRDefault="002566A3" w:rsidP="0068739E">
            <w:pPr>
              <w:numPr>
                <w:ilvl w:val="0"/>
                <w:numId w:val="38"/>
              </w:numPr>
              <w:autoSpaceDE w:val="0"/>
              <w:autoSpaceDN w:val="0"/>
              <w:spacing w:line="240" w:lineRule="auto"/>
              <w:jc w:val="both"/>
              <w:rPr>
                <w:rFonts w:ascii="Times New Roman" w:eastAsia="標楷體" w:hAnsi="Times New Roman"/>
                <w:szCs w:val="24"/>
              </w:rPr>
            </w:pPr>
            <w:r w:rsidRPr="00654963">
              <w:rPr>
                <w:rFonts w:ascii="Times New Roman" w:eastAsia="標楷體" w:hAnsi="Times New Roman"/>
                <w:szCs w:val="24"/>
              </w:rPr>
              <w:t>使用表單：</w:t>
            </w:r>
          </w:p>
          <w:p w14:paraId="2550B607" w14:textId="77777777" w:rsidR="00161AB7" w:rsidRPr="00654963" w:rsidRDefault="00161AB7" w:rsidP="0068739E">
            <w:pPr>
              <w:pStyle w:val="af4"/>
              <w:numPr>
                <w:ilvl w:val="0"/>
                <w:numId w:val="38"/>
              </w:numPr>
              <w:adjustRightInd/>
              <w:spacing w:line="240" w:lineRule="auto"/>
              <w:ind w:leftChars="0"/>
              <w:jc w:val="both"/>
              <w:textAlignment w:val="auto"/>
              <w:rPr>
                <w:rFonts w:ascii="Times New Roman" w:eastAsia="標楷體" w:hAnsi="Times New Roman"/>
                <w:vanish/>
              </w:rPr>
            </w:pPr>
          </w:p>
          <w:p w14:paraId="10EE839B" w14:textId="77777777" w:rsidR="004C5F14" w:rsidRPr="00654963" w:rsidRDefault="003B14AB" w:rsidP="0068739E">
            <w:pPr>
              <w:pStyle w:val="af4"/>
              <w:numPr>
                <w:ilvl w:val="1"/>
                <w:numId w:val="38"/>
              </w:numPr>
              <w:adjustRightInd/>
              <w:spacing w:line="240" w:lineRule="auto"/>
              <w:ind w:leftChars="0"/>
              <w:jc w:val="both"/>
              <w:textAlignment w:val="auto"/>
              <w:rPr>
                <w:rFonts w:ascii="Times New Roman" w:eastAsia="標楷體" w:hAnsi="Times New Roman"/>
              </w:rPr>
            </w:pPr>
            <w:r w:rsidRPr="00654963">
              <w:rPr>
                <w:rFonts w:ascii="Times New Roman" w:eastAsia="標楷體" w:hAnsi="Times New Roman"/>
              </w:rPr>
              <w:t>客訴單</w:t>
            </w:r>
          </w:p>
          <w:p w14:paraId="08E9D49D" w14:textId="72FE4CD1" w:rsidR="00F13E56" w:rsidRPr="00654963" w:rsidRDefault="0022022C" w:rsidP="0068739E">
            <w:pPr>
              <w:pStyle w:val="af4"/>
              <w:numPr>
                <w:ilvl w:val="1"/>
                <w:numId w:val="38"/>
              </w:numPr>
              <w:adjustRightInd/>
              <w:spacing w:line="240" w:lineRule="auto"/>
              <w:ind w:leftChars="0"/>
              <w:jc w:val="both"/>
              <w:textAlignment w:val="auto"/>
              <w:rPr>
                <w:rFonts w:ascii="Times New Roman" w:eastAsia="標楷體" w:hAnsi="Times New Roman"/>
              </w:rPr>
            </w:pPr>
            <w:r w:rsidRPr="00654963">
              <w:rPr>
                <w:rFonts w:ascii="Times New Roman" w:eastAsia="標楷體" w:hAnsi="Times New Roman"/>
              </w:rPr>
              <w:t>CRM</w:t>
            </w:r>
            <w:r w:rsidRPr="00654963">
              <w:rPr>
                <w:rFonts w:ascii="Times New Roman" w:eastAsia="標楷體" w:hAnsi="Times New Roman"/>
              </w:rPr>
              <w:t>客服資源申請單</w:t>
            </w:r>
          </w:p>
        </w:tc>
      </w:tr>
      <w:bookmarkEnd w:id="0"/>
      <w:bookmarkEnd w:id="1"/>
      <w:bookmarkEnd w:id="2"/>
      <w:bookmarkEnd w:id="3"/>
      <w:bookmarkEnd w:id="4"/>
      <w:bookmarkEnd w:id="5"/>
      <w:bookmarkEnd w:id="6"/>
      <w:bookmarkEnd w:id="8"/>
      <w:bookmarkEnd w:id="7"/>
    </w:tbl>
    <w:p w14:paraId="5F7D7221" w14:textId="4F2784E2" w:rsidR="00DD2AD8" w:rsidRPr="00D27052" w:rsidRDefault="00DD2AD8" w:rsidP="007E5CCD">
      <w:pPr>
        <w:widowControl/>
        <w:adjustRightInd/>
        <w:spacing w:line="240" w:lineRule="auto"/>
        <w:textAlignment w:val="auto"/>
        <w:rPr>
          <w:rFonts w:eastAsia="標楷體"/>
          <w:spacing w:val="20"/>
          <w:szCs w:val="24"/>
        </w:rPr>
      </w:pPr>
    </w:p>
    <w:p w14:paraId="3A21B36F" w14:textId="2847273A" w:rsidR="00DD2AD8" w:rsidRDefault="00DD2AD8">
      <w:pPr>
        <w:widowControl/>
        <w:adjustRightInd/>
        <w:spacing w:line="240" w:lineRule="auto"/>
        <w:textAlignment w:val="auto"/>
        <w:rPr>
          <w:rFonts w:eastAsia="標楷體"/>
          <w:spacing w:val="20"/>
          <w:szCs w:val="24"/>
        </w:rPr>
      </w:pPr>
      <w:r w:rsidRPr="00D27052">
        <w:rPr>
          <w:rFonts w:eastAsia="標楷體"/>
          <w:spacing w:val="20"/>
          <w:szCs w:val="24"/>
        </w:rPr>
        <w:br w:type="page"/>
      </w:r>
      <w:r w:rsidR="0060126F" w:rsidRPr="0060126F">
        <w:rPr>
          <w:rFonts w:ascii="Calibri" w:eastAsia="新細明體" w:hAnsi="Calibri"/>
          <w:noProof/>
          <w:kern w:val="2"/>
          <w:szCs w:val="22"/>
        </w:rPr>
        <w:lastRenderedPageBreak/>
        <mc:AlternateContent>
          <mc:Choice Requires="wpc">
            <w:drawing>
              <wp:inline distT="0" distB="0" distL="0" distR="0" wp14:anchorId="6D637784" wp14:editId="088CC499">
                <wp:extent cx="9450705" cy="5451156"/>
                <wp:effectExtent l="0" t="0" r="17145" b="35560"/>
                <wp:docPr id="210" name="畫布 21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34" name="矩形 34"/>
                        <wps:cNvSpPr/>
                        <wps:spPr>
                          <a:xfrm>
                            <a:off x="1465" y="3093"/>
                            <a:ext cx="9449240" cy="32639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1C913CAF" w14:textId="77777777" w:rsidR="008A4CD7" w:rsidRDefault="008A4CD7" w:rsidP="0060126F">
                              <w:pPr>
                                <w:pStyle w:val="Web"/>
                                <w:spacing w:before="0" w:beforeAutospacing="0" w:after="0" w:afterAutospacing="0"/>
                              </w:pPr>
                              <w:r>
                                <w:rPr>
                                  <w:rFonts w:ascii="Times New Roman" w:eastAsia="標楷體" w:hAnsi="Times New Roman"/>
                                </w:rPr>
                                <w:t>CS-109</w:t>
                              </w:r>
                              <w:r>
                                <w:rPr>
                                  <w:rFonts w:eastAsia="標楷體" w:hAnsi="標楷體" w:cs="Times New Roman" w:hint="eastAsia"/>
                                </w:rPr>
                                <w:t>銷貨退回及折讓作業</w:t>
                              </w:r>
                              <w:r w:rsidRPr="007A7EA1">
                                <w:rPr>
                                  <w:rFonts w:ascii="Times New Roman" w:eastAsia="標楷體" w:hAnsi="Times New Roman" w:cs="Times New Roman"/>
                                </w:rPr>
                                <w:t>- 1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 name="矩形 35"/>
                        <wps:cNvSpPr/>
                        <wps:spPr>
                          <a:xfrm>
                            <a:off x="1466" y="329331"/>
                            <a:ext cx="280033" cy="5121156"/>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D303CD1" w14:textId="77777777" w:rsidR="008A4CD7" w:rsidRDefault="008A4CD7" w:rsidP="0060126F">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6" name="矩形 36"/>
                        <wps:cNvSpPr/>
                        <wps:spPr>
                          <a:xfrm>
                            <a:off x="281499" y="329439"/>
                            <a:ext cx="5053965" cy="32702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5F703DAA" w14:textId="77777777" w:rsidR="008A4CD7" w:rsidRDefault="008A4CD7" w:rsidP="0060126F">
                              <w:pPr>
                                <w:pStyle w:val="Web"/>
                                <w:spacing w:before="0" w:beforeAutospacing="0" w:after="0" w:afterAutospacing="0"/>
                                <w:jc w:val="center"/>
                              </w:pPr>
                              <w:r>
                                <w:rPr>
                                  <w:rFonts w:ascii="Times New Roman" w:eastAsia="標楷體" w:hAnsi="標楷體" w:hint="eastAsia"/>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7" name="流程圖: 決策 37"/>
                        <wps:cNvSpPr/>
                        <wps:spPr>
                          <a:xfrm>
                            <a:off x="2246239" y="2671445"/>
                            <a:ext cx="1156970" cy="687705"/>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7987945C"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8" name="矩形 38"/>
                        <wps:cNvSpPr/>
                        <wps:spPr>
                          <a:xfrm>
                            <a:off x="383930" y="1274445"/>
                            <a:ext cx="1156970" cy="4311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D4A866C"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接獲客訴並與客戶索取證明</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40" name="流程圖: 結束點 40"/>
                        <wps:cNvSpPr/>
                        <wps:spPr>
                          <a:xfrm>
                            <a:off x="382465" y="717202"/>
                            <a:ext cx="1203960" cy="429260"/>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0506A730"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開始</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41" name="矩形 41"/>
                        <wps:cNvSpPr/>
                        <wps:spPr>
                          <a:xfrm>
                            <a:off x="1661963" y="4061622"/>
                            <a:ext cx="455295" cy="309880"/>
                          </a:xfrm>
                          <a:prstGeom prst="rect">
                            <a:avLst/>
                          </a:prstGeom>
                          <a:noFill/>
                          <a:ln w="12700" cap="flat" cmpd="sng" algn="ctr">
                            <a:noFill/>
                            <a:prstDash val="solid"/>
                            <a:miter lim="800000"/>
                          </a:ln>
                          <a:effectLst/>
                        </wps:spPr>
                        <wps:txbx>
                          <w:txbxContent>
                            <w:p w14:paraId="584D469F" w14:textId="77777777" w:rsidR="008A4CD7" w:rsidRDefault="008A4CD7" w:rsidP="0060126F">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矩形 42"/>
                        <wps:cNvSpPr/>
                        <wps:spPr>
                          <a:xfrm>
                            <a:off x="5873714" y="4651160"/>
                            <a:ext cx="455295" cy="309880"/>
                          </a:xfrm>
                          <a:prstGeom prst="rect">
                            <a:avLst/>
                          </a:prstGeom>
                          <a:noFill/>
                          <a:ln w="12700" cap="flat" cmpd="sng" algn="ctr">
                            <a:noFill/>
                            <a:prstDash val="solid"/>
                            <a:miter lim="800000"/>
                          </a:ln>
                          <a:effectLst/>
                        </wps:spPr>
                        <wps:txbx>
                          <w:txbxContent>
                            <w:p w14:paraId="04DAB07C" w14:textId="77777777" w:rsidR="008A4CD7" w:rsidRPr="002D3FBF" w:rsidRDefault="008A4CD7" w:rsidP="0060126F">
                              <w:pPr>
                                <w:pStyle w:val="Web"/>
                                <w:spacing w:before="0" w:beforeAutospacing="0" w:after="0" w:afterAutospacing="0"/>
                                <w:jc w:val="center"/>
                                <w:rPr>
                                  <w:rFonts w:ascii="標楷體" w:eastAsia="標楷體" w:hAnsi="標楷體"/>
                                </w:rPr>
                              </w:pPr>
                              <w:r w:rsidRPr="002D3FBF">
                                <w:rPr>
                                  <w:rFonts w:ascii="標楷體" w:eastAsia="標楷體" w:hAnsi="標楷體" w:hint="eastAsia"/>
                                  <w:sz w:val="20"/>
                                  <w:szCs w:val="20"/>
                                </w:rPr>
                                <w:t>換貨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5" name="矩形 45"/>
                        <wps:cNvSpPr/>
                        <wps:spPr>
                          <a:xfrm>
                            <a:off x="2246239" y="1277019"/>
                            <a:ext cx="1156970" cy="4292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B3D1C19"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填寫相關文件</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48" name="流程圖: 多重文件 48"/>
                        <wps:cNvSpPr/>
                        <wps:spPr>
                          <a:xfrm>
                            <a:off x="2967599" y="1514821"/>
                            <a:ext cx="1339850" cy="915488"/>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59ADF794" w14:textId="77777777" w:rsidR="008A4CD7" w:rsidRPr="00502A66" w:rsidRDefault="008A4CD7" w:rsidP="0068739E">
                              <w:pPr>
                                <w:pStyle w:val="af4"/>
                                <w:widowControl/>
                                <w:numPr>
                                  <w:ilvl w:val="0"/>
                                  <w:numId w:val="10"/>
                                </w:numPr>
                                <w:adjustRightInd/>
                                <w:spacing w:line="240" w:lineRule="auto"/>
                                <w:ind w:leftChars="0"/>
                                <w:textAlignment w:val="auto"/>
                                <w:rPr>
                                  <w:rFonts w:ascii="標楷體" w:eastAsia="標楷體" w:hAnsi="標楷體"/>
                                  <w:sz w:val="20"/>
                                </w:rPr>
                              </w:pPr>
                              <w:r w:rsidRPr="00502A66">
                                <w:rPr>
                                  <w:rFonts w:ascii="標楷體" w:eastAsia="標楷體" w:hAnsi="標楷體" w:hint="eastAsia"/>
                                  <w:sz w:val="20"/>
                                </w:rPr>
                                <w:t>客訴單</w:t>
                              </w:r>
                            </w:p>
                            <w:p w14:paraId="01FFDF3B" w14:textId="77777777" w:rsidR="008A4CD7" w:rsidRPr="00502A66" w:rsidRDefault="008A4CD7" w:rsidP="0068739E">
                              <w:pPr>
                                <w:pStyle w:val="af4"/>
                                <w:widowControl/>
                                <w:numPr>
                                  <w:ilvl w:val="0"/>
                                  <w:numId w:val="10"/>
                                </w:numPr>
                                <w:adjustRightInd/>
                                <w:spacing w:line="240" w:lineRule="auto"/>
                                <w:ind w:leftChars="0"/>
                                <w:textAlignment w:val="auto"/>
                                <w:rPr>
                                  <w:rFonts w:ascii="Times New Roman" w:eastAsia="標楷體" w:hAnsi="Times New Roman"/>
                                  <w:sz w:val="20"/>
                                </w:rPr>
                              </w:pPr>
                              <w:r w:rsidRPr="00502A66">
                                <w:rPr>
                                  <w:rFonts w:ascii="Times New Roman" w:eastAsia="標楷體" w:hAnsi="Times New Roman"/>
                                  <w:sz w:val="20"/>
                                </w:rPr>
                                <w:t>CRM</w:t>
                              </w:r>
                              <w:r w:rsidRPr="00502A66">
                                <w:rPr>
                                  <w:rFonts w:ascii="Times New Roman" w:eastAsia="標楷體" w:hAnsi="Times New Roman"/>
                                  <w:sz w:val="20"/>
                                </w:rPr>
                                <w:t>客服資源申請作業</w:t>
                              </w:r>
                            </w:p>
                          </w:txbxContent>
                        </wps:txbx>
                        <wps:bodyPr rot="0" spcFirstLastPara="0" vertOverflow="overflow" horzOverflow="overflow" vert="horz" wrap="square" lIns="3600" tIns="3600" rIns="3600" bIns="3600" numCol="1" spcCol="0" rtlCol="0" fromWordArt="0" anchor="ctr" anchorCtr="0" forceAA="0" compatLnSpc="1">
                          <a:prstTxWarp prst="textNoShape">
                            <a:avLst/>
                          </a:prstTxWarp>
                          <a:noAutofit/>
                        </wps:bodyPr>
                      </wps:wsp>
                      <wps:wsp>
                        <wps:cNvPr id="50" name="矩形 50"/>
                        <wps:cNvSpPr/>
                        <wps:spPr>
                          <a:xfrm>
                            <a:off x="2239694" y="3579201"/>
                            <a:ext cx="1156970" cy="4292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007C9D0"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填寫銷退單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51" name="流程圖: 文件 51"/>
                        <wps:cNvSpPr/>
                        <wps:spPr>
                          <a:xfrm>
                            <a:off x="3170115" y="3811426"/>
                            <a:ext cx="1064895" cy="594995"/>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39C2637F" w14:textId="77777777" w:rsidR="008A4CD7" w:rsidRDefault="008A4CD7" w:rsidP="0060126F">
                              <w:pPr>
                                <w:pStyle w:val="Web"/>
                                <w:spacing w:before="0" w:beforeAutospacing="0" w:after="0" w:afterAutospacing="0"/>
                                <w:jc w:val="center"/>
                              </w:pPr>
                              <w:r>
                                <w:rPr>
                                  <w:rFonts w:ascii="Times New Roman" w:eastAsia="標楷體" w:hAnsi="Times New Roman" w:hint="eastAsia"/>
                                  <w:sz w:val="20"/>
                                  <w:szCs w:val="20"/>
                                </w:rPr>
                                <w:t>銷退</w:t>
                              </w:r>
                              <w:r>
                                <w:rPr>
                                  <w:rFonts w:eastAsia="標楷體" w:hAnsi="標楷體" w:hint="eastAsia"/>
                                  <w:sz w:val="20"/>
                                  <w:szCs w:val="20"/>
                                </w:rPr>
                                <w:t>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52" name="直線單箭頭接點 52"/>
                        <wps:cNvCnPr/>
                        <wps:spPr>
                          <a:xfrm flipH="1">
                            <a:off x="2824678" y="4008024"/>
                            <a:ext cx="98" cy="261816"/>
                          </a:xfrm>
                          <a:prstGeom prst="straightConnector1">
                            <a:avLst/>
                          </a:prstGeom>
                          <a:noFill/>
                          <a:ln w="12700" cap="flat" cmpd="sng" algn="ctr">
                            <a:solidFill>
                              <a:sysClr val="windowText" lastClr="000000"/>
                            </a:solidFill>
                            <a:prstDash val="solid"/>
                            <a:miter lim="800000"/>
                            <a:tailEnd type="triangle"/>
                          </a:ln>
                          <a:effectLst/>
                        </wps:spPr>
                        <wps:bodyPr/>
                      </wps:wsp>
                      <wps:wsp>
                        <wps:cNvPr id="53" name="流程圖: 決策 53"/>
                        <wps:cNvSpPr/>
                        <wps:spPr>
                          <a:xfrm>
                            <a:off x="2245751" y="4271645"/>
                            <a:ext cx="1156970" cy="68707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69F80B18"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 name="矩形 54"/>
                        <wps:cNvSpPr/>
                        <wps:spPr>
                          <a:xfrm>
                            <a:off x="5947716" y="3050859"/>
                            <a:ext cx="1156970" cy="4292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E7C17DB"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紀錄退貨品項及數量</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60" name="直線單箭頭接點 60"/>
                        <wps:cNvCnPr/>
                        <wps:spPr>
                          <a:xfrm flipH="1">
                            <a:off x="6524931" y="3481389"/>
                            <a:ext cx="635" cy="453390"/>
                          </a:xfrm>
                          <a:prstGeom prst="straightConnector1">
                            <a:avLst/>
                          </a:prstGeom>
                          <a:noFill/>
                          <a:ln w="12700" cap="flat" cmpd="sng" algn="ctr">
                            <a:solidFill>
                              <a:sysClr val="windowText" lastClr="000000"/>
                            </a:solidFill>
                            <a:prstDash val="solid"/>
                            <a:miter lim="800000"/>
                            <a:tailEnd type="triangle"/>
                          </a:ln>
                          <a:effectLst/>
                        </wps:spPr>
                        <wps:bodyPr/>
                      </wps:wsp>
                      <wps:wsp>
                        <wps:cNvPr id="75" name="矩形 75"/>
                        <wps:cNvSpPr/>
                        <wps:spPr>
                          <a:xfrm>
                            <a:off x="5947716" y="1219319"/>
                            <a:ext cx="1156970" cy="4292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86FBDF0"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辦理收貨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9" name="流程圖: 文件 79"/>
                        <wps:cNvSpPr/>
                        <wps:spPr>
                          <a:xfrm>
                            <a:off x="6693207" y="1556579"/>
                            <a:ext cx="876436" cy="355008"/>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1CEBC685" w14:textId="77777777" w:rsidR="008A4CD7" w:rsidRDefault="008A4CD7" w:rsidP="0060126F">
                              <w:pPr>
                                <w:pStyle w:val="Web"/>
                                <w:spacing w:before="0" w:beforeAutospacing="0" w:after="0" w:afterAutospacing="0"/>
                                <w:jc w:val="center"/>
                              </w:pPr>
                              <w:r>
                                <w:rPr>
                                  <w:rFonts w:ascii="Times New Roman" w:eastAsia="標楷體" w:hAnsi="Times New Roman" w:hint="eastAsia"/>
                                  <w:sz w:val="20"/>
                                  <w:szCs w:val="20"/>
                                </w:rPr>
                                <w:t>銷退單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76" name="矩形 176"/>
                        <wps:cNvSpPr/>
                        <wps:spPr>
                          <a:xfrm>
                            <a:off x="5957094" y="2277429"/>
                            <a:ext cx="1156970" cy="43053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DD3ABF2"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貨品入庫並確實擺放</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77" name="流程圖: 決策 177"/>
                        <wps:cNvSpPr/>
                        <wps:spPr>
                          <a:xfrm>
                            <a:off x="5957094" y="3934787"/>
                            <a:ext cx="1156970" cy="888451"/>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3EB0A7E7"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判斷客訴為退</w:t>
                              </w:r>
                              <w:r>
                                <w:rPr>
                                  <w:rFonts w:eastAsia="標楷體" w:hAnsi="標楷體" w:cs="Times New Roman" w:hint="eastAsia"/>
                                  <w:sz w:val="20"/>
                                  <w:szCs w:val="20"/>
                                </w:rPr>
                                <w:t>/</w:t>
                              </w:r>
                              <w:r>
                                <w:rPr>
                                  <w:rFonts w:eastAsia="標楷體" w:hAnsi="標楷體" w:cs="Times New Roman" w:hint="eastAsia"/>
                                  <w:sz w:val="20"/>
                                  <w:szCs w:val="20"/>
                                </w:rPr>
                                <w:t>換貨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78" name="矩形 178"/>
                        <wps:cNvSpPr/>
                        <wps:spPr>
                          <a:xfrm>
                            <a:off x="8146255" y="1223339"/>
                            <a:ext cx="1156970" cy="42989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32A487F"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檢驗客戶退回之產品</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80" name="直線單箭頭接點 180"/>
                        <wps:cNvCnPr/>
                        <wps:spPr>
                          <a:xfrm>
                            <a:off x="962415" y="1146357"/>
                            <a:ext cx="0" cy="127972"/>
                          </a:xfrm>
                          <a:prstGeom prst="straightConnector1">
                            <a:avLst/>
                          </a:prstGeom>
                          <a:noFill/>
                          <a:ln w="12700" cap="flat" cmpd="sng" algn="ctr">
                            <a:solidFill>
                              <a:sysClr val="windowText" lastClr="000000"/>
                            </a:solidFill>
                            <a:prstDash val="solid"/>
                            <a:miter lim="800000"/>
                            <a:tailEnd type="triangle"/>
                          </a:ln>
                          <a:effectLst/>
                        </wps:spPr>
                        <wps:bodyPr/>
                      </wps:wsp>
                      <wps:wsp>
                        <wps:cNvPr id="181" name="流程圖: 接點 181"/>
                        <wps:cNvSpPr/>
                        <wps:spPr>
                          <a:xfrm>
                            <a:off x="4020241" y="4614696"/>
                            <a:ext cx="364490" cy="369570"/>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5A20692B" w14:textId="77777777" w:rsidR="008A4CD7" w:rsidRDefault="008A4CD7" w:rsidP="0060126F">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183" name="直線單箭頭接點 183"/>
                        <wps:cNvCnPr/>
                        <wps:spPr>
                          <a:xfrm flipH="1">
                            <a:off x="2818179" y="3359150"/>
                            <a:ext cx="6545" cy="220051"/>
                          </a:xfrm>
                          <a:prstGeom prst="straightConnector1">
                            <a:avLst/>
                          </a:prstGeom>
                          <a:noFill/>
                          <a:ln w="12700" cap="flat" cmpd="sng" algn="ctr">
                            <a:solidFill>
                              <a:sysClr val="windowText" lastClr="000000"/>
                            </a:solidFill>
                            <a:prstDash val="solid"/>
                            <a:miter lim="800000"/>
                            <a:tailEnd type="triangle"/>
                          </a:ln>
                          <a:effectLst/>
                        </wps:spPr>
                        <wps:bodyPr/>
                      </wps:wsp>
                      <wps:wsp>
                        <wps:cNvPr id="184" name="肘形接點 184"/>
                        <wps:cNvCnPr/>
                        <wps:spPr>
                          <a:xfrm rot="10800000">
                            <a:off x="2239694" y="3793414"/>
                            <a:ext cx="6057" cy="821274"/>
                          </a:xfrm>
                          <a:prstGeom prst="bentConnector3">
                            <a:avLst>
                              <a:gd name="adj1" fmla="val 3874146"/>
                            </a:avLst>
                          </a:prstGeom>
                          <a:noFill/>
                          <a:ln w="12700" cap="flat" cmpd="sng" algn="ctr">
                            <a:solidFill>
                              <a:sysClr val="windowText" lastClr="000000"/>
                            </a:solidFill>
                            <a:prstDash val="solid"/>
                            <a:miter lim="800000"/>
                            <a:tailEnd type="triangle"/>
                          </a:ln>
                          <a:effectLst/>
                        </wps:spPr>
                        <wps:bodyPr/>
                      </wps:wsp>
                      <wps:wsp>
                        <wps:cNvPr id="185" name="肘形接點 185"/>
                        <wps:cNvCnPr/>
                        <wps:spPr>
                          <a:xfrm rot="10800000">
                            <a:off x="962415" y="1705610"/>
                            <a:ext cx="1283824" cy="1309688"/>
                          </a:xfrm>
                          <a:prstGeom prst="bentConnector2">
                            <a:avLst/>
                          </a:prstGeom>
                          <a:noFill/>
                          <a:ln w="12700" cap="flat" cmpd="sng" algn="ctr">
                            <a:solidFill>
                              <a:sysClr val="windowText" lastClr="000000"/>
                            </a:solidFill>
                            <a:prstDash val="solid"/>
                            <a:miter lim="800000"/>
                            <a:tailEnd type="triangle"/>
                          </a:ln>
                          <a:effectLst/>
                        </wps:spPr>
                        <wps:bodyPr/>
                      </wps:wsp>
                      <wps:wsp>
                        <wps:cNvPr id="186" name="矩形 186"/>
                        <wps:cNvSpPr/>
                        <wps:spPr>
                          <a:xfrm>
                            <a:off x="507120" y="2296453"/>
                            <a:ext cx="455295" cy="309245"/>
                          </a:xfrm>
                          <a:prstGeom prst="rect">
                            <a:avLst/>
                          </a:prstGeom>
                          <a:noFill/>
                          <a:ln w="12700" cap="flat" cmpd="sng" algn="ctr">
                            <a:noFill/>
                            <a:prstDash val="solid"/>
                            <a:miter lim="800000"/>
                          </a:ln>
                          <a:effectLst/>
                        </wps:spPr>
                        <wps:txbx>
                          <w:txbxContent>
                            <w:p w14:paraId="5617B217" w14:textId="77777777" w:rsidR="008A4CD7" w:rsidRDefault="008A4CD7" w:rsidP="0060126F">
                              <w:pPr>
                                <w:pStyle w:val="Web"/>
                                <w:spacing w:before="0" w:beforeAutospacing="0" w:after="0" w:afterAutospacing="0"/>
                                <w:jc w:val="center"/>
                              </w:pPr>
                              <w:r>
                                <w:rPr>
                                  <w:rFonts w:ascii="Times New Roman" w:hAnsi="Times New Roman"/>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9" name="矩形 189"/>
                        <wps:cNvSpPr/>
                        <wps:spPr>
                          <a:xfrm>
                            <a:off x="2789115" y="3235927"/>
                            <a:ext cx="455295" cy="308610"/>
                          </a:xfrm>
                          <a:prstGeom prst="rect">
                            <a:avLst/>
                          </a:prstGeom>
                          <a:noFill/>
                          <a:ln w="12700" cap="flat" cmpd="sng" algn="ctr">
                            <a:noFill/>
                            <a:prstDash val="solid"/>
                            <a:miter lim="800000"/>
                          </a:ln>
                          <a:effectLst/>
                        </wps:spPr>
                        <wps:txbx>
                          <w:txbxContent>
                            <w:p w14:paraId="41E4DB79" w14:textId="77777777" w:rsidR="008A4CD7" w:rsidRDefault="008A4CD7" w:rsidP="0060126F">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0" name="矩形 190"/>
                        <wps:cNvSpPr/>
                        <wps:spPr>
                          <a:xfrm>
                            <a:off x="3077647" y="4925070"/>
                            <a:ext cx="455295" cy="308610"/>
                          </a:xfrm>
                          <a:prstGeom prst="rect">
                            <a:avLst/>
                          </a:prstGeom>
                          <a:noFill/>
                          <a:ln w="12700" cap="flat" cmpd="sng" algn="ctr">
                            <a:noFill/>
                            <a:prstDash val="solid"/>
                            <a:miter lim="800000"/>
                          </a:ln>
                          <a:effectLst/>
                        </wps:spPr>
                        <wps:txbx>
                          <w:txbxContent>
                            <w:p w14:paraId="2486975F" w14:textId="77777777" w:rsidR="008A4CD7" w:rsidRDefault="008A4CD7" w:rsidP="0060126F">
                              <w:pPr>
                                <w:pStyle w:val="Web"/>
                                <w:spacing w:before="0" w:beforeAutospacing="0" w:after="0" w:afterAutospacing="0"/>
                                <w:jc w:val="center"/>
                              </w:pPr>
                              <w:r>
                                <w:rPr>
                                  <w:rFonts w:ascii="Times New Roman" w:hAnsi="Times New Roman"/>
                                  <w:sz w:val="20"/>
                                  <w:szCs w:val="20"/>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1" name="矩形 191"/>
                        <wps:cNvSpPr/>
                        <wps:spPr>
                          <a:xfrm>
                            <a:off x="5335465" y="329285"/>
                            <a:ext cx="2671499" cy="327099"/>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B0CB603" w14:textId="77777777" w:rsidR="008A4CD7" w:rsidRDefault="008A4CD7" w:rsidP="0060126F">
                              <w:pPr>
                                <w:pStyle w:val="Web"/>
                                <w:spacing w:before="0" w:beforeAutospacing="0" w:after="0" w:afterAutospacing="0"/>
                                <w:jc w:val="center"/>
                              </w:pPr>
                              <w:r>
                                <w:rPr>
                                  <w:rFonts w:ascii="Times New Roman" w:eastAsia="標楷體" w:hAnsi="標楷體" w:hint="eastAsia"/>
                                </w:rPr>
                                <w:t>倉儲單位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 name="矩形 192"/>
                        <wps:cNvSpPr/>
                        <wps:spPr>
                          <a:xfrm>
                            <a:off x="7926901" y="328544"/>
                            <a:ext cx="1523804" cy="327841"/>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5C92B896" w14:textId="77777777" w:rsidR="008A4CD7" w:rsidRDefault="008A4CD7" w:rsidP="0060126F">
                              <w:pPr>
                                <w:pStyle w:val="Web"/>
                                <w:spacing w:before="0" w:beforeAutospacing="0" w:after="0" w:afterAutospacing="0"/>
                                <w:jc w:val="center"/>
                              </w:pPr>
                              <w:r>
                                <w:rPr>
                                  <w:rFonts w:ascii="Times New Roman" w:eastAsia="標楷體" w:hAnsi="標楷體" w:hint="eastAsia"/>
                                </w:rPr>
                                <w:t>品檢單位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 name="流程圖: 換頁接點 193"/>
                        <wps:cNvSpPr/>
                        <wps:spPr>
                          <a:xfrm>
                            <a:off x="5719116" y="5073271"/>
                            <a:ext cx="306705" cy="377569"/>
                          </a:xfrm>
                          <a:prstGeom prst="flowChartOffpageConnector">
                            <a:avLst/>
                          </a:prstGeom>
                          <a:solidFill>
                            <a:srgbClr val="ED7D31"/>
                          </a:solidFill>
                          <a:ln w="19050" cap="flat" cmpd="sng" algn="ctr">
                            <a:solidFill>
                              <a:srgbClr val="ED7D31">
                                <a:lumMod val="75000"/>
                              </a:srgbClr>
                            </a:solidFill>
                            <a:prstDash val="solid"/>
                            <a:miter lim="800000"/>
                          </a:ln>
                          <a:effectLst/>
                        </wps:spPr>
                        <wps:txbx>
                          <w:txbxContent>
                            <w:p w14:paraId="0190A69A" w14:textId="77777777" w:rsidR="008A4CD7" w:rsidRPr="00E45331" w:rsidRDefault="008A4CD7" w:rsidP="0060126F">
                              <w:pPr>
                                <w:pStyle w:val="Web"/>
                                <w:spacing w:before="0" w:beforeAutospacing="0" w:after="0" w:afterAutospacing="0"/>
                                <w:jc w:val="center"/>
                                <w:rPr>
                                  <w:rFonts w:ascii="Times New Roman" w:hAnsi="Times New Roman" w:cs="Times New Roman"/>
                                </w:rPr>
                              </w:pPr>
                              <w:r w:rsidRPr="00E45331">
                                <w:rPr>
                                  <w:rFonts w:ascii="Times New Roman" w:hAnsi="Times New Roman" w:cs="Times New Roman" w:hint="eastAsia"/>
                                </w:rPr>
                                <w:t>A</w:t>
                              </w:r>
                            </w:p>
                          </w:txbxContent>
                        </wps:txbx>
                        <wps:bodyPr rot="0" spcFirstLastPara="0" vertOverflow="overflow" horzOverflow="overflow" vert="horz" wrap="square" lIns="3600" tIns="3600" rIns="3600" bIns="3600" numCol="1" spcCol="0" rtlCol="0" fromWordArt="0" anchor="ctr" anchorCtr="0" forceAA="0" compatLnSpc="1">
                          <a:prstTxWarp prst="textNoShape">
                            <a:avLst/>
                          </a:prstTxWarp>
                          <a:noAutofit/>
                        </wps:bodyPr>
                      </wps:wsp>
                      <wps:wsp>
                        <wps:cNvPr id="194" name="流程圖: 換頁接點 194"/>
                        <wps:cNvSpPr/>
                        <wps:spPr>
                          <a:xfrm>
                            <a:off x="7060676" y="5073650"/>
                            <a:ext cx="306705" cy="377190"/>
                          </a:xfrm>
                          <a:prstGeom prst="flowChartOffpageConnector">
                            <a:avLst/>
                          </a:prstGeom>
                          <a:solidFill>
                            <a:srgbClr val="ED7D31"/>
                          </a:solidFill>
                          <a:ln w="19050" cap="flat" cmpd="sng" algn="ctr">
                            <a:solidFill>
                              <a:srgbClr val="ED7D31">
                                <a:lumMod val="75000"/>
                              </a:srgbClr>
                            </a:solidFill>
                            <a:prstDash val="solid"/>
                            <a:miter lim="800000"/>
                          </a:ln>
                          <a:effectLst/>
                        </wps:spPr>
                        <wps:txbx>
                          <w:txbxContent>
                            <w:p w14:paraId="267E99A2" w14:textId="77777777" w:rsidR="008A4CD7" w:rsidRPr="00E45331" w:rsidRDefault="008A4CD7" w:rsidP="0060126F">
                              <w:pPr>
                                <w:pStyle w:val="Web"/>
                                <w:spacing w:before="0" w:beforeAutospacing="0" w:after="0" w:afterAutospacing="0"/>
                                <w:jc w:val="center"/>
                                <w:rPr>
                                  <w:rFonts w:ascii="Times New Roman" w:hAnsi="Times New Roman" w:cs="Times New Roman"/>
                                </w:rPr>
                              </w:pPr>
                              <w:r w:rsidRPr="00E45331">
                                <w:rPr>
                                  <w:rFonts w:ascii="Times New Roman" w:hAnsi="Times New Roman" w:cs="Times New Roman"/>
                                </w:rPr>
                                <w:t>B</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95" name="流程圖: 接點 195"/>
                        <wps:cNvSpPr/>
                        <wps:spPr>
                          <a:xfrm>
                            <a:off x="6336961" y="717199"/>
                            <a:ext cx="326233" cy="321278"/>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4E5F4FD6" w14:textId="77777777" w:rsidR="008A4CD7" w:rsidRDefault="008A4CD7" w:rsidP="0060126F">
                              <w:pPr>
                                <w:pStyle w:val="Web"/>
                                <w:spacing w:before="0" w:beforeAutospacing="0" w:after="0" w:afterAutospacing="0"/>
                                <w:jc w:val="center"/>
                              </w:pPr>
                              <w:r>
                                <w:rPr>
                                  <w:rFonts w:ascii="Times New Roman" w:hAnsi="Times New Roman"/>
                                  <w:color w:val="000000"/>
                                </w:rPr>
                                <w:t>A</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197" name="直線接點 197"/>
                        <wps:cNvCnPr/>
                        <wps:spPr>
                          <a:xfrm>
                            <a:off x="5335464" y="653936"/>
                            <a:ext cx="1" cy="4776804"/>
                          </a:xfrm>
                          <a:prstGeom prst="line">
                            <a:avLst/>
                          </a:prstGeom>
                          <a:noFill/>
                          <a:ln w="9525" cap="flat" cmpd="sng" algn="ctr">
                            <a:solidFill>
                              <a:sysClr val="windowText" lastClr="000000">
                                <a:lumMod val="50000"/>
                                <a:lumOff val="50000"/>
                              </a:sysClr>
                            </a:solidFill>
                            <a:prstDash val="solid"/>
                            <a:miter lim="800000"/>
                          </a:ln>
                          <a:effectLst/>
                        </wps:spPr>
                        <wps:bodyPr/>
                      </wps:wsp>
                      <wps:wsp>
                        <wps:cNvPr id="198" name="直線接點 198"/>
                        <wps:cNvCnPr/>
                        <wps:spPr>
                          <a:xfrm flipH="1">
                            <a:off x="7911548" y="440550"/>
                            <a:ext cx="13586" cy="4998142"/>
                          </a:xfrm>
                          <a:prstGeom prst="line">
                            <a:avLst/>
                          </a:prstGeom>
                          <a:noFill/>
                          <a:ln w="9525" cap="flat" cmpd="sng" algn="ctr">
                            <a:solidFill>
                              <a:srgbClr val="44546A"/>
                            </a:solidFill>
                            <a:prstDash val="solid"/>
                            <a:miter lim="800000"/>
                          </a:ln>
                          <a:effectLst/>
                        </wps:spPr>
                        <wps:bodyPr/>
                      </wps:wsp>
                      <wps:wsp>
                        <wps:cNvPr id="199" name="直線單箭頭接點 199"/>
                        <wps:cNvCnPr>
                          <a:endCxn id="178" idx="1"/>
                        </wps:cNvCnPr>
                        <wps:spPr>
                          <a:xfrm>
                            <a:off x="7104686" y="1433731"/>
                            <a:ext cx="1041569" cy="4472"/>
                          </a:xfrm>
                          <a:prstGeom prst="straightConnector1">
                            <a:avLst/>
                          </a:prstGeom>
                          <a:noFill/>
                          <a:ln w="12700" cap="flat" cmpd="sng" algn="ctr">
                            <a:solidFill>
                              <a:sysClr val="windowText" lastClr="000000"/>
                            </a:solidFill>
                            <a:prstDash val="solid"/>
                            <a:miter lim="800000"/>
                            <a:tailEnd type="triangle"/>
                          </a:ln>
                          <a:effectLst/>
                        </wps:spPr>
                        <wps:bodyPr/>
                      </wps:wsp>
                      <wps:wsp>
                        <wps:cNvPr id="200" name="肘形接點 200"/>
                        <wps:cNvCnPr>
                          <a:stCxn id="178" idx="2"/>
                        </wps:cNvCnPr>
                        <wps:spPr>
                          <a:xfrm rot="5400000">
                            <a:off x="7499813" y="1267389"/>
                            <a:ext cx="839179" cy="1610676"/>
                          </a:xfrm>
                          <a:prstGeom prst="bentConnector2">
                            <a:avLst/>
                          </a:prstGeom>
                          <a:noFill/>
                          <a:ln w="12700" cap="flat" cmpd="sng" algn="ctr">
                            <a:solidFill>
                              <a:sysClr val="windowText" lastClr="000000"/>
                            </a:solidFill>
                            <a:prstDash val="solid"/>
                            <a:miter lim="800000"/>
                            <a:tailEnd type="triangle"/>
                          </a:ln>
                          <a:effectLst/>
                        </wps:spPr>
                        <wps:bodyPr/>
                      </wps:wsp>
                      <wps:wsp>
                        <wps:cNvPr id="201" name="直線單箭頭接點 201"/>
                        <wps:cNvCnPr/>
                        <wps:spPr>
                          <a:xfrm>
                            <a:off x="6525566" y="2707707"/>
                            <a:ext cx="635" cy="342868"/>
                          </a:xfrm>
                          <a:prstGeom prst="straightConnector1">
                            <a:avLst/>
                          </a:prstGeom>
                          <a:noFill/>
                          <a:ln w="12700" cap="flat" cmpd="sng" algn="ctr">
                            <a:solidFill>
                              <a:sysClr val="windowText" lastClr="000000"/>
                            </a:solidFill>
                            <a:prstDash val="solid"/>
                            <a:miter lim="800000"/>
                            <a:tailEnd type="triangle"/>
                          </a:ln>
                          <a:effectLst/>
                        </wps:spPr>
                        <wps:bodyPr/>
                      </wps:wsp>
                      <wps:wsp>
                        <wps:cNvPr id="202" name="肘形接點 202"/>
                        <wps:cNvCnPr/>
                        <wps:spPr>
                          <a:xfrm rot="5400000">
                            <a:off x="6078860" y="4616402"/>
                            <a:ext cx="250328" cy="663110"/>
                          </a:xfrm>
                          <a:prstGeom prst="bentConnector3">
                            <a:avLst/>
                          </a:prstGeom>
                          <a:noFill/>
                          <a:ln w="12700" cap="flat" cmpd="sng" algn="ctr">
                            <a:solidFill>
                              <a:sysClr val="windowText" lastClr="000000"/>
                            </a:solidFill>
                            <a:prstDash val="solid"/>
                            <a:miter lim="800000"/>
                            <a:tailEnd type="triangle"/>
                          </a:ln>
                          <a:effectLst/>
                        </wps:spPr>
                        <wps:bodyPr/>
                      </wps:wsp>
                      <wps:wsp>
                        <wps:cNvPr id="203" name="肘形接點 203"/>
                        <wps:cNvCnPr/>
                        <wps:spPr>
                          <a:xfrm rot="16200000" flipH="1">
                            <a:off x="6749468" y="4609349"/>
                            <a:ext cx="250673" cy="678450"/>
                          </a:xfrm>
                          <a:prstGeom prst="bentConnector3">
                            <a:avLst/>
                          </a:prstGeom>
                          <a:noFill/>
                          <a:ln w="12700" cap="flat" cmpd="sng" algn="ctr">
                            <a:solidFill>
                              <a:sysClr val="windowText" lastClr="000000"/>
                            </a:solidFill>
                            <a:prstDash val="solid"/>
                            <a:miter lim="800000"/>
                            <a:tailEnd type="triangle"/>
                          </a:ln>
                          <a:effectLst/>
                        </wps:spPr>
                        <wps:bodyPr/>
                      </wps:wsp>
                      <wps:wsp>
                        <wps:cNvPr id="204" name="矩形 204"/>
                        <wps:cNvSpPr/>
                        <wps:spPr>
                          <a:xfrm>
                            <a:off x="6776538" y="4651075"/>
                            <a:ext cx="455295" cy="309245"/>
                          </a:xfrm>
                          <a:prstGeom prst="rect">
                            <a:avLst/>
                          </a:prstGeom>
                          <a:noFill/>
                          <a:ln w="12700" cap="flat" cmpd="sng" algn="ctr">
                            <a:noFill/>
                            <a:prstDash val="solid"/>
                            <a:miter lim="800000"/>
                          </a:ln>
                          <a:effectLst/>
                        </wps:spPr>
                        <wps:txbx>
                          <w:txbxContent>
                            <w:p w14:paraId="7B287B30" w14:textId="77777777" w:rsidR="008A4CD7" w:rsidRPr="002D3FBF" w:rsidRDefault="008A4CD7" w:rsidP="0060126F">
                              <w:pPr>
                                <w:pStyle w:val="Web"/>
                                <w:spacing w:before="0" w:beforeAutospacing="0" w:after="0" w:afterAutospacing="0"/>
                                <w:jc w:val="center"/>
                                <w:rPr>
                                  <w:rFonts w:ascii="標楷體" w:eastAsia="標楷體" w:hAnsi="標楷體"/>
                                </w:rPr>
                              </w:pPr>
                              <w:r w:rsidRPr="002D3FBF">
                                <w:rPr>
                                  <w:rFonts w:ascii="標楷體" w:eastAsia="標楷體" w:hAnsi="標楷體" w:hint="eastAsia"/>
                                  <w:sz w:val="20"/>
                                  <w:szCs w:val="20"/>
                                </w:rPr>
                                <w:t>退貨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5" name="直線單箭頭接點 205"/>
                        <wps:cNvCnPr/>
                        <wps:spPr>
                          <a:xfrm>
                            <a:off x="6512054" y="1033654"/>
                            <a:ext cx="0" cy="185549"/>
                          </a:xfrm>
                          <a:prstGeom prst="straightConnector1">
                            <a:avLst/>
                          </a:prstGeom>
                          <a:noFill/>
                          <a:ln w="12700" cap="flat" cmpd="sng" algn="ctr">
                            <a:solidFill>
                              <a:sysClr val="windowText" lastClr="000000"/>
                            </a:solidFill>
                            <a:prstDash val="solid"/>
                            <a:miter lim="800000"/>
                            <a:tailEnd type="triangle"/>
                          </a:ln>
                          <a:effectLst/>
                        </wps:spPr>
                        <wps:bodyPr/>
                      </wps:wsp>
                      <wps:wsp>
                        <wps:cNvPr id="206" name="直線單箭頭接點 206"/>
                        <wps:cNvCnPr/>
                        <wps:spPr>
                          <a:xfrm>
                            <a:off x="2824724" y="1706279"/>
                            <a:ext cx="0" cy="965166"/>
                          </a:xfrm>
                          <a:prstGeom prst="straightConnector1">
                            <a:avLst/>
                          </a:prstGeom>
                          <a:noFill/>
                          <a:ln w="12700" cap="flat" cmpd="sng" algn="ctr">
                            <a:solidFill>
                              <a:sysClr val="windowText" lastClr="000000"/>
                            </a:solidFill>
                            <a:prstDash val="solid"/>
                            <a:miter lim="800000"/>
                            <a:tailEnd type="triangle"/>
                          </a:ln>
                          <a:effectLst/>
                        </wps:spPr>
                        <wps:bodyPr/>
                      </wps:wsp>
                      <wps:wsp>
                        <wps:cNvPr id="207" name="直線單箭頭接點 207"/>
                        <wps:cNvCnPr/>
                        <wps:spPr>
                          <a:xfrm>
                            <a:off x="1540900" y="1489892"/>
                            <a:ext cx="705339" cy="1621"/>
                          </a:xfrm>
                          <a:prstGeom prst="straightConnector1">
                            <a:avLst/>
                          </a:prstGeom>
                          <a:noFill/>
                          <a:ln w="12700" cap="flat" cmpd="sng" algn="ctr">
                            <a:solidFill>
                              <a:sysClr val="windowText" lastClr="000000"/>
                            </a:solidFill>
                            <a:prstDash val="solid"/>
                            <a:miter lim="800000"/>
                            <a:tailEnd type="triangle"/>
                          </a:ln>
                          <a:effectLst/>
                        </wps:spPr>
                        <wps:bodyPr/>
                      </wps:wsp>
                      <wps:wsp>
                        <wps:cNvPr id="208" name="流程圖: 多重文件 208"/>
                        <wps:cNvSpPr/>
                        <wps:spPr>
                          <a:xfrm>
                            <a:off x="6735851" y="3244788"/>
                            <a:ext cx="1032573" cy="566417"/>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4A087488" w14:textId="77777777" w:rsidR="008A4CD7" w:rsidRPr="00CD5996" w:rsidRDefault="008A4CD7" w:rsidP="0068739E">
                              <w:pPr>
                                <w:pStyle w:val="af4"/>
                                <w:widowControl/>
                                <w:numPr>
                                  <w:ilvl w:val="0"/>
                                  <w:numId w:val="11"/>
                                </w:numPr>
                                <w:adjustRightInd/>
                                <w:spacing w:line="240" w:lineRule="auto"/>
                                <w:ind w:leftChars="0"/>
                                <w:textAlignment w:val="auto"/>
                                <w:rPr>
                                  <w:rFonts w:ascii="標楷體" w:eastAsia="標楷體" w:hAnsi="標楷體"/>
                                  <w:sz w:val="20"/>
                                </w:rPr>
                              </w:pPr>
                              <w:r w:rsidRPr="00CD5996">
                                <w:rPr>
                                  <w:rFonts w:ascii="標楷體" w:eastAsia="標楷體" w:hAnsi="標楷體" w:hint="eastAsia"/>
                                  <w:sz w:val="20"/>
                                </w:rPr>
                                <w:t>客訴單</w:t>
                              </w:r>
                            </w:p>
                            <w:p w14:paraId="416B5C2C" w14:textId="77777777" w:rsidR="008A4CD7" w:rsidRPr="00CD5996" w:rsidRDefault="008A4CD7" w:rsidP="0068739E">
                              <w:pPr>
                                <w:pStyle w:val="af4"/>
                                <w:widowControl/>
                                <w:numPr>
                                  <w:ilvl w:val="0"/>
                                  <w:numId w:val="11"/>
                                </w:numPr>
                                <w:adjustRightInd/>
                                <w:spacing w:line="240" w:lineRule="auto"/>
                                <w:ind w:leftChars="0"/>
                                <w:textAlignment w:val="auto"/>
                                <w:rPr>
                                  <w:rFonts w:ascii="標楷體" w:eastAsia="標楷體" w:hAnsi="標楷體"/>
                                  <w:sz w:val="20"/>
                                </w:rPr>
                              </w:pPr>
                              <w:r w:rsidRPr="00CD5996">
                                <w:rPr>
                                  <w:rFonts w:ascii="標楷體" w:eastAsia="標楷體" w:hAnsi="標楷體" w:hint="eastAsia"/>
                                  <w:sz w:val="20"/>
                                </w:rPr>
                                <w:t>銷退單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11" name="肘形接點 211"/>
                        <wps:cNvCnPr>
                          <a:stCxn id="53" idx="2"/>
                          <a:endCxn id="181" idx="2"/>
                        </wps:cNvCnPr>
                        <wps:spPr>
                          <a:xfrm rot="5400000" flipH="1" flipV="1">
                            <a:off x="3342621" y="4281095"/>
                            <a:ext cx="159234" cy="1196005"/>
                          </a:xfrm>
                          <a:prstGeom prst="bentConnector4">
                            <a:avLst>
                              <a:gd name="adj1" fmla="val -143562"/>
                              <a:gd name="adj2" fmla="val 74184"/>
                            </a:avLst>
                          </a:prstGeom>
                          <a:ln w="12700">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6D637784" id="畫布 210" o:spid="_x0000_s1426" editas="canvas" style="width:744.15pt;height:429.2pt;mso-position-horizontal-relative:char;mso-position-vertical-relative:line" coordsize="94507,54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">
                <v:shape id="_x0000_s1427" type="#_x0000_t75" style="position:absolute;width:94507;height:54508;visibility:visible;mso-wrap-style:square" stroked="t" strokecolor="gray [1629]">
                  <v:fill o:detectmouseclick="t"/>
                  <v:path o:connecttype="none"/>
                </v:shape>
                <v:rect id="矩形 34" o:spid="_x0000_s1428" style="position:absolute;left:14;top:30;width:94493;height:3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" fillcolor="#f2f2f2" strokecolor="windowText" strokeweight="1pt">
                  <v:textbox>
                    <w:txbxContent>
                      <w:p w14:paraId="1C913CAF" w14:textId="77777777" w:rsidR="008A4CD7" w:rsidRDefault="008A4CD7" w:rsidP="0060126F">
                        <w:pPr>
                          <w:pStyle w:val="Web"/>
                          <w:spacing w:before="0" w:beforeAutospacing="0" w:after="0" w:afterAutospacing="0"/>
                        </w:pPr>
                        <w:r>
                          <w:rPr>
                            <w:rFonts w:ascii="Times New Roman" w:eastAsia="標楷體" w:hAnsi="Times New Roman"/>
                          </w:rPr>
                          <w:t>CS-109</w:t>
                        </w:r>
                        <w:r>
                          <w:rPr>
                            <w:rFonts w:eastAsia="標楷體" w:hAnsi="標楷體" w:cs="Times New Roman" w:hint="eastAsia"/>
                          </w:rPr>
                          <w:t>銷貨退回及折讓作業</w:t>
                        </w:r>
                        <w:r w:rsidRPr="007A7EA1">
                          <w:rPr>
                            <w:rFonts w:ascii="Times New Roman" w:eastAsia="標楷體" w:hAnsi="Times New Roman" w:cs="Times New Roman"/>
                          </w:rPr>
                          <w:t>- 1</w:t>
                        </w:r>
                      </w:p>
                    </w:txbxContent>
                  </v:textbox>
                </v:rect>
                <v:rect id="矩形 35" o:spid="_x0000_s1429" style="position:absolute;left:14;top:3293;width:2800;height:51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" fillcolor="#f2f2f2" strokecolor="windowText" strokeweight="1pt">
                  <v:textbox>
                    <w:txbxContent>
                      <w:p w14:paraId="2D303CD1" w14:textId="77777777" w:rsidR="008A4CD7" w:rsidRDefault="008A4CD7" w:rsidP="0060126F">
                        <w:pPr>
                          <w:pStyle w:val="Web"/>
                          <w:spacing w:before="0" w:beforeAutospacing="0" w:after="0" w:afterAutospacing="0"/>
                        </w:pPr>
                        <w:r>
                          <w:rPr>
                            <w:rFonts w:ascii="標楷體" w:hAnsi="標楷體" w:cs="Times New Roman" w:hint="eastAsia"/>
                          </w:rPr>
                          <w:t> </w:t>
                        </w:r>
                      </w:p>
                    </w:txbxContent>
                  </v:textbox>
                </v:rect>
                <v:rect id="矩形 36" o:spid="_x0000_s1430" style="position:absolute;left:2814;top:3294;width:50540;height:3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" fillcolor="#f2f2f2" strokecolor="windowText" strokeweight="1pt">
                  <v:textbox>
                    <w:txbxContent>
                      <w:p w14:paraId="5F703DAA" w14:textId="77777777" w:rsidR="008A4CD7" w:rsidRDefault="008A4CD7" w:rsidP="0060126F">
                        <w:pPr>
                          <w:pStyle w:val="Web"/>
                          <w:spacing w:before="0" w:beforeAutospacing="0" w:after="0" w:afterAutospacing="0"/>
                          <w:jc w:val="center"/>
                        </w:pPr>
                        <w:r>
                          <w:rPr>
                            <w:rFonts w:ascii="Times New Roman" w:eastAsia="標楷體" w:hAnsi="標楷體" w:hint="eastAsia"/>
                          </w:rPr>
                          <w:t>營運業務部</w:t>
                        </w:r>
                      </w:p>
                    </w:txbxContent>
                  </v:textbox>
                </v:rect>
                <v:shape id="流程圖: 決策 37" o:spid="_x0000_s1431" type="#_x0000_t110" style="position:absolute;left:22462;top:26714;width:11570;height:6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" fillcolor="window" strokecolor="windowText" strokeweight="1pt">
                  <v:textbox>
                    <w:txbxContent>
                      <w:p w14:paraId="7987945C"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簽核</w:t>
                        </w:r>
                      </w:p>
                    </w:txbxContent>
                  </v:textbox>
                </v:shape>
                <v:rect id="矩形 38" o:spid="_x0000_s1432" style="position:absolute;left:3839;top:12744;width:11570;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" fillcolor="window" strokecolor="windowText" strokeweight="1pt">
                  <v:textbox inset=".1mm,.1mm,.1mm,.1mm">
                    <w:txbxContent>
                      <w:p w14:paraId="5D4A866C"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接獲</w:t>
                        </w:r>
                        <w:proofErr w:type="gramStart"/>
                        <w:r>
                          <w:rPr>
                            <w:rFonts w:eastAsia="標楷體" w:hAnsi="標楷體" w:cs="Times New Roman" w:hint="eastAsia"/>
                            <w:sz w:val="20"/>
                            <w:szCs w:val="20"/>
                          </w:rPr>
                          <w:t>客訴並與</w:t>
                        </w:r>
                        <w:proofErr w:type="gramEnd"/>
                        <w:r>
                          <w:rPr>
                            <w:rFonts w:eastAsia="標楷體" w:hAnsi="標楷體" w:cs="Times New Roman" w:hint="eastAsia"/>
                            <w:sz w:val="20"/>
                            <w:szCs w:val="20"/>
                          </w:rPr>
                          <w:t>客戶索取證明</w:t>
                        </w:r>
                      </w:p>
                    </w:txbxContent>
                  </v:textbox>
                </v:rect>
                <v:shape id="流程圖: 結束點 40" o:spid="_x0000_s1433" type="#_x0000_t116" style="position:absolute;left:3824;top:7172;width:12040;height:4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" fillcolor="window" strokecolor="windowText" strokeweight="1pt">
                  <v:textbox inset=".1mm,.1mm,.1mm,.1mm">
                    <w:txbxContent>
                      <w:p w14:paraId="0506A730"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開始</w:t>
                        </w:r>
                      </w:p>
                    </w:txbxContent>
                  </v:textbox>
                </v:shape>
                <v:rect id="矩形 41" o:spid="_x0000_s1434" style="position:absolute;left:16619;top:40616;width:4553;height:3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" filled="f" stroked="f" strokeweight="1pt">
                  <v:textbox>
                    <w:txbxContent>
                      <w:p w14:paraId="584D469F" w14:textId="77777777" w:rsidR="008A4CD7" w:rsidRDefault="008A4CD7" w:rsidP="0060126F">
                        <w:pPr>
                          <w:pStyle w:val="Web"/>
                          <w:spacing w:before="0" w:beforeAutospacing="0" w:after="0" w:afterAutospacing="0"/>
                          <w:jc w:val="center"/>
                        </w:pPr>
                        <w:r>
                          <w:rPr>
                            <w:rFonts w:ascii="Times New Roman" w:hAnsi="Times New Roman"/>
                            <w:sz w:val="20"/>
                            <w:szCs w:val="20"/>
                          </w:rPr>
                          <w:t>N</w:t>
                        </w:r>
                      </w:p>
                    </w:txbxContent>
                  </v:textbox>
                </v:rect>
                <v:rect id="矩形 42" o:spid="_x0000_s1435" style="position:absolute;left:58737;top:46511;width:4553;height:3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" filled="f" stroked="f" strokeweight="1pt">
                  <v:textbox>
                    <w:txbxContent>
                      <w:p w14:paraId="04DAB07C" w14:textId="77777777" w:rsidR="008A4CD7" w:rsidRPr="002D3FBF" w:rsidRDefault="008A4CD7" w:rsidP="0060126F">
                        <w:pPr>
                          <w:pStyle w:val="Web"/>
                          <w:spacing w:before="0" w:beforeAutospacing="0" w:after="0" w:afterAutospacing="0"/>
                          <w:jc w:val="center"/>
                          <w:rPr>
                            <w:rFonts w:ascii="標楷體" w:eastAsia="標楷體" w:hAnsi="標楷體"/>
                          </w:rPr>
                        </w:pPr>
                        <w:r w:rsidRPr="002D3FBF">
                          <w:rPr>
                            <w:rFonts w:ascii="標楷體" w:eastAsia="標楷體" w:hAnsi="標楷體" w:hint="eastAsia"/>
                            <w:sz w:val="20"/>
                            <w:szCs w:val="20"/>
                          </w:rPr>
                          <w:t>換貨</w:t>
                        </w:r>
                      </w:p>
                    </w:txbxContent>
                  </v:textbox>
                </v:rect>
                <v:rect id="矩形 45" o:spid="_x0000_s1436" style="position:absolute;left:22462;top:12770;width:11570;height:4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" fillcolor="window" strokecolor="windowText" strokeweight="1pt">
                  <v:textbox inset=".1mm,.1mm,.1mm,.1mm">
                    <w:txbxContent>
                      <w:p w14:paraId="2B3D1C19"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填寫相關文件</w:t>
                        </w:r>
                      </w:p>
                    </w:txbxContent>
                  </v:textbox>
                </v:rect>
                <v:shape id="流程圖: 多重文件 48" o:spid="_x0000_s1437" type="#_x0000_t115" style="position:absolute;left:29675;top:15148;width:13399;height:9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" fillcolor="window" strokecolor="#c55a11" strokeweight="1.5pt">
                  <v:textbox inset=".1mm,.1mm,.1mm,.1mm">
                    <w:txbxContent>
                      <w:p w14:paraId="59ADF794" w14:textId="77777777" w:rsidR="008A4CD7" w:rsidRPr="00502A66" w:rsidRDefault="008A4CD7" w:rsidP="0068739E">
                        <w:pPr>
                          <w:pStyle w:val="af4"/>
                          <w:widowControl/>
                          <w:numPr>
                            <w:ilvl w:val="0"/>
                            <w:numId w:val="10"/>
                          </w:numPr>
                          <w:adjustRightInd/>
                          <w:spacing w:line="240" w:lineRule="auto"/>
                          <w:ind w:leftChars="0"/>
                          <w:textAlignment w:val="auto"/>
                          <w:rPr>
                            <w:rFonts w:ascii="標楷體" w:eastAsia="標楷體" w:hAnsi="標楷體"/>
                            <w:sz w:val="20"/>
                          </w:rPr>
                        </w:pPr>
                        <w:r w:rsidRPr="00502A66">
                          <w:rPr>
                            <w:rFonts w:ascii="標楷體" w:eastAsia="標楷體" w:hAnsi="標楷體" w:hint="eastAsia"/>
                            <w:sz w:val="20"/>
                          </w:rPr>
                          <w:t>客訴單</w:t>
                        </w:r>
                      </w:p>
                      <w:p w14:paraId="01FFDF3B" w14:textId="77777777" w:rsidR="008A4CD7" w:rsidRPr="00502A66" w:rsidRDefault="008A4CD7" w:rsidP="0068739E">
                        <w:pPr>
                          <w:pStyle w:val="af4"/>
                          <w:widowControl/>
                          <w:numPr>
                            <w:ilvl w:val="0"/>
                            <w:numId w:val="10"/>
                          </w:numPr>
                          <w:adjustRightInd/>
                          <w:spacing w:line="240" w:lineRule="auto"/>
                          <w:ind w:leftChars="0"/>
                          <w:textAlignment w:val="auto"/>
                          <w:rPr>
                            <w:rFonts w:ascii="Times New Roman" w:eastAsia="標楷體" w:hAnsi="Times New Roman"/>
                            <w:sz w:val="20"/>
                          </w:rPr>
                        </w:pPr>
                        <w:r w:rsidRPr="00502A66">
                          <w:rPr>
                            <w:rFonts w:ascii="Times New Roman" w:eastAsia="標楷體" w:hAnsi="Times New Roman"/>
                            <w:sz w:val="20"/>
                          </w:rPr>
                          <w:t>CRM</w:t>
                        </w:r>
                        <w:r w:rsidRPr="00502A66">
                          <w:rPr>
                            <w:rFonts w:ascii="Times New Roman" w:eastAsia="標楷體" w:hAnsi="Times New Roman"/>
                            <w:sz w:val="20"/>
                          </w:rPr>
                          <w:t>客服資源申請作業</w:t>
                        </w:r>
                      </w:p>
                    </w:txbxContent>
                  </v:textbox>
                </v:shape>
                <v:rect id="矩形 50" o:spid="_x0000_s1438" style="position:absolute;left:22396;top:35792;width:11570;height:4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" fillcolor="window" strokecolor="windowText" strokeweight="1pt">
                  <v:textbox inset=".1mm,.1mm,.1mm,.1mm">
                    <w:txbxContent>
                      <w:p w14:paraId="0007C9D0"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填寫銷退單</w:t>
                        </w:r>
                      </w:p>
                    </w:txbxContent>
                  </v:textbox>
                </v:rect>
                <v:shape id="流程圖: 文件 51" o:spid="_x0000_s1439" type="#_x0000_t114" style="position:absolute;left:31701;top:38114;width:10649;height:5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" fillcolor="window" strokecolor="#c55a11" strokeweight="1.5pt">
                  <v:textbox inset=".1mm,.1mm,.1mm,.1mm">
                    <w:txbxContent>
                      <w:p w14:paraId="39C2637F" w14:textId="77777777" w:rsidR="008A4CD7" w:rsidRDefault="008A4CD7" w:rsidP="0060126F">
                        <w:pPr>
                          <w:pStyle w:val="Web"/>
                          <w:spacing w:before="0" w:beforeAutospacing="0" w:after="0" w:afterAutospacing="0"/>
                          <w:jc w:val="center"/>
                        </w:pPr>
                        <w:r>
                          <w:rPr>
                            <w:rFonts w:ascii="Times New Roman" w:eastAsia="標楷體" w:hAnsi="Times New Roman" w:hint="eastAsia"/>
                            <w:sz w:val="20"/>
                            <w:szCs w:val="20"/>
                          </w:rPr>
                          <w:t>銷退</w:t>
                        </w:r>
                        <w:r>
                          <w:rPr>
                            <w:rFonts w:eastAsia="標楷體" w:hAnsi="標楷體" w:hint="eastAsia"/>
                            <w:sz w:val="20"/>
                            <w:szCs w:val="20"/>
                          </w:rPr>
                          <w:t>單</w:t>
                        </w:r>
                      </w:p>
                    </w:txbxContent>
                  </v:textbox>
                </v:shape>
                <v:shape id="直線單箭頭接點 52" o:spid="_x0000_s1440" type="#_x0000_t32" style="position:absolute;left:28246;top:40080;width:1;height:26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" strokecolor="windowText" strokeweight="1pt">
                  <v:stroke endarrow="block" joinstyle="miter"/>
                </v:shape>
                <v:shape id="流程圖: 決策 53" o:spid="_x0000_s1441" type="#_x0000_t110" style="position:absolute;left:22457;top:42716;width:11570;height:6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" fillcolor="window" strokecolor="windowText" strokeweight="1pt">
                  <v:textbox>
                    <w:txbxContent>
                      <w:p w14:paraId="69F80B18"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簽核</w:t>
                        </w:r>
                      </w:p>
                    </w:txbxContent>
                  </v:textbox>
                </v:shape>
                <v:rect id="矩形 54" o:spid="_x0000_s1442" style="position:absolute;left:59477;top:30508;width:11569;height:4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" fillcolor="window" strokecolor="windowText" strokeweight="1pt">
                  <v:textbox inset=".1mm,.1mm,.1mm,.1mm">
                    <w:txbxContent>
                      <w:p w14:paraId="6E7C17DB"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紀錄退貨品項及數量</w:t>
                        </w:r>
                      </w:p>
                    </w:txbxContent>
                  </v:textbox>
                </v:rect>
                <v:shape id="直線單箭頭接點 60" o:spid="_x0000_s1443" type="#_x0000_t32" style="position:absolute;left:65249;top:34813;width:6;height:45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" strokecolor="windowText" strokeweight="1pt">
                  <v:stroke endarrow="block" joinstyle="miter"/>
                </v:shape>
                <v:rect id="矩形 75" o:spid="_x0000_s1444" style="position:absolute;left:59477;top:12193;width:11569;height:4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" fillcolor="window" strokecolor="windowText" strokeweight="1pt">
                  <v:textbox inset=".1mm,.1mm,.1mm,.1mm">
                    <w:txbxContent>
                      <w:p w14:paraId="486FBDF0"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辦理收貨</w:t>
                        </w:r>
                      </w:p>
                    </w:txbxContent>
                  </v:textbox>
                </v:rect>
                <v:shape id="流程圖: 文件 79" o:spid="_x0000_s1445" type="#_x0000_t114" style="position:absolute;left:66932;top:15565;width:8764;height:3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" fillcolor="window" strokecolor="#c55a11" strokeweight="1.5pt">
                  <v:textbox inset=".1mm,.1mm,.1mm,.1mm">
                    <w:txbxContent>
                      <w:p w14:paraId="1CEBC685" w14:textId="77777777" w:rsidR="008A4CD7" w:rsidRDefault="008A4CD7" w:rsidP="0060126F">
                        <w:pPr>
                          <w:pStyle w:val="Web"/>
                          <w:spacing w:before="0" w:beforeAutospacing="0" w:after="0" w:afterAutospacing="0"/>
                          <w:jc w:val="center"/>
                        </w:pPr>
                        <w:r>
                          <w:rPr>
                            <w:rFonts w:ascii="Times New Roman" w:eastAsia="標楷體" w:hAnsi="Times New Roman" w:hint="eastAsia"/>
                            <w:sz w:val="20"/>
                            <w:szCs w:val="20"/>
                          </w:rPr>
                          <w:t>銷退單</w:t>
                        </w:r>
                      </w:p>
                    </w:txbxContent>
                  </v:textbox>
                </v:shape>
                <v:rect id="矩形 176" o:spid="_x0000_s1446" style="position:absolute;left:59570;top:22774;width:11570;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" fillcolor="window" strokecolor="windowText" strokeweight="1pt">
                  <v:textbox inset=".1mm,.1mm,.1mm,.1mm">
                    <w:txbxContent>
                      <w:p w14:paraId="4DD3ABF2"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貨品入庫並確實擺放</w:t>
                        </w:r>
                      </w:p>
                    </w:txbxContent>
                  </v:textbox>
                </v:rect>
                <v:shape id="流程圖: 決策 177" o:spid="_x0000_s1447" type="#_x0000_t110" style="position:absolute;left:59570;top:39347;width:11570;height:8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" fillcolor="window" strokecolor="windowText" strokeweight="1pt">
                  <v:textbox inset=".1mm,.1mm,.1mm,.1mm">
                    <w:txbxContent>
                      <w:p w14:paraId="3EB0A7E7"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判斷客訴為退</w:t>
                        </w:r>
                        <w:r>
                          <w:rPr>
                            <w:rFonts w:eastAsia="標楷體" w:hAnsi="標楷體" w:cs="Times New Roman" w:hint="eastAsia"/>
                            <w:sz w:val="20"/>
                            <w:szCs w:val="20"/>
                          </w:rPr>
                          <w:t>/</w:t>
                        </w:r>
                        <w:r>
                          <w:rPr>
                            <w:rFonts w:eastAsia="標楷體" w:hAnsi="標楷體" w:cs="Times New Roman" w:hint="eastAsia"/>
                            <w:sz w:val="20"/>
                            <w:szCs w:val="20"/>
                          </w:rPr>
                          <w:t>換貨</w:t>
                        </w:r>
                      </w:p>
                    </w:txbxContent>
                  </v:textbox>
                </v:shape>
                <v:rect id="矩形 178" o:spid="_x0000_s1448" style="position:absolute;left:81462;top:12233;width:11570;height:4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" fillcolor="window" strokecolor="windowText" strokeweight="1pt">
                  <v:textbox inset=".1mm,.1mm,.1mm,.1mm">
                    <w:txbxContent>
                      <w:p w14:paraId="432A487F" w14:textId="77777777" w:rsidR="008A4CD7" w:rsidRDefault="008A4CD7" w:rsidP="0060126F">
                        <w:pPr>
                          <w:pStyle w:val="Web"/>
                          <w:spacing w:before="0" w:beforeAutospacing="0" w:after="0" w:afterAutospacing="0"/>
                          <w:jc w:val="center"/>
                        </w:pPr>
                        <w:r>
                          <w:rPr>
                            <w:rFonts w:eastAsia="標楷體" w:hAnsi="標楷體" w:cs="Times New Roman" w:hint="eastAsia"/>
                            <w:sz w:val="20"/>
                            <w:szCs w:val="20"/>
                          </w:rPr>
                          <w:t>檢驗客戶退回之產品</w:t>
                        </w:r>
                      </w:p>
                    </w:txbxContent>
                  </v:textbox>
                </v:rect>
                <v:shape id="直線單箭頭接點 180" o:spid="_x0000_s1449" type="#_x0000_t32" style="position:absolute;left:9624;top:11463;width:0;height:1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" strokecolor="windowText" strokeweight="1pt">
                  <v:stroke endarrow="block" joinstyle="miter"/>
                </v:shape>
                <v:shape id="流程圖: 接點 181" o:spid="_x0000_s1450" type="#_x0000_t120" style="position:absolute;left:40202;top:46146;width:3645;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" fillcolor="#ed7d31" strokecolor="#c55a11" strokeweight="1pt">
                  <v:stroke joinstyle="miter"/>
                  <v:textbox inset=".1mm,.1mm,.1mm,.1mm">
                    <w:txbxContent>
                      <w:p w14:paraId="5A20692B" w14:textId="77777777" w:rsidR="008A4CD7" w:rsidRDefault="008A4CD7" w:rsidP="0060126F">
                        <w:pPr>
                          <w:pStyle w:val="Web"/>
                          <w:spacing w:before="0" w:beforeAutospacing="0" w:after="0" w:afterAutospacing="0"/>
                          <w:jc w:val="center"/>
                        </w:pPr>
                        <w:r>
                          <w:rPr>
                            <w:rFonts w:ascii="Times New Roman" w:hAnsi="Times New Roman"/>
                            <w:color w:val="000000"/>
                          </w:rPr>
                          <w:t>A</w:t>
                        </w:r>
                      </w:p>
                    </w:txbxContent>
                  </v:textbox>
                </v:shape>
                <v:shape id="直線單箭頭接點 183" o:spid="_x0000_s1451" type="#_x0000_t32" style="position:absolute;left:28181;top:33591;width:66;height:22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" strokecolor="windowText" strokeweight="1pt">
                  <v:stroke endarrow="block" joinstyle="miter"/>
                </v:shape>
                <v:shape id="肘形接點 184" o:spid="_x0000_s1452" type="#_x0000_t34" style="position:absolute;left:22396;top:37934;width:61;height:82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" adj="836816" strokecolor="windowText" strokeweight="1pt">
                  <v:stroke endarrow="block"/>
                </v:shape>
                <v:shape id="肘形接點 185" o:spid="_x0000_s1453" type="#_x0000_t33" style="position:absolute;left:9624;top:17056;width:12838;height:1309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" strokecolor="windowText" strokeweight="1pt">
                  <v:stroke endarrow="block"/>
                </v:shape>
                <v:rect id="矩形 186" o:spid="_x0000_s1454" style="position:absolute;left:5071;top:22964;width:4553;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" filled="f" stroked="f" strokeweight="1pt">
                  <v:textbox>
                    <w:txbxContent>
                      <w:p w14:paraId="5617B217" w14:textId="77777777" w:rsidR="008A4CD7" w:rsidRDefault="008A4CD7" w:rsidP="0060126F">
                        <w:pPr>
                          <w:pStyle w:val="Web"/>
                          <w:spacing w:before="0" w:beforeAutospacing="0" w:after="0" w:afterAutospacing="0"/>
                          <w:jc w:val="center"/>
                        </w:pPr>
                        <w:r>
                          <w:rPr>
                            <w:rFonts w:ascii="Times New Roman" w:hAnsi="Times New Roman"/>
                            <w:sz w:val="20"/>
                            <w:szCs w:val="20"/>
                          </w:rPr>
                          <w:t>N</w:t>
                        </w:r>
                      </w:p>
                    </w:txbxContent>
                  </v:textbox>
                </v:rect>
                <v:rect id="矩形 189" o:spid="_x0000_s1455" style="position:absolute;left:27891;top:32359;width:4553;height:3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" filled="f" stroked="f" strokeweight="1pt">
                  <v:textbox>
                    <w:txbxContent>
                      <w:p w14:paraId="41E4DB79" w14:textId="77777777" w:rsidR="008A4CD7" w:rsidRDefault="008A4CD7" w:rsidP="0060126F">
                        <w:pPr>
                          <w:pStyle w:val="Web"/>
                          <w:spacing w:before="0" w:beforeAutospacing="0" w:after="0" w:afterAutospacing="0"/>
                          <w:jc w:val="center"/>
                        </w:pPr>
                        <w:r>
                          <w:rPr>
                            <w:rFonts w:ascii="Times New Roman" w:hAnsi="Times New Roman"/>
                            <w:sz w:val="20"/>
                            <w:szCs w:val="20"/>
                          </w:rPr>
                          <w:t>Y</w:t>
                        </w:r>
                      </w:p>
                    </w:txbxContent>
                  </v:textbox>
                </v:rect>
                <v:rect id="矩形 190" o:spid="_x0000_s1456" style="position:absolute;left:30776;top:49250;width:4553;height:3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" filled="f" stroked="f" strokeweight="1pt">
                  <v:textbox>
                    <w:txbxContent>
                      <w:p w14:paraId="2486975F" w14:textId="77777777" w:rsidR="008A4CD7" w:rsidRDefault="008A4CD7" w:rsidP="0060126F">
                        <w:pPr>
                          <w:pStyle w:val="Web"/>
                          <w:spacing w:before="0" w:beforeAutospacing="0" w:after="0" w:afterAutospacing="0"/>
                          <w:jc w:val="center"/>
                        </w:pPr>
                        <w:r>
                          <w:rPr>
                            <w:rFonts w:ascii="Times New Roman" w:hAnsi="Times New Roman"/>
                            <w:sz w:val="20"/>
                            <w:szCs w:val="20"/>
                          </w:rPr>
                          <w:t>Y</w:t>
                        </w:r>
                      </w:p>
                    </w:txbxContent>
                  </v:textbox>
                </v:rect>
                <v:rect id="矩形 191" o:spid="_x0000_s1457" style="position:absolute;left:53354;top:3292;width:26715;height:3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" fillcolor="#f2f2f2" strokecolor="windowText" strokeweight="1pt">
                  <v:textbox>
                    <w:txbxContent>
                      <w:p w14:paraId="2B0CB603" w14:textId="77777777" w:rsidR="008A4CD7" w:rsidRDefault="008A4CD7" w:rsidP="0060126F">
                        <w:pPr>
                          <w:pStyle w:val="Web"/>
                          <w:spacing w:before="0" w:beforeAutospacing="0" w:after="0" w:afterAutospacing="0"/>
                          <w:jc w:val="center"/>
                        </w:pPr>
                        <w:r>
                          <w:rPr>
                            <w:rFonts w:ascii="Times New Roman" w:eastAsia="標楷體" w:hAnsi="標楷體" w:hint="eastAsia"/>
                          </w:rPr>
                          <w:t>倉儲單位</w:t>
                        </w:r>
                      </w:p>
                    </w:txbxContent>
                  </v:textbox>
                </v:rect>
                <v:rect id="矩形 192" o:spid="_x0000_s1458" style="position:absolute;left:79269;top:3285;width:15238;height:3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" fillcolor="#f2f2f2" strokecolor="windowText" strokeweight="1pt">
                  <v:textbox>
                    <w:txbxContent>
                      <w:p w14:paraId="5C92B896" w14:textId="77777777" w:rsidR="008A4CD7" w:rsidRDefault="008A4CD7" w:rsidP="0060126F">
                        <w:pPr>
                          <w:pStyle w:val="Web"/>
                          <w:spacing w:before="0" w:beforeAutospacing="0" w:after="0" w:afterAutospacing="0"/>
                          <w:jc w:val="center"/>
                        </w:pPr>
                        <w:proofErr w:type="gramStart"/>
                        <w:r>
                          <w:rPr>
                            <w:rFonts w:ascii="Times New Roman" w:eastAsia="標楷體" w:hAnsi="標楷體" w:hint="eastAsia"/>
                          </w:rPr>
                          <w:t>品檢單位</w:t>
                        </w:r>
                        <w:proofErr w:type="gramEnd"/>
                      </w:p>
                    </w:txbxContent>
                  </v:textbox>
                </v:rect>
                <v:shapetype id="_x0000_t177" coordsize="21600,21600" o:spt="177" path="m,l21600,r,17255l10800,21600,,17255xe">
                  <v:stroke joinstyle="miter"/>
                  <v:path gradientshapeok="t" o:connecttype="rect" textboxrect="0,0,21600,17255"/>
                </v:shapetype>
                <v:shape id="流程圖: 換頁接點 193" o:spid="_x0000_s1459" type="#_x0000_t177" style="position:absolute;left:57191;top:50732;width:3067;height:37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" fillcolor="#ed7d31" strokecolor="#c55a11" strokeweight="1.5pt">
                  <v:textbox inset=".1mm,.1mm,.1mm,.1mm">
                    <w:txbxContent>
                      <w:p w14:paraId="0190A69A" w14:textId="77777777" w:rsidR="008A4CD7" w:rsidRPr="00E45331" w:rsidRDefault="008A4CD7" w:rsidP="0060126F">
                        <w:pPr>
                          <w:pStyle w:val="Web"/>
                          <w:spacing w:before="0" w:beforeAutospacing="0" w:after="0" w:afterAutospacing="0"/>
                          <w:jc w:val="center"/>
                          <w:rPr>
                            <w:rFonts w:ascii="Times New Roman" w:hAnsi="Times New Roman" w:cs="Times New Roman"/>
                          </w:rPr>
                        </w:pPr>
                        <w:r w:rsidRPr="00E45331">
                          <w:rPr>
                            <w:rFonts w:ascii="Times New Roman" w:hAnsi="Times New Roman" w:cs="Times New Roman" w:hint="eastAsia"/>
                          </w:rPr>
                          <w:t>A</w:t>
                        </w:r>
                      </w:p>
                    </w:txbxContent>
                  </v:textbox>
                </v:shape>
                <v:shape id="流程圖: 換頁接點 194" o:spid="_x0000_s1460" type="#_x0000_t177" style="position:absolute;left:70606;top:50736;width:3067;height:3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" fillcolor="#ed7d31" strokecolor="#c55a11" strokeweight="1.5pt">
                  <v:textbox inset=".1mm,.1mm,.1mm,.1mm">
                    <w:txbxContent>
                      <w:p w14:paraId="267E99A2" w14:textId="77777777" w:rsidR="008A4CD7" w:rsidRPr="00E45331" w:rsidRDefault="008A4CD7" w:rsidP="0060126F">
                        <w:pPr>
                          <w:pStyle w:val="Web"/>
                          <w:spacing w:before="0" w:beforeAutospacing="0" w:after="0" w:afterAutospacing="0"/>
                          <w:jc w:val="center"/>
                          <w:rPr>
                            <w:rFonts w:ascii="Times New Roman" w:hAnsi="Times New Roman" w:cs="Times New Roman"/>
                          </w:rPr>
                        </w:pPr>
                        <w:r w:rsidRPr="00E45331">
                          <w:rPr>
                            <w:rFonts w:ascii="Times New Roman" w:hAnsi="Times New Roman" w:cs="Times New Roman"/>
                          </w:rPr>
                          <w:t>B</w:t>
                        </w:r>
                      </w:p>
                    </w:txbxContent>
                  </v:textbox>
                </v:shape>
                <v:shape id="流程圖: 接點 195" o:spid="_x0000_s1461" type="#_x0000_t120" style="position:absolute;left:63369;top:7171;width:3262;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" fillcolor="#ed7d31" strokecolor="#c55a11" strokeweight="1pt">
                  <v:stroke joinstyle="miter"/>
                  <v:textbox inset=".1mm,.1mm,.1mm,.1mm">
                    <w:txbxContent>
                      <w:p w14:paraId="4E5F4FD6" w14:textId="77777777" w:rsidR="008A4CD7" w:rsidRDefault="008A4CD7" w:rsidP="0060126F">
                        <w:pPr>
                          <w:pStyle w:val="Web"/>
                          <w:spacing w:before="0" w:beforeAutospacing="0" w:after="0" w:afterAutospacing="0"/>
                          <w:jc w:val="center"/>
                        </w:pPr>
                        <w:r>
                          <w:rPr>
                            <w:rFonts w:ascii="Times New Roman" w:hAnsi="Times New Roman"/>
                            <w:color w:val="000000"/>
                          </w:rPr>
                          <w:t>A</w:t>
                        </w:r>
                      </w:p>
                    </w:txbxContent>
                  </v:textbox>
                </v:shape>
                <v:line id="直線接點 197" o:spid="_x0000_s1462" style="position:absolute;visibility:visible;mso-wrap-style:square" from="53354,6539" to="53354,54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" strokecolor="#7f7f7f">
                  <v:stroke joinstyle="miter"/>
                </v:line>
                <v:line id="直線接點 198" o:spid="_x0000_s1463" style="position:absolute;flip:x;visibility:visible;mso-wrap-style:square" from="79115,4405" to="79251,54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" strokecolor="#44546a">
                  <v:stroke joinstyle="miter"/>
                </v:line>
                <v:shape id="直線單箭頭接點 199" o:spid="_x0000_s1464" type="#_x0000_t32" style="position:absolute;left:71046;top:14337;width:10416;height: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" strokecolor="windowText" strokeweight="1pt">
                  <v:stroke endarrow="block" joinstyle="miter"/>
                </v:shape>
                <v:shape id="肘形接點 200" o:spid="_x0000_s1465" type="#_x0000_t33" style="position:absolute;left:74998;top:12673;width:8392;height:1610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" strokecolor="windowText" strokeweight="1pt">
                  <v:stroke endarrow="block"/>
                </v:shape>
                <v:shape id="直線單箭頭接點 201" o:spid="_x0000_s1466" type="#_x0000_t32" style="position:absolute;left:65255;top:27077;width:7;height:34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" strokecolor="windowText" strokeweight="1pt">
                  <v:stroke endarrow="block" joinstyle="miter"/>
                </v:shape>
                <v:shape id="肘形接點 202" o:spid="_x0000_s1467" type="#_x0000_t34" style="position:absolute;left:60788;top:46163;width:2504;height:663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" strokecolor="windowText" strokeweight="1pt">
                  <v:stroke endarrow="block"/>
                </v:shape>
                <v:shape id="肘形接點 203" o:spid="_x0000_s1468" type="#_x0000_t34" style="position:absolute;left:67494;top:46093;width:2507;height:678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" strokecolor="windowText" strokeweight="1pt">
                  <v:stroke endarrow="block"/>
                </v:shape>
                <v:rect id="矩形 204" o:spid="_x0000_s1469" style="position:absolute;left:67765;top:46510;width:4553;height:3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" filled="f" stroked="f" strokeweight="1pt">
                  <v:textbox>
                    <w:txbxContent>
                      <w:p w14:paraId="7B287B30" w14:textId="77777777" w:rsidR="008A4CD7" w:rsidRPr="002D3FBF" w:rsidRDefault="008A4CD7" w:rsidP="0060126F">
                        <w:pPr>
                          <w:pStyle w:val="Web"/>
                          <w:spacing w:before="0" w:beforeAutospacing="0" w:after="0" w:afterAutospacing="0"/>
                          <w:jc w:val="center"/>
                          <w:rPr>
                            <w:rFonts w:ascii="標楷體" w:eastAsia="標楷體" w:hAnsi="標楷體"/>
                          </w:rPr>
                        </w:pPr>
                        <w:r w:rsidRPr="002D3FBF">
                          <w:rPr>
                            <w:rFonts w:ascii="標楷體" w:eastAsia="標楷體" w:hAnsi="標楷體" w:hint="eastAsia"/>
                            <w:sz w:val="20"/>
                            <w:szCs w:val="20"/>
                          </w:rPr>
                          <w:t>退貨</w:t>
                        </w:r>
                      </w:p>
                    </w:txbxContent>
                  </v:textbox>
                </v:rect>
                <v:shape id="直線單箭頭接點 205" o:spid="_x0000_s1470" type="#_x0000_t32" style="position:absolute;left:65120;top:10336;width:0;height:18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" strokecolor="windowText" strokeweight="1pt">
                  <v:stroke endarrow="block" joinstyle="miter"/>
                </v:shape>
                <v:shape id="直線單箭頭接點 206" o:spid="_x0000_s1471" type="#_x0000_t32" style="position:absolute;left:28247;top:17062;width:0;height:96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" strokecolor="windowText" strokeweight="1pt">
                  <v:stroke endarrow="block" joinstyle="miter"/>
                </v:shape>
                <v:shape id="直線單箭頭接點 207" o:spid="_x0000_s1472" type="#_x0000_t32" style="position:absolute;left:15409;top:14898;width:7053;height: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" strokecolor="windowText" strokeweight="1pt">
                  <v:stroke endarrow="block" joinstyle="miter"/>
                </v:shape>
                <v:shape id="流程圖: 多重文件 208" o:spid="_x0000_s1473" type="#_x0000_t115" style="position:absolute;left:67358;top:32447;width:10326;height:56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" fillcolor="window" strokecolor="#c55a11" strokeweight="1.5pt">
                  <v:textbox inset=".1mm,.1mm,.1mm,.1mm">
                    <w:txbxContent>
                      <w:p w14:paraId="4A087488" w14:textId="77777777" w:rsidR="008A4CD7" w:rsidRPr="00CD5996" w:rsidRDefault="008A4CD7" w:rsidP="0068739E">
                        <w:pPr>
                          <w:pStyle w:val="af4"/>
                          <w:widowControl/>
                          <w:numPr>
                            <w:ilvl w:val="0"/>
                            <w:numId w:val="11"/>
                          </w:numPr>
                          <w:adjustRightInd/>
                          <w:spacing w:line="240" w:lineRule="auto"/>
                          <w:ind w:leftChars="0"/>
                          <w:textAlignment w:val="auto"/>
                          <w:rPr>
                            <w:rFonts w:ascii="標楷體" w:eastAsia="標楷體" w:hAnsi="標楷體"/>
                            <w:sz w:val="20"/>
                          </w:rPr>
                        </w:pPr>
                        <w:r w:rsidRPr="00CD5996">
                          <w:rPr>
                            <w:rFonts w:ascii="標楷體" w:eastAsia="標楷體" w:hAnsi="標楷體" w:hint="eastAsia"/>
                            <w:sz w:val="20"/>
                          </w:rPr>
                          <w:t>客訴單</w:t>
                        </w:r>
                      </w:p>
                      <w:p w14:paraId="416B5C2C" w14:textId="77777777" w:rsidR="008A4CD7" w:rsidRPr="00CD5996" w:rsidRDefault="008A4CD7" w:rsidP="0068739E">
                        <w:pPr>
                          <w:pStyle w:val="af4"/>
                          <w:widowControl/>
                          <w:numPr>
                            <w:ilvl w:val="0"/>
                            <w:numId w:val="11"/>
                          </w:numPr>
                          <w:adjustRightInd/>
                          <w:spacing w:line="240" w:lineRule="auto"/>
                          <w:ind w:leftChars="0"/>
                          <w:textAlignment w:val="auto"/>
                          <w:rPr>
                            <w:rFonts w:ascii="標楷體" w:eastAsia="標楷體" w:hAnsi="標楷體"/>
                            <w:sz w:val="20"/>
                          </w:rPr>
                        </w:pPr>
                        <w:r w:rsidRPr="00CD5996">
                          <w:rPr>
                            <w:rFonts w:ascii="標楷體" w:eastAsia="標楷體" w:hAnsi="標楷體" w:hint="eastAsia"/>
                            <w:sz w:val="20"/>
                          </w:rPr>
                          <w:t>銷退單</w:t>
                        </w:r>
                      </w:p>
                    </w:txbxContent>
                  </v:textbox>
                </v:shape>
                <v:shape id="肘形接點 211" o:spid="_x0000_s1474" type="#_x0000_t35" style="position:absolute;left:33425;top:42811;width:1593;height:1196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" adj="-31009,16024" strokecolor="black [3040]" strokeweight="1pt">
                  <v:stroke endarrow="block"/>
                </v:shape>
                <w10:anchorlock/>
              </v:group>
            </w:pict>
          </mc:Fallback>
        </mc:AlternateContent>
      </w:r>
    </w:p>
    <w:p w14:paraId="4CB89397" w14:textId="3E519265" w:rsidR="00E82C5C" w:rsidRDefault="00E82C5C">
      <w:pPr>
        <w:widowControl/>
        <w:adjustRightInd/>
        <w:spacing w:line="240" w:lineRule="auto"/>
        <w:textAlignment w:val="auto"/>
        <w:rPr>
          <w:rFonts w:eastAsia="標楷體"/>
          <w:spacing w:val="20"/>
          <w:szCs w:val="24"/>
        </w:rPr>
      </w:pPr>
      <w:r w:rsidRPr="00E82C5C">
        <w:rPr>
          <w:rFonts w:ascii="Calibri" w:eastAsia="新細明體" w:hAnsi="Calibri"/>
          <w:noProof/>
          <w:kern w:val="2"/>
          <w:szCs w:val="22"/>
        </w:rPr>
        <w:lastRenderedPageBreak/>
        <mc:AlternateContent>
          <mc:Choice Requires="wpc">
            <w:drawing>
              <wp:inline distT="0" distB="0" distL="0" distR="0" wp14:anchorId="5ED84743" wp14:editId="6762663A">
                <wp:extent cx="9450705" cy="5494200"/>
                <wp:effectExtent l="0" t="0" r="17145" b="11430"/>
                <wp:docPr id="292" name="畫布 29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213" name="矩形 213"/>
                        <wps:cNvSpPr/>
                        <wps:spPr>
                          <a:xfrm>
                            <a:off x="1162" y="0"/>
                            <a:ext cx="9449543" cy="32575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5F31063" w14:textId="77777777" w:rsidR="008A4CD7" w:rsidRPr="007A7EA1" w:rsidRDefault="008A4CD7" w:rsidP="00E82C5C">
                              <w:pPr>
                                <w:pStyle w:val="Web"/>
                                <w:spacing w:before="0" w:beforeAutospacing="0" w:after="0" w:afterAutospacing="0"/>
                                <w:rPr>
                                  <w:rFonts w:ascii="Times New Roman" w:hAnsi="Times New Roman" w:cs="Times New Roman"/>
                                </w:rPr>
                              </w:pPr>
                              <w:r>
                                <w:rPr>
                                  <w:rFonts w:ascii="Times New Roman" w:eastAsia="標楷體" w:hAnsi="Times New Roman"/>
                                </w:rPr>
                                <w:t>CS-109</w:t>
                              </w:r>
                              <w:r>
                                <w:rPr>
                                  <w:rFonts w:eastAsia="標楷體" w:hAnsi="標楷體" w:cs="Times New Roman" w:hint="eastAsia"/>
                                </w:rPr>
                                <w:t>銷貨退回及折讓作業</w:t>
                              </w:r>
                              <w:r w:rsidRPr="007A7EA1">
                                <w:rPr>
                                  <w:rFonts w:ascii="Times New Roman" w:eastAsia="標楷體" w:hAnsi="Times New Roman" w:cs="Times New Roman"/>
                                </w:rPr>
                                <w:t>-</w:t>
                              </w:r>
                              <w:r>
                                <w:rPr>
                                  <w:rFonts w:ascii="Times New Roman" w:eastAsia="標楷體" w:hAnsi="Times New Roman" w:cs="Times New Roman"/>
                                </w:rPr>
                                <w:t xml:space="preserve"> </w:t>
                              </w:r>
                              <w:r w:rsidRPr="007A7EA1">
                                <w:rPr>
                                  <w:rFonts w:ascii="Times New Roman" w:eastAsia="標楷體" w:hAnsi="Times New Roman" w:cs="Times New Roman"/>
                                </w:rPr>
                                <w:t>2</w:t>
                              </w:r>
                              <w:r>
                                <w:rPr>
                                  <w:rFonts w:ascii="Times New Roman" w:eastAsia="標楷體" w:hAnsi="Times New Roman" w:cs="Times New Roman"/>
                                </w:rPr>
                                <w:t xml:space="preserve"> (</w:t>
                              </w:r>
                              <w:r>
                                <w:rPr>
                                  <w:rFonts w:ascii="Times New Roman" w:eastAsia="標楷體" w:hAnsi="Times New Roman" w:cs="Times New Roman" w:hint="eastAsia"/>
                                </w:rPr>
                                <w:t>接下頁</w:t>
                              </w:r>
                              <w:r>
                                <w:rPr>
                                  <w:rFonts w:ascii="Times New Roman" w:eastAsia="標楷體" w:hAnsi="Times New Roman" w:cs="Times New Roman"/>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4" name="矩形 214"/>
                        <wps:cNvSpPr/>
                        <wps:spPr>
                          <a:xfrm>
                            <a:off x="1161" y="325689"/>
                            <a:ext cx="280033" cy="516832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ACE2232" w14:textId="77777777" w:rsidR="008A4CD7" w:rsidRDefault="008A4CD7" w:rsidP="00E82C5C">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5" name="矩形 215"/>
                        <wps:cNvSpPr/>
                        <wps:spPr>
                          <a:xfrm>
                            <a:off x="281195" y="325751"/>
                            <a:ext cx="9169510" cy="32639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E20714C" w14:textId="77777777" w:rsidR="008A4CD7" w:rsidRDefault="008A4CD7" w:rsidP="00E82C5C">
                              <w:pPr>
                                <w:pStyle w:val="Web"/>
                                <w:spacing w:before="0" w:beforeAutospacing="0" w:after="0" w:afterAutospacing="0"/>
                                <w:jc w:val="center"/>
                              </w:pPr>
                              <w:r>
                                <w:rPr>
                                  <w:rFonts w:ascii="Times New Roman" w:eastAsia="標楷體" w:hAnsi="標楷體" w:hint="eastAsia"/>
                                </w:rPr>
                                <w:t>營運業務部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6" name="流程圖: 決策 216"/>
                        <wps:cNvSpPr/>
                        <wps:spPr>
                          <a:xfrm>
                            <a:off x="2079202" y="1487712"/>
                            <a:ext cx="1557473" cy="826429"/>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03F185B2" w14:textId="77777777" w:rsidR="008A4CD7" w:rsidRDefault="008A4CD7" w:rsidP="00E82C5C">
                              <w:pPr>
                                <w:pStyle w:val="Web"/>
                                <w:spacing w:before="0" w:beforeAutospacing="0" w:after="0" w:afterAutospacing="0" w:line="240" w:lineRule="atLeast"/>
                                <w:jc w:val="center"/>
                              </w:pPr>
                              <w:r>
                                <w:rPr>
                                  <w:rFonts w:eastAsia="標楷體" w:hAnsi="標楷體" w:cs="Times New Roman" w:hint="eastAsia"/>
                                  <w:sz w:val="20"/>
                                  <w:szCs w:val="20"/>
                                </w:rPr>
                                <w:t>判斷是否需要重新設計</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17" name="流程圖: 換頁接點 217"/>
                        <wps:cNvSpPr/>
                        <wps:spPr>
                          <a:xfrm>
                            <a:off x="2697472" y="834530"/>
                            <a:ext cx="306705" cy="377190"/>
                          </a:xfrm>
                          <a:prstGeom prst="flowChartOffpageConnector">
                            <a:avLst/>
                          </a:prstGeom>
                          <a:solidFill>
                            <a:srgbClr val="ED7D31"/>
                          </a:solidFill>
                          <a:ln w="19050" cap="flat" cmpd="sng" algn="ctr">
                            <a:solidFill>
                              <a:srgbClr val="ED7D31">
                                <a:lumMod val="75000"/>
                              </a:srgbClr>
                            </a:solidFill>
                            <a:prstDash val="solid"/>
                            <a:miter lim="800000"/>
                          </a:ln>
                          <a:effectLst/>
                        </wps:spPr>
                        <wps:txbx>
                          <w:txbxContent>
                            <w:p w14:paraId="761EA4F8" w14:textId="77777777" w:rsidR="008A4CD7" w:rsidRDefault="008A4CD7" w:rsidP="00E82C5C">
                              <w:pPr>
                                <w:pStyle w:val="Web"/>
                                <w:spacing w:before="0" w:beforeAutospacing="0" w:after="0" w:afterAutospacing="0"/>
                                <w:jc w:val="center"/>
                              </w:pPr>
                              <w:r>
                                <w:rPr>
                                  <w:rFonts w:ascii="Times New Roman" w:hAnsi="Times New Roman"/>
                                </w:rPr>
                                <w:t>A</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18" name="矩形 218"/>
                        <wps:cNvSpPr/>
                        <wps:spPr>
                          <a:xfrm>
                            <a:off x="1389786" y="2644432"/>
                            <a:ext cx="1156970" cy="4286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45D61A3"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確認換貨內容並記錄</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24" name="流程圖: 接點 224"/>
                        <wps:cNvSpPr/>
                        <wps:spPr>
                          <a:xfrm>
                            <a:off x="6057064" y="4351385"/>
                            <a:ext cx="364490" cy="36893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5CE100F4" w14:textId="77777777" w:rsidR="008A4CD7" w:rsidRDefault="008A4CD7" w:rsidP="00E82C5C">
                              <w:pPr>
                                <w:pStyle w:val="Web"/>
                                <w:spacing w:before="0" w:beforeAutospacing="0" w:after="0" w:afterAutospacing="0"/>
                                <w:jc w:val="center"/>
                              </w:pPr>
                              <w:r>
                                <w:rPr>
                                  <w:rFonts w:ascii="Times New Roman" w:hAnsi="Times New Roman"/>
                                  <w:color w:val="000000"/>
                                </w:rPr>
                                <w:t>D</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229" name="矩形 229"/>
                        <wps:cNvSpPr/>
                        <wps:spPr>
                          <a:xfrm>
                            <a:off x="3531337" y="2661033"/>
                            <a:ext cx="1156970" cy="42799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0266C6D"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通知研發部重新設計</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30" name="流程圖: 文件 230"/>
                        <wps:cNvSpPr/>
                        <wps:spPr>
                          <a:xfrm>
                            <a:off x="4461612" y="2956653"/>
                            <a:ext cx="806739" cy="433661"/>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3AB50C8F" w14:textId="77777777" w:rsidR="008A4CD7" w:rsidRDefault="008A4CD7" w:rsidP="00E82C5C">
                              <w:pPr>
                                <w:pStyle w:val="Web"/>
                                <w:spacing w:before="0" w:beforeAutospacing="0" w:after="0" w:afterAutospacing="0"/>
                                <w:jc w:val="center"/>
                              </w:pPr>
                              <w:r w:rsidRPr="00870FDB">
                                <w:rPr>
                                  <w:rFonts w:ascii="Times New Roman" w:eastAsia="標楷體" w:hAnsi="標楷體"/>
                                  <w:sz w:val="20"/>
                                  <w:szCs w:val="20"/>
                                </w:rPr>
                                <w:t>CRM</w:t>
                              </w:r>
                              <w:r w:rsidRPr="00870FDB">
                                <w:rPr>
                                  <w:rFonts w:ascii="Times New Roman" w:eastAsia="標楷體" w:hAnsi="標楷體"/>
                                  <w:sz w:val="20"/>
                                  <w:szCs w:val="20"/>
                                </w:rPr>
                                <w:t>客服資源申請作業</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31" name="流程圖: 接點 231"/>
                        <wps:cNvSpPr/>
                        <wps:spPr>
                          <a:xfrm>
                            <a:off x="1794207" y="4264487"/>
                            <a:ext cx="364490" cy="368300"/>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3F73D8DD" w14:textId="77777777" w:rsidR="008A4CD7" w:rsidRDefault="008A4CD7" w:rsidP="00E82C5C">
                              <w:pPr>
                                <w:pStyle w:val="Web"/>
                                <w:spacing w:before="0" w:beforeAutospacing="0" w:after="0" w:afterAutospacing="0"/>
                                <w:jc w:val="center"/>
                              </w:pPr>
                              <w:r>
                                <w:rPr>
                                  <w:rFonts w:ascii="Times New Roman" w:hAnsi="Times New Roman"/>
                                  <w:color w:val="000000"/>
                                </w:rPr>
                                <w:t>B</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232" name="流程圖: 換頁接點 232"/>
                        <wps:cNvSpPr/>
                        <wps:spPr>
                          <a:xfrm>
                            <a:off x="7045759" y="1029940"/>
                            <a:ext cx="306705" cy="376555"/>
                          </a:xfrm>
                          <a:prstGeom prst="flowChartOffpageConnector">
                            <a:avLst/>
                          </a:prstGeom>
                          <a:solidFill>
                            <a:srgbClr val="ED7D31"/>
                          </a:solidFill>
                          <a:ln w="19050" cap="flat" cmpd="sng" algn="ctr">
                            <a:solidFill>
                              <a:srgbClr val="ED7D31">
                                <a:lumMod val="75000"/>
                              </a:srgbClr>
                            </a:solidFill>
                            <a:prstDash val="solid"/>
                            <a:miter lim="800000"/>
                          </a:ln>
                          <a:effectLst/>
                        </wps:spPr>
                        <wps:txbx>
                          <w:txbxContent>
                            <w:p w14:paraId="4B638B6E" w14:textId="77777777" w:rsidR="008A4CD7" w:rsidRDefault="008A4CD7" w:rsidP="00E82C5C">
                              <w:pPr>
                                <w:pStyle w:val="Web"/>
                                <w:spacing w:before="0" w:beforeAutospacing="0" w:after="0" w:afterAutospacing="0"/>
                                <w:jc w:val="center"/>
                              </w:pPr>
                              <w:r>
                                <w:rPr>
                                  <w:rFonts w:ascii="Times New Roman" w:hAnsi="Times New Roman"/>
                                </w:rPr>
                                <w:t>B</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33" name="矩形 233"/>
                        <wps:cNvSpPr/>
                        <wps:spPr>
                          <a:xfrm>
                            <a:off x="5660299" y="2750177"/>
                            <a:ext cx="1156970" cy="42799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3526CFB" w14:textId="77777777" w:rsidR="008A4CD7" w:rsidRDefault="008A4CD7" w:rsidP="00E82C5C">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向客戶取得相關</w:t>
                              </w:r>
                            </w:p>
                            <w:p w14:paraId="7C2BB3D8"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文件</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34" name="流程圖: 接點 234"/>
                        <wps:cNvSpPr/>
                        <wps:spPr>
                          <a:xfrm>
                            <a:off x="8128434" y="4352030"/>
                            <a:ext cx="364490" cy="368300"/>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03D01776" w14:textId="77777777" w:rsidR="008A4CD7" w:rsidRDefault="008A4CD7" w:rsidP="00E82C5C">
                              <w:pPr>
                                <w:pStyle w:val="Web"/>
                                <w:spacing w:before="0" w:beforeAutospacing="0" w:after="0" w:afterAutospacing="0"/>
                                <w:jc w:val="center"/>
                              </w:pPr>
                              <w:r>
                                <w:rPr>
                                  <w:rFonts w:ascii="Times New Roman" w:hAnsi="Times New Roman"/>
                                  <w:color w:val="000000"/>
                                </w:rPr>
                                <w:t>D</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235" name="流程圖: 接點 235"/>
                        <wps:cNvSpPr/>
                        <wps:spPr>
                          <a:xfrm>
                            <a:off x="3928102" y="4265091"/>
                            <a:ext cx="364490" cy="36766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3FF88B8C" w14:textId="77777777" w:rsidR="008A4CD7" w:rsidRDefault="008A4CD7" w:rsidP="00E82C5C">
                              <w:pPr>
                                <w:pStyle w:val="Web"/>
                                <w:spacing w:before="0" w:beforeAutospacing="0" w:after="0" w:afterAutospacing="0"/>
                                <w:jc w:val="center"/>
                              </w:pPr>
                              <w:r>
                                <w:rPr>
                                  <w:rFonts w:ascii="Times New Roman" w:hAnsi="Times New Roman"/>
                                  <w:color w:val="000000"/>
                                </w:rPr>
                                <w:t>C</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239" name="流程圖: 多重文件 239"/>
                        <wps:cNvSpPr/>
                        <wps:spPr>
                          <a:xfrm>
                            <a:off x="2102458" y="2998865"/>
                            <a:ext cx="1196416" cy="827547"/>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682F7CE6" w14:textId="77777777" w:rsidR="008A4CD7" w:rsidRPr="00870FDB" w:rsidRDefault="008A4CD7" w:rsidP="0068739E">
                              <w:pPr>
                                <w:pStyle w:val="af4"/>
                                <w:widowControl/>
                                <w:numPr>
                                  <w:ilvl w:val="0"/>
                                  <w:numId w:val="12"/>
                                </w:numPr>
                                <w:adjustRightInd/>
                                <w:spacing w:line="240" w:lineRule="exact"/>
                                <w:ind w:leftChars="0"/>
                                <w:textAlignment w:val="auto"/>
                                <w:rPr>
                                  <w:rFonts w:ascii="標楷體" w:eastAsia="標楷體" w:hAnsi="標楷體"/>
                                  <w:sz w:val="20"/>
                                </w:rPr>
                              </w:pPr>
                              <w:r w:rsidRPr="00870FDB">
                                <w:rPr>
                                  <w:rFonts w:ascii="標楷體" w:eastAsia="標楷體" w:hAnsi="標楷體" w:hint="eastAsia"/>
                                  <w:sz w:val="20"/>
                                </w:rPr>
                                <w:t>客訴單</w:t>
                              </w:r>
                            </w:p>
                            <w:p w14:paraId="00D767F6" w14:textId="77777777" w:rsidR="008A4CD7" w:rsidRPr="00870FDB" w:rsidRDefault="008A4CD7" w:rsidP="0068739E">
                              <w:pPr>
                                <w:pStyle w:val="af4"/>
                                <w:widowControl/>
                                <w:numPr>
                                  <w:ilvl w:val="0"/>
                                  <w:numId w:val="12"/>
                                </w:numPr>
                                <w:adjustRightInd/>
                                <w:spacing w:line="240" w:lineRule="exact"/>
                                <w:ind w:leftChars="0" w:left="357" w:hanging="357"/>
                                <w:textAlignment w:val="auto"/>
                                <w:rPr>
                                  <w:rFonts w:ascii="標楷體" w:eastAsia="標楷體" w:hAnsi="標楷體"/>
                                  <w:sz w:val="20"/>
                                </w:rPr>
                              </w:pPr>
                              <w:r w:rsidRPr="00870FDB">
                                <w:rPr>
                                  <w:rFonts w:ascii="標楷體" w:eastAsia="標楷體" w:hAnsi="標楷體"/>
                                  <w:sz w:val="20"/>
                                </w:rPr>
                                <w:t>CRM客服資源申請作業</w:t>
                              </w:r>
                            </w:p>
                            <w:p w14:paraId="62BC0B20" w14:textId="2E56291C" w:rsidR="008A4CD7" w:rsidRPr="00C91A52" w:rsidRDefault="008A4CD7" w:rsidP="0068739E">
                              <w:pPr>
                                <w:pStyle w:val="af4"/>
                                <w:widowControl/>
                                <w:numPr>
                                  <w:ilvl w:val="0"/>
                                  <w:numId w:val="12"/>
                                </w:numPr>
                                <w:adjustRightInd/>
                                <w:spacing w:line="240" w:lineRule="exact"/>
                                <w:ind w:leftChars="0" w:left="357" w:hanging="357"/>
                                <w:textAlignment w:val="auto"/>
                                <w:rPr>
                                  <w:rFonts w:ascii="標楷體" w:eastAsia="標楷體" w:hAnsi="標楷體"/>
                                  <w:sz w:val="20"/>
                                </w:rPr>
                              </w:pPr>
                              <w:r>
                                <w:rPr>
                                  <w:rFonts w:ascii="標楷體" w:eastAsia="標楷體" w:hAnsi="標楷體" w:hint="eastAsia"/>
                                  <w:sz w:val="20"/>
                                </w:rPr>
                                <w:t>內部訂單</w:t>
                              </w:r>
                            </w:p>
                            <w:p w14:paraId="61F4725E" w14:textId="77777777" w:rsidR="008A4CD7" w:rsidRDefault="008A4CD7"/>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43" name="流程圖: 決策 243"/>
                        <wps:cNvSpPr/>
                        <wps:spPr>
                          <a:xfrm>
                            <a:off x="6603274" y="1548988"/>
                            <a:ext cx="1190625" cy="852805"/>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22A02EA1"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判斷退貨為國內</w:t>
                              </w:r>
                              <w:r>
                                <w:rPr>
                                  <w:rFonts w:eastAsia="標楷體" w:hAnsi="標楷體" w:cs="Times New Roman" w:hint="eastAsia"/>
                                  <w:sz w:val="20"/>
                                  <w:szCs w:val="20"/>
                                </w:rPr>
                                <w:t>/</w:t>
                              </w:r>
                              <w:r>
                                <w:rPr>
                                  <w:rFonts w:eastAsia="標楷體" w:hAnsi="標楷體" w:cs="Times New Roman"/>
                                  <w:sz w:val="20"/>
                                  <w:szCs w:val="20"/>
                                </w:rPr>
                                <w:t>外</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44" name="矩形 244"/>
                        <wps:cNvSpPr/>
                        <wps:spPr>
                          <a:xfrm>
                            <a:off x="7731669" y="2752067"/>
                            <a:ext cx="1156970" cy="42735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561BA97"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向客戶取得相關</w:t>
                              </w:r>
                            </w:p>
                            <w:p w14:paraId="013FFBEA"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文件</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45" name="流程圖: 文件 245"/>
                        <wps:cNvSpPr/>
                        <wps:spPr>
                          <a:xfrm>
                            <a:off x="6501564" y="2984283"/>
                            <a:ext cx="785501" cy="420100"/>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0FAF4721" w14:textId="77777777" w:rsidR="008A4CD7" w:rsidRDefault="008A4CD7" w:rsidP="00E82C5C">
                              <w:pPr>
                                <w:pStyle w:val="Web"/>
                                <w:spacing w:before="0" w:beforeAutospacing="0" w:after="0" w:afterAutospacing="0"/>
                                <w:jc w:val="center"/>
                                <w:rPr>
                                  <w:rFonts w:ascii="Times New Roman" w:eastAsia="標楷體" w:hAnsi="標楷體"/>
                                  <w:sz w:val="20"/>
                                  <w:szCs w:val="20"/>
                                </w:rPr>
                              </w:pPr>
                              <w:r>
                                <w:rPr>
                                  <w:rFonts w:ascii="Times New Roman" w:eastAsia="標楷體" w:hAnsi="標楷體" w:hint="eastAsia"/>
                                  <w:sz w:val="20"/>
                                  <w:szCs w:val="20"/>
                                </w:rPr>
                                <w:t>Debit</w:t>
                              </w:r>
                            </w:p>
                            <w:p w14:paraId="52486928" w14:textId="77777777" w:rsidR="008A4CD7" w:rsidRDefault="008A4CD7" w:rsidP="00E82C5C">
                              <w:pPr>
                                <w:pStyle w:val="Web"/>
                                <w:spacing w:before="0" w:beforeAutospacing="0" w:after="0" w:afterAutospacing="0"/>
                                <w:jc w:val="center"/>
                              </w:pPr>
                              <w:r>
                                <w:rPr>
                                  <w:rFonts w:ascii="Times New Roman" w:eastAsia="標楷體" w:hAnsi="標楷體"/>
                                  <w:sz w:val="20"/>
                                  <w:szCs w:val="20"/>
                                </w:rPr>
                                <w:t>note</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46" name="流程圖: 文件 246"/>
                        <wps:cNvSpPr/>
                        <wps:spPr>
                          <a:xfrm>
                            <a:off x="8533675" y="2984287"/>
                            <a:ext cx="743968" cy="434162"/>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27B46102" w14:textId="77777777" w:rsidR="008A4CD7" w:rsidRDefault="008A4CD7" w:rsidP="00E82C5C">
                              <w:pPr>
                                <w:pStyle w:val="Web"/>
                                <w:spacing w:before="0" w:beforeAutospacing="0" w:after="0" w:afterAutospacing="0"/>
                                <w:jc w:val="center"/>
                              </w:pPr>
                              <w:r>
                                <w:rPr>
                                  <w:rFonts w:ascii="Times New Roman" w:eastAsia="標楷體" w:hAnsi="標楷體" w:hint="eastAsia"/>
                                  <w:sz w:val="20"/>
                                  <w:szCs w:val="20"/>
                                </w:rPr>
                                <w:t>發票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247" name="肘形接點 247"/>
                        <wps:cNvCnPr/>
                        <wps:spPr>
                          <a:xfrm rot="5400000">
                            <a:off x="2251945" y="2038419"/>
                            <a:ext cx="330273" cy="881717"/>
                          </a:xfrm>
                          <a:prstGeom prst="bentConnector3">
                            <a:avLst/>
                          </a:prstGeom>
                          <a:noFill/>
                          <a:ln w="12700" cap="flat" cmpd="sng" algn="ctr">
                            <a:solidFill>
                              <a:sysClr val="windowText" lastClr="000000"/>
                            </a:solidFill>
                            <a:prstDash val="solid"/>
                            <a:miter lim="800000"/>
                            <a:tailEnd type="triangle"/>
                          </a:ln>
                          <a:effectLst/>
                        </wps:spPr>
                        <wps:bodyPr/>
                      </wps:wsp>
                      <wps:wsp>
                        <wps:cNvPr id="248" name="肘形接點 248"/>
                        <wps:cNvCnPr/>
                        <wps:spPr>
                          <a:xfrm rot="16200000" flipH="1">
                            <a:off x="3310434" y="1861645"/>
                            <a:ext cx="346892" cy="1251883"/>
                          </a:xfrm>
                          <a:prstGeom prst="bentConnector3">
                            <a:avLst>
                              <a:gd name="adj1" fmla="val 50000"/>
                            </a:avLst>
                          </a:prstGeom>
                          <a:noFill/>
                          <a:ln w="12700" cap="flat" cmpd="sng" algn="ctr">
                            <a:solidFill>
                              <a:sysClr val="windowText" lastClr="000000"/>
                            </a:solidFill>
                            <a:prstDash val="solid"/>
                            <a:miter lim="800000"/>
                            <a:tailEnd type="triangle"/>
                          </a:ln>
                          <a:effectLst/>
                        </wps:spPr>
                        <wps:bodyPr/>
                      </wps:wsp>
                      <wps:wsp>
                        <wps:cNvPr id="249" name="肘形接點 249"/>
                        <wps:cNvCnPr/>
                        <wps:spPr>
                          <a:xfrm rot="5400000">
                            <a:off x="6544494" y="2096084"/>
                            <a:ext cx="348384" cy="959803"/>
                          </a:xfrm>
                          <a:prstGeom prst="bentConnector3">
                            <a:avLst/>
                          </a:prstGeom>
                          <a:noFill/>
                          <a:ln w="12700" cap="flat" cmpd="sng" algn="ctr">
                            <a:solidFill>
                              <a:sysClr val="windowText" lastClr="000000"/>
                            </a:solidFill>
                            <a:prstDash val="solid"/>
                            <a:miter lim="800000"/>
                            <a:tailEnd type="triangle"/>
                          </a:ln>
                          <a:effectLst/>
                        </wps:spPr>
                        <wps:bodyPr/>
                      </wps:wsp>
                      <wps:wsp>
                        <wps:cNvPr id="250" name="肘形接點 250"/>
                        <wps:cNvCnPr/>
                        <wps:spPr>
                          <a:xfrm rot="16200000" flipH="1">
                            <a:off x="7579233" y="2021146"/>
                            <a:ext cx="350274" cy="1111567"/>
                          </a:xfrm>
                          <a:prstGeom prst="bentConnector3">
                            <a:avLst/>
                          </a:prstGeom>
                          <a:noFill/>
                          <a:ln w="12700" cap="flat" cmpd="sng" algn="ctr">
                            <a:solidFill>
                              <a:sysClr val="windowText" lastClr="000000"/>
                            </a:solidFill>
                            <a:prstDash val="solid"/>
                            <a:miter lim="800000"/>
                            <a:tailEnd type="triangle"/>
                          </a:ln>
                          <a:effectLst/>
                        </wps:spPr>
                        <wps:bodyPr/>
                      </wps:wsp>
                      <wps:wsp>
                        <wps:cNvPr id="251" name="直線單箭頭接點 251"/>
                        <wps:cNvCnPr/>
                        <wps:spPr>
                          <a:xfrm>
                            <a:off x="2850825" y="1211720"/>
                            <a:ext cx="7114" cy="275992"/>
                          </a:xfrm>
                          <a:prstGeom prst="straightConnector1">
                            <a:avLst/>
                          </a:prstGeom>
                          <a:noFill/>
                          <a:ln w="12700" cap="flat" cmpd="sng" algn="ctr">
                            <a:solidFill>
                              <a:sysClr val="windowText" lastClr="000000"/>
                            </a:solidFill>
                            <a:prstDash val="solid"/>
                            <a:miter lim="800000"/>
                            <a:tailEnd type="triangle"/>
                          </a:ln>
                          <a:effectLst/>
                        </wps:spPr>
                        <wps:bodyPr/>
                      </wps:wsp>
                      <wps:wsp>
                        <wps:cNvPr id="253" name="直線單箭頭接點 253"/>
                        <wps:cNvCnPr/>
                        <wps:spPr>
                          <a:xfrm flipH="1">
                            <a:off x="7198587" y="1406412"/>
                            <a:ext cx="525" cy="142483"/>
                          </a:xfrm>
                          <a:prstGeom prst="straightConnector1">
                            <a:avLst/>
                          </a:prstGeom>
                          <a:noFill/>
                          <a:ln w="12700" cap="flat" cmpd="sng" algn="ctr">
                            <a:solidFill>
                              <a:sysClr val="windowText" lastClr="000000"/>
                            </a:solidFill>
                            <a:prstDash val="solid"/>
                            <a:miter lim="800000"/>
                            <a:tailEnd type="triangle"/>
                          </a:ln>
                          <a:effectLst/>
                        </wps:spPr>
                        <wps:bodyPr/>
                      </wps:wsp>
                      <wps:wsp>
                        <wps:cNvPr id="254" name="直線單箭頭接點 254"/>
                        <wps:cNvCnPr/>
                        <wps:spPr>
                          <a:xfrm>
                            <a:off x="1976222" y="3072828"/>
                            <a:ext cx="230" cy="1191360"/>
                          </a:xfrm>
                          <a:prstGeom prst="straightConnector1">
                            <a:avLst/>
                          </a:prstGeom>
                          <a:noFill/>
                          <a:ln w="12700" cap="flat" cmpd="sng" algn="ctr">
                            <a:solidFill>
                              <a:sysClr val="windowText" lastClr="000000"/>
                            </a:solidFill>
                            <a:prstDash val="solid"/>
                            <a:miter lim="800000"/>
                            <a:tailEnd type="triangle"/>
                          </a:ln>
                          <a:effectLst/>
                        </wps:spPr>
                        <wps:bodyPr/>
                      </wps:wsp>
                      <wps:wsp>
                        <wps:cNvPr id="255" name="直線單箭頭接點 255"/>
                        <wps:cNvCnPr/>
                        <wps:spPr>
                          <a:xfrm>
                            <a:off x="4109783" y="3093650"/>
                            <a:ext cx="0" cy="1169972"/>
                          </a:xfrm>
                          <a:prstGeom prst="straightConnector1">
                            <a:avLst/>
                          </a:prstGeom>
                          <a:noFill/>
                          <a:ln w="12700" cap="flat" cmpd="sng" algn="ctr">
                            <a:solidFill>
                              <a:sysClr val="windowText" lastClr="000000"/>
                            </a:solidFill>
                            <a:prstDash val="solid"/>
                            <a:miter lim="800000"/>
                            <a:tailEnd type="triangle"/>
                          </a:ln>
                          <a:effectLst/>
                        </wps:spPr>
                        <wps:bodyPr/>
                      </wps:wsp>
                      <wps:wsp>
                        <wps:cNvPr id="260" name="直線單箭頭接點 260"/>
                        <wps:cNvCnPr/>
                        <wps:spPr>
                          <a:xfrm>
                            <a:off x="6238784" y="3177954"/>
                            <a:ext cx="525" cy="1173132"/>
                          </a:xfrm>
                          <a:prstGeom prst="straightConnector1">
                            <a:avLst/>
                          </a:prstGeom>
                          <a:noFill/>
                          <a:ln w="12700" cap="flat" cmpd="sng" algn="ctr">
                            <a:solidFill>
                              <a:sysClr val="windowText" lastClr="000000"/>
                            </a:solidFill>
                            <a:prstDash val="solid"/>
                            <a:miter lim="800000"/>
                            <a:tailEnd type="triangle"/>
                          </a:ln>
                          <a:effectLst/>
                        </wps:spPr>
                        <wps:bodyPr/>
                      </wps:wsp>
                      <wps:wsp>
                        <wps:cNvPr id="269" name="直線單箭頭接點 269"/>
                        <wps:cNvCnPr/>
                        <wps:spPr>
                          <a:xfrm>
                            <a:off x="8310154" y="3179209"/>
                            <a:ext cx="525" cy="1172522"/>
                          </a:xfrm>
                          <a:prstGeom prst="straightConnector1">
                            <a:avLst/>
                          </a:prstGeom>
                          <a:noFill/>
                          <a:ln w="12700" cap="flat" cmpd="sng" algn="ctr">
                            <a:solidFill>
                              <a:sysClr val="windowText" lastClr="000000"/>
                            </a:solidFill>
                            <a:prstDash val="solid"/>
                            <a:miter lim="800000"/>
                            <a:tailEnd type="triangle"/>
                          </a:ln>
                          <a:effectLst/>
                        </wps:spPr>
                        <wps:bodyPr/>
                      </wps:wsp>
                      <wps:wsp>
                        <wps:cNvPr id="275" name="矩形 275"/>
                        <wps:cNvSpPr/>
                        <wps:spPr>
                          <a:xfrm>
                            <a:off x="7198553" y="2299752"/>
                            <a:ext cx="1526319" cy="308416"/>
                          </a:xfrm>
                          <a:prstGeom prst="rect">
                            <a:avLst/>
                          </a:prstGeom>
                          <a:noFill/>
                          <a:ln w="12700" cap="flat" cmpd="sng" algn="ctr">
                            <a:noFill/>
                            <a:prstDash val="solid"/>
                            <a:miter lim="800000"/>
                          </a:ln>
                          <a:effectLst/>
                        </wps:spPr>
                        <wps:txbx>
                          <w:txbxContent>
                            <w:p w14:paraId="15F92F52" w14:textId="77777777" w:rsidR="008A4CD7" w:rsidRDefault="008A4CD7" w:rsidP="00E82C5C">
                              <w:pPr>
                                <w:pStyle w:val="Web"/>
                                <w:spacing w:before="0" w:beforeAutospacing="0" w:after="0" w:afterAutospacing="0"/>
                                <w:jc w:val="center"/>
                              </w:pPr>
                              <w:r>
                                <w:rPr>
                                  <w:rFonts w:eastAsia="標楷體" w:hAnsi="標楷體" w:hint="eastAsia"/>
                                  <w:sz w:val="20"/>
                                  <w:szCs w:val="20"/>
                                </w:rPr>
                                <w:t>國內銷退及折讓</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9" name="矩形 279"/>
                        <wps:cNvSpPr/>
                        <wps:spPr>
                          <a:xfrm>
                            <a:off x="5751836" y="2235815"/>
                            <a:ext cx="1447276" cy="425483"/>
                          </a:xfrm>
                          <a:prstGeom prst="rect">
                            <a:avLst/>
                          </a:prstGeom>
                          <a:noFill/>
                          <a:ln w="12700" cap="flat" cmpd="sng" algn="ctr">
                            <a:noFill/>
                            <a:prstDash val="solid"/>
                            <a:miter lim="800000"/>
                          </a:ln>
                          <a:effectLst/>
                        </wps:spPr>
                        <wps:txbx>
                          <w:txbxContent>
                            <w:p w14:paraId="7502F07D" w14:textId="77777777" w:rsidR="008A4CD7" w:rsidRDefault="008A4CD7" w:rsidP="00E82C5C">
                              <w:pPr>
                                <w:pStyle w:val="Web"/>
                                <w:spacing w:before="0" w:beforeAutospacing="0" w:after="0" w:afterAutospacing="0"/>
                                <w:jc w:val="center"/>
                              </w:pPr>
                              <w:r>
                                <w:rPr>
                                  <w:rFonts w:eastAsia="標楷體" w:hAnsi="標楷體" w:hint="eastAsia"/>
                                  <w:sz w:val="20"/>
                                  <w:szCs w:val="20"/>
                                </w:rPr>
                                <w:t>國外銷退及折讓</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1" name="矩形 281"/>
                        <wps:cNvSpPr/>
                        <wps:spPr>
                          <a:xfrm>
                            <a:off x="1976222" y="2199993"/>
                            <a:ext cx="687180" cy="320505"/>
                          </a:xfrm>
                          <a:prstGeom prst="rect">
                            <a:avLst/>
                          </a:prstGeom>
                          <a:noFill/>
                          <a:ln w="12700" cap="flat" cmpd="sng" algn="ctr">
                            <a:noFill/>
                            <a:prstDash val="solid"/>
                            <a:miter lim="800000"/>
                          </a:ln>
                          <a:effectLst/>
                        </wps:spPr>
                        <wps:txbx>
                          <w:txbxContent>
                            <w:p w14:paraId="4505C221" w14:textId="77777777" w:rsidR="008A4CD7" w:rsidRDefault="008A4CD7" w:rsidP="00E82C5C">
                              <w:pPr>
                                <w:pStyle w:val="Web"/>
                                <w:spacing w:before="0" w:beforeAutospacing="0" w:after="0" w:afterAutospacing="0"/>
                                <w:jc w:val="center"/>
                              </w:pPr>
                              <w:r>
                                <w:rPr>
                                  <w:rFonts w:eastAsia="標楷體" w:hAnsi="標楷體" w:hint="eastAsia"/>
                                  <w:sz w:val="20"/>
                                  <w:szCs w:val="20"/>
                                </w:rPr>
                                <w:t>不需要要</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4" name="矩形 284"/>
                        <wps:cNvSpPr/>
                        <wps:spPr>
                          <a:xfrm>
                            <a:off x="3411607" y="2212094"/>
                            <a:ext cx="455295" cy="308610"/>
                          </a:xfrm>
                          <a:prstGeom prst="rect">
                            <a:avLst/>
                          </a:prstGeom>
                          <a:noFill/>
                          <a:ln w="12700" cap="flat" cmpd="sng" algn="ctr">
                            <a:noFill/>
                            <a:prstDash val="solid"/>
                            <a:miter lim="800000"/>
                          </a:ln>
                          <a:effectLst/>
                        </wps:spPr>
                        <wps:txbx>
                          <w:txbxContent>
                            <w:p w14:paraId="4328D756" w14:textId="77777777" w:rsidR="008A4CD7" w:rsidRDefault="008A4CD7" w:rsidP="00E82C5C">
                              <w:pPr>
                                <w:pStyle w:val="Web"/>
                                <w:spacing w:before="0" w:beforeAutospacing="0" w:after="0" w:afterAutospacing="0"/>
                                <w:jc w:val="center"/>
                              </w:pPr>
                              <w:r>
                                <w:rPr>
                                  <w:rFonts w:eastAsia="標楷體" w:hAnsi="標楷體" w:hint="eastAsia"/>
                                  <w:sz w:val="20"/>
                                  <w:szCs w:val="20"/>
                                </w:rPr>
                                <w:t>需要</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ED84743" id="畫布 292" o:spid="_x0000_s1475" editas="canvas" style="width:744.15pt;height:432.6pt;mso-position-horizontal-relative:char;mso-position-vertical-relative:line" coordsize="94507,5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">
                <v:shape id="_x0000_s1476" type="#_x0000_t75" style="position:absolute;width:94507;height:54940;visibility:visible;mso-wrap-style:square" stroked="t" strokecolor="gray [1629]">
                  <v:fill o:detectmouseclick="t"/>
                  <v:path o:connecttype="none"/>
                </v:shape>
                <v:rect id="矩形 213" o:spid="_x0000_s1477" style="position:absolute;left:11;width:94496;height:3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" fillcolor="#f2f2f2" strokecolor="windowText" strokeweight="1pt">
                  <v:textbox>
                    <w:txbxContent>
                      <w:p w14:paraId="25F31063" w14:textId="77777777" w:rsidR="008A4CD7" w:rsidRPr="007A7EA1" w:rsidRDefault="008A4CD7" w:rsidP="00E82C5C">
                        <w:pPr>
                          <w:pStyle w:val="Web"/>
                          <w:spacing w:before="0" w:beforeAutospacing="0" w:after="0" w:afterAutospacing="0"/>
                          <w:rPr>
                            <w:rFonts w:ascii="Times New Roman" w:hAnsi="Times New Roman" w:cs="Times New Roman"/>
                          </w:rPr>
                        </w:pPr>
                        <w:r>
                          <w:rPr>
                            <w:rFonts w:ascii="Times New Roman" w:eastAsia="標楷體" w:hAnsi="Times New Roman"/>
                          </w:rPr>
                          <w:t>CS-109</w:t>
                        </w:r>
                        <w:r>
                          <w:rPr>
                            <w:rFonts w:eastAsia="標楷體" w:hAnsi="標楷體" w:cs="Times New Roman" w:hint="eastAsia"/>
                          </w:rPr>
                          <w:t>銷貨退回及折讓作業</w:t>
                        </w:r>
                        <w:r w:rsidRPr="007A7EA1">
                          <w:rPr>
                            <w:rFonts w:ascii="Times New Roman" w:eastAsia="標楷體" w:hAnsi="Times New Roman" w:cs="Times New Roman"/>
                          </w:rPr>
                          <w:t>-</w:t>
                        </w:r>
                        <w:r>
                          <w:rPr>
                            <w:rFonts w:ascii="Times New Roman" w:eastAsia="標楷體" w:hAnsi="Times New Roman" w:cs="Times New Roman"/>
                          </w:rPr>
                          <w:t xml:space="preserve"> </w:t>
                        </w:r>
                        <w:r w:rsidRPr="007A7EA1">
                          <w:rPr>
                            <w:rFonts w:ascii="Times New Roman" w:eastAsia="標楷體" w:hAnsi="Times New Roman" w:cs="Times New Roman"/>
                          </w:rPr>
                          <w:t>2</w:t>
                        </w:r>
                        <w:r>
                          <w:rPr>
                            <w:rFonts w:ascii="Times New Roman" w:eastAsia="標楷體" w:hAnsi="Times New Roman" w:cs="Times New Roman"/>
                          </w:rPr>
                          <w:t xml:space="preserve"> (</w:t>
                        </w:r>
                        <w:r>
                          <w:rPr>
                            <w:rFonts w:ascii="Times New Roman" w:eastAsia="標楷體" w:hAnsi="Times New Roman" w:cs="Times New Roman" w:hint="eastAsia"/>
                          </w:rPr>
                          <w:t>接下頁</w:t>
                        </w:r>
                        <w:r>
                          <w:rPr>
                            <w:rFonts w:ascii="Times New Roman" w:eastAsia="標楷體" w:hAnsi="Times New Roman" w:cs="Times New Roman"/>
                          </w:rPr>
                          <w:t>)</w:t>
                        </w:r>
                      </w:p>
                    </w:txbxContent>
                  </v:textbox>
                </v:rect>
                <v:rect id="矩形 214" o:spid="_x0000_s1478" style="position:absolute;left:11;top:3256;width:2800;height:516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" fillcolor="#f2f2f2" strokecolor="windowText" strokeweight="1pt">
                  <v:textbox>
                    <w:txbxContent>
                      <w:p w14:paraId="3ACE2232" w14:textId="77777777" w:rsidR="008A4CD7" w:rsidRDefault="008A4CD7" w:rsidP="00E82C5C">
                        <w:pPr>
                          <w:pStyle w:val="Web"/>
                          <w:spacing w:before="0" w:beforeAutospacing="0" w:after="0" w:afterAutospacing="0"/>
                        </w:pPr>
                        <w:r>
                          <w:rPr>
                            <w:rFonts w:ascii="標楷體" w:hAnsi="標楷體" w:cs="Times New Roman" w:hint="eastAsia"/>
                          </w:rPr>
                          <w:t> </w:t>
                        </w:r>
                      </w:p>
                    </w:txbxContent>
                  </v:textbox>
                </v:rect>
                <v:rect id="矩形 215" o:spid="_x0000_s1479" style="position:absolute;left:2811;top:3257;width:91696;height:3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" fillcolor="#f2f2f2" strokecolor="windowText" strokeweight="1pt">
                  <v:textbox>
                    <w:txbxContent>
                      <w:p w14:paraId="2E20714C" w14:textId="77777777" w:rsidR="008A4CD7" w:rsidRDefault="008A4CD7" w:rsidP="00E82C5C">
                        <w:pPr>
                          <w:pStyle w:val="Web"/>
                          <w:spacing w:before="0" w:beforeAutospacing="0" w:after="0" w:afterAutospacing="0"/>
                          <w:jc w:val="center"/>
                        </w:pPr>
                        <w:r>
                          <w:rPr>
                            <w:rFonts w:ascii="Times New Roman" w:eastAsia="標楷體" w:hAnsi="標楷體" w:hint="eastAsia"/>
                          </w:rPr>
                          <w:t>營運業務部</w:t>
                        </w:r>
                      </w:p>
                    </w:txbxContent>
                  </v:textbox>
                </v:rect>
                <v:shape id="流程圖: 決策 216" o:spid="_x0000_s1480" type="#_x0000_t110" style="position:absolute;left:20792;top:14877;width:15574;height:8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" fillcolor="window" strokecolor="windowText" strokeweight="1pt">
                  <v:textbox inset=".1mm,.1mm,.1mm,.1mm">
                    <w:txbxContent>
                      <w:p w14:paraId="03F185B2" w14:textId="77777777" w:rsidR="008A4CD7" w:rsidRDefault="008A4CD7" w:rsidP="00E82C5C">
                        <w:pPr>
                          <w:pStyle w:val="Web"/>
                          <w:spacing w:before="0" w:beforeAutospacing="0" w:after="0" w:afterAutospacing="0" w:line="240" w:lineRule="atLeast"/>
                          <w:jc w:val="center"/>
                        </w:pPr>
                        <w:r>
                          <w:rPr>
                            <w:rFonts w:eastAsia="標楷體" w:hAnsi="標楷體" w:cs="Times New Roman" w:hint="eastAsia"/>
                            <w:sz w:val="20"/>
                            <w:szCs w:val="20"/>
                          </w:rPr>
                          <w:t>判斷是否需要重新設計</w:t>
                        </w:r>
                      </w:p>
                    </w:txbxContent>
                  </v:textbox>
                </v:shape>
                <v:shape id="流程圖: 換頁接點 217" o:spid="_x0000_s1481" type="#_x0000_t177" style="position:absolute;left:26974;top:8345;width:3067;height:3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" fillcolor="#ed7d31" strokecolor="#c55a11" strokeweight="1.5pt">
                  <v:textbox inset=".1mm,.1mm,.1mm,.1mm">
                    <w:txbxContent>
                      <w:p w14:paraId="761EA4F8" w14:textId="77777777" w:rsidR="008A4CD7" w:rsidRDefault="008A4CD7" w:rsidP="00E82C5C">
                        <w:pPr>
                          <w:pStyle w:val="Web"/>
                          <w:spacing w:before="0" w:beforeAutospacing="0" w:after="0" w:afterAutospacing="0"/>
                          <w:jc w:val="center"/>
                        </w:pPr>
                        <w:r>
                          <w:rPr>
                            <w:rFonts w:ascii="Times New Roman" w:hAnsi="Times New Roman"/>
                          </w:rPr>
                          <w:t>A</w:t>
                        </w:r>
                      </w:p>
                    </w:txbxContent>
                  </v:textbox>
                </v:shape>
                <v:rect id="矩形 218" o:spid="_x0000_s1482" style="position:absolute;left:13897;top:26444;width:11570;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" fillcolor="window" strokecolor="windowText" strokeweight="1pt">
                  <v:textbox inset=".1mm,.1mm,.1mm,.1mm">
                    <w:txbxContent>
                      <w:p w14:paraId="245D61A3"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確認換貨內容並記錄</w:t>
                        </w:r>
                      </w:p>
                    </w:txbxContent>
                  </v:textbox>
                </v:rect>
                <v:shape id="流程圖: 接點 224" o:spid="_x0000_s1483" type="#_x0000_t120" style="position:absolute;left:60570;top:43513;width:3645;height:3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" fillcolor="#ed7d31" strokecolor="#c55a11" strokeweight="1pt">
                  <v:stroke joinstyle="miter"/>
                  <v:textbox inset=".1mm,.1mm,.1mm,.1mm">
                    <w:txbxContent>
                      <w:p w14:paraId="5CE100F4" w14:textId="77777777" w:rsidR="008A4CD7" w:rsidRDefault="008A4CD7" w:rsidP="00E82C5C">
                        <w:pPr>
                          <w:pStyle w:val="Web"/>
                          <w:spacing w:before="0" w:beforeAutospacing="0" w:after="0" w:afterAutospacing="0"/>
                          <w:jc w:val="center"/>
                        </w:pPr>
                        <w:r>
                          <w:rPr>
                            <w:rFonts w:ascii="Times New Roman" w:hAnsi="Times New Roman"/>
                            <w:color w:val="000000"/>
                          </w:rPr>
                          <w:t>D</w:t>
                        </w:r>
                      </w:p>
                    </w:txbxContent>
                  </v:textbox>
                </v:shape>
                <v:rect id="矩形 229" o:spid="_x0000_s1484" style="position:absolute;left:35313;top:26610;width:11570;height:4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" fillcolor="window" strokecolor="windowText" strokeweight="1pt">
                  <v:textbox inset=".1mm,.1mm,.1mm,.1mm">
                    <w:txbxContent>
                      <w:p w14:paraId="60266C6D"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通知研發部重新設計</w:t>
                        </w:r>
                      </w:p>
                    </w:txbxContent>
                  </v:textbox>
                </v:rect>
                <v:shape id="流程圖: 文件 230" o:spid="_x0000_s1485" type="#_x0000_t114" style="position:absolute;left:44616;top:29566;width:8067;height:4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" fillcolor="window" strokecolor="#c55a11" strokeweight="1.5pt">
                  <v:textbox inset=".1mm,.1mm,.1mm,.1mm">
                    <w:txbxContent>
                      <w:p w14:paraId="3AB50C8F" w14:textId="77777777" w:rsidR="008A4CD7" w:rsidRDefault="008A4CD7" w:rsidP="00E82C5C">
                        <w:pPr>
                          <w:pStyle w:val="Web"/>
                          <w:spacing w:before="0" w:beforeAutospacing="0" w:after="0" w:afterAutospacing="0"/>
                          <w:jc w:val="center"/>
                        </w:pPr>
                        <w:r w:rsidRPr="00870FDB">
                          <w:rPr>
                            <w:rFonts w:ascii="Times New Roman" w:eastAsia="標楷體" w:hAnsi="標楷體"/>
                            <w:sz w:val="20"/>
                            <w:szCs w:val="20"/>
                          </w:rPr>
                          <w:t>CRM</w:t>
                        </w:r>
                        <w:r w:rsidRPr="00870FDB">
                          <w:rPr>
                            <w:rFonts w:ascii="Times New Roman" w:eastAsia="標楷體" w:hAnsi="標楷體"/>
                            <w:sz w:val="20"/>
                            <w:szCs w:val="20"/>
                          </w:rPr>
                          <w:t>客服資源申請作業</w:t>
                        </w:r>
                      </w:p>
                    </w:txbxContent>
                  </v:textbox>
                </v:shape>
                <v:shape id="流程圖: 接點 231" o:spid="_x0000_s1486" type="#_x0000_t120" style="position:absolute;left:17942;top:42644;width:3644;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" fillcolor="#ed7d31" strokecolor="#c55a11" strokeweight="1pt">
                  <v:stroke joinstyle="miter"/>
                  <v:textbox inset=".1mm,.1mm,.1mm,.1mm">
                    <w:txbxContent>
                      <w:p w14:paraId="3F73D8DD" w14:textId="77777777" w:rsidR="008A4CD7" w:rsidRDefault="008A4CD7" w:rsidP="00E82C5C">
                        <w:pPr>
                          <w:pStyle w:val="Web"/>
                          <w:spacing w:before="0" w:beforeAutospacing="0" w:after="0" w:afterAutospacing="0"/>
                          <w:jc w:val="center"/>
                        </w:pPr>
                        <w:r>
                          <w:rPr>
                            <w:rFonts w:ascii="Times New Roman" w:hAnsi="Times New Roman"/>
                            <w:color w:val="000000"/>
                          </w:rPr>
                          <w:t>B</w:t>
                        </w:r>
                      </w:p>
                    </w:txbxContent>
                  </v:textbox>
                </v:shape>
                <v:shape id="流程圖: 換頁接點 232" o:spid="_x0000_s1487" type="#_x0000_t177" style="position:absolute;left:70457;top:10299;width:3067;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" fillcolor="#ed7d31" strokecolor="#c55a11" strokeweight="1.5pt">
                  <v:textbox inset=".1mm,.1mm,.1mm,.1mm">
                    <w:txbxContent>
                      <w:p w14:paraId="4B638B6E" w14:textId="77777777" w:rsidR="008A4CD7" w:rsidRDefault="008A4CD7" w:rsidP="00E82C5C">
                        <w:pPr>
                          <w:pStyle w:val="Web"/>
                          <w:spacing w:before="0" w:beforeAutospacing="0" w:after="0" w:afterAutospacing="0"/>
                          <w:jc w:val="center"/>
                        </w:pPr>
                        <w:r>
                          <w:rPr>
                            <w:rFonts w:ascii="Times New Roman" w:hAnsi="Times New Roman"/>
                          </w:rPr>
                          <w:t>B</w:t>
                        </w:r>
                      </w:p>
                    </w:txbxContent>
                  </v:textbox>
                </v:shape>
                <v:rect id="矩形 233" o:spid="_x0000_s1488" style="position:absolute;left:56602;top:27501;width:11570;height:4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" fillcolor="window" strokecolor="windowText" strokeweight="1pt">
                  <v:textbox inset=".1mm,.1mm,.1mm,.1mm">
                    <w:txbxContent>
                      <w:p w14:paraId="33526CFB" w14:textId="77777777" w:rsidR="008A4CD7" w:rsidRDefault="008A4CD7" w:rsidP="00E82C5C">
                        <w:pPr>
                          <w:pStyle w:val="Web"/>
                          <w:spacing w:before="0" w:beforeAutospacing="0" w:after="0" w:afterAutospacing="0"/>
                          <w:jc w:val="center"/>
                          <w:rPr>
                            <w:rFonts w:eastAsia="標楷體" w:hAnsi="標楷體" w:cs="Times New Roman"/>
                            <w:sz w:val="20"/>
                            <w:szCs w:val="20"/>
                          </w:rPr>
                        </w:pPr>
                        <w:r>
                          <w:rPr>
                            <w:rFonts w:eastAsia="標楷體" w:hAnsi="標楷體" w:cs="Times New Roman" w:hint="eastAsia"/>
                            <w:sz w:val="20"/>
                            <w:szCs w:val="20"/>
                          </w:rPr>
                          <w:t>向客戶取得相關</w:t>
                        </w:r>
                      </w:p>
                      <w:p w14:paraId="7C2BB3D8"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文件</w:t>
                        </w:r>
                      </w:p>
                    </w:txbxContent>
                  </v:textbox>
                </v:rect>
                <v:shape id="流程圖: 接點 234" o:spid="_x0000_s1489" type="#_x0000_t120" style="position:absolute;left:81284;top:43520;width:3645;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" fillcolor="#ed7d31" strokecolor="#c55a11" strokeweight="1pt">
                  <v:stroke joinstyle="miter"/>
                  <v:textbox inset=".1mm,.1mm,.1mm,.1mm">
                    <w:txbxContent>
                      <w:p w14:paraId="03D01776" w14:textId="77777777" w:rsidR="008A4CD7" w:rsidRDefault="008A4CD7" w:rsidP="00E82C5C">
                        <w:pPr>
                          <w:pStyle w:val="Web"/>
                          <w:spacing w:before="0" w:beforeAutospacing="0" w:after="0" w:afterAutospacing="0"/>
                          <w:jc w:val="center"/>
                        </w:pPr>
                        <w:r>
                          <w:rPr>
                            <w:rFonts w:ascii="Times New Roman" w:hAnsi="Times New Roman"/>
                            <w:color w:val="000000"/>
                          </w:rPr>
                          <w:t>D</w:t>
                        </w:r>
                      </w:p>
                    </w:txbxContent>
                  </v:textbox>
                </v:shape>
                <v:shape id="流程圖: 接點 235" o:spid="_x0000_s1490" type="#_x0000_t120" style="position:absolute;left:39281;top:42650;width:3644;height:3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" fillcolor="#ed7d31" strokecolor="#c55a11" strokeweight="1pt">
                  <v:stroke joinstyle="miter"/>
                  <v:textbox inset=".1mm,.1mm,.1mm,.1mm">
                    <w:txbxContent>
                      <w:p w14:paraId="3FF88B8C" w14:textId="77777777" w:rsidR="008A4CD7" w:rsidRDefault="008A4CD7" w:rsidP="00E82C5C">
                        <w:pPr>
                          <w:pStyle w:val="Web"/>
                          <w:spacing w:before="0" w:beforeAutospacing="0" w:after="0" w:afterAutospacing="0"/>
                          <w:jc w:val="center"/>
                        </w:pPr>
                        <w:r>
                          <w:rPr>
                            <w:rFonts w:ascii="Times New Roman" w:hAnsi="Times New Roman"/>
                            <w:color w:val="000000"/>
                          </w:rPr>
                          <w:t>C</w:t>
                        </w:r>
                      </w:p>
                    </w:txbxContent>
                  </v:textbox>
                </v:shape>
                <v:shape id="流程圖: 多重文件 239" o:spid="_x0000_s1491" type="#_x0000_t115" style="position:absolute;left:21024;top:29988;width:11964;height:8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" fillcolor="window" strokecolor="#c55a11" strokeweight="1.5pt">
                  <v:textbox inset=".1mm,.1mm,.1mm,.1mm">
                    <w:txbxContent>
                      <w:p w14:paraId="682F7CE6" w14:textId="77777777" w:rsidR="008A4CD7" w:rsidRPr="00870FDB" w:rsidRDefault="008A4CD7" w:rsidP="0068739E">
                        <w:pPr>
                          <w:pStyle w:val="af4"/>
                          <w:widowControl/>
                          <w:numPr>
                            <w:ilvl w:val="0"/>
                            <w:numId w:val="12"/>
                          </w:numPr>
                          <w:adjustRightInd/>
                          <w:spacing w:line="240" w:lineRule="exact"/>
                          <w:ind w:leftChars="0"/>
                          <w:textAlignment w:val="auto"/>
                          <w:rPr>
                            <w:rFonts w:ascii="標楷體" w:eastAsia="標楷體" w:hAnsi="標楷體"/>
                            <w:sz w:val="20"/>
                          </w:rPr>
                        </w:pPr>
                        <w:r w:rsidRPr="00870FDB">
                          <w:rPr>
                            <w:rFonts w:ascii="標楷體" w:eastAsia="標楷體" w:hAnsi="標楷體" w:hint="eastAsia"/>
                            <w:sz w:val="20"/>
                          </w:rPr>
                          <w:t>客訴單</w:t>
                        </w:r>
                      </w:p>
                      <w:p w14:paraId="00D767F6" w14:textId="77777777" w:rsidR="008A4CD7" w:rsidRPr="00870FDB" w:rsidRDefault="008A4CD7" w:rsidP="0068739E">
                        <w:pPr>
                          <w:pStyle w:val="af4"/>
                          <w:widowControl/>
                          <w:numPr>
                            <w:ilvl w:val="0"/>
                            <w:numId w:val="12"/>
                          </w:numPr>
                          <w:adjustRightInd/>
                          <w:spacing w:line="240" w:lineRule="exact"/>
                          <w:ind w:leftChars="0" w:left="357" w:hanging="357"/>
                          <w:textAlignment w:val="auto"/>
                          <w:rPr>
                            <w:rFonts w:ascii="標楷體" w:eastAsia="標楷體" w:hAnsi="標楷體"/>
                            <w:sz w:val="20"/>
                          </w:rPr>
                        </w:pPr>
                        <w:r w:rsidRPr="00870FDB">
                          <w:rPr>
                            <w:rFonts w:ascii="標楷體" w:eastAsia="標楷體" w:hAnsi="標楷體"/>
                            <w:sz w:val="20"/>
                          </w:rPr>
                          <w:t>CRM客服資源申請作業</w:t>
                        </w:r>
                      </w:p>
                      <w:p w14:paraId="62BC0B20" w14:textId="2E56291C" w:rsidR="008A4CD7" w:rsidRPr="00C91A52" w:rsidRDefault="008A4CD7" w:rsidP="0068739E">
                        <w:pPr>
                          <w:pStyle w:val="af4"/>
                          <w:widowControl/>
                          <w:numPr>
                            <w:ilvl w:val="0"/>
                            <w:numId w:val="12"/>
                          </w:numPr>
                          <w:adjustRightInd/>
                          <w:spacing w:line="240" w:lineRule="exact"/>
                          <w:ind w:leftChars="0" w:left="357" w:hanging="357"/>
                          <w:textAlignment w:val="auto"/>
                          <w:rPr>
                            <w:rFonts w:ascii="標楷體" w:eastAsia="標楷體" w:hAnsi="標楷體"/>
                            <w:sz w:val="20"/>
                          </w:rPr>
                        </w:pPr>
                        <w:r>
                          <w:rPr>
                            <w:rFonts w:ascii="標楷體" w:eastAsia="標楷體" w:hAnsi="標楷體" w:hint="eastAsia"/>
                            <w:sz w:val="20"/>
                          </w:rPr>
                          <w:t>內部訂單</w:t>
                        </w:r>
                      </w:p>
                      <w:p w14:paraId="61F4725E" w14:textId="77777777" w:rsidR="008A4CD7" w:rsidRDefault="008A4CD7"/>
                    </w:txbxContent>
                  </v:textbox>
                </v:shape>
                <v:shape id="流程圖: 決策 243" o:spid="_x0000_s1492" type="#_x0000_t110" style="position:absolute;left:66032;top:15489;width:11906;height:8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" fillcolor="window" strokecolor="windowText" strokeweight="1pt">
                  <v:textbox inset=".1mm,.1mm,.1mm,.1mm">
                    <w:txbxContent>
                      <w:p w14:paraId="22A02EA1"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判斷退貨為國內</w:t>
                        </w:r>
                        <w:r>
                          <w:rPr>
                            <w:rFonts w:eastAsia="標楷體" w:hAnsi="標楷體" w:cs="Times New Roman" w:hint="eastAsia"/>
                            <w:sz w:val="20"/>
                            <w:szCs w:val="20"/>
                          </w:rPr>
                          <w:t>/</w:t>
                        </w:r>
                        <w:r>
                          <w:rPr>
                            <w:rFonts w:eastAsia="標楷體" w:hAnsi="標楷體" w:cs="Times New Roman"/>
                            <w:sz w:val="20"/>
                            <w:szCs w:val="20"/>
                          </w:rPr>
                          <w:t>外</w:t>
                        </w:r>
                      </w:p>
                    </w:txbxContent>
                  </v:textbox>
                </v:shape>
                <v:rect id="矩形 244" o:spid="_x0000_s1493" style="position:absolute;left:77316;top:27520;width:11570;height:4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" fillcolor="window" strokecolor="windowText" strokeweight="1pt">
                  <v:textbox inset=".1mm,.1mm,.1mm,.1mm">
                    <w:txbxContent>
                      <w:p w14:paraId="3561BA97"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向客戶取得相關</w:t>
                        </w:r>
                      </w:p>
                      <w:p w14:paraId="013FFBEA"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文件</w:t>
                        </w:r>
                      </w:p>
                    </w:txbxContent>
                  </v:textbox>
                </v:rect>
                <v:shape id="流程圖: 文件 245" o:spid="_x0000_s1494" type="#_x0000_t114" style="position:absolute;left:65015;top:29842;width:7855;height:4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" fillcolor="window" strokecolor="#c55a11" strokeweight="1.5pt">
                  <v:textbox inset=".1mm,.1mm,.1mm,.1mm">
                    <w:txbxContent>
                      <w:p w14:paraId="0FAF4721" w14:textId="77777777" w:rsidR="008A4CD7" w:rsidRDefault="008A4CD7" w:rsidP="00E82C5C">
                        <w:pPr>
                          <w:pStyle w:val="Web"/>
                          <w:spacing w:before="0" w:beforeAutospacing="0" w:after="0" w:afterAutospacing="0"/>
                          <w:jc w:val="center"/>
                          <w:rPr>
                            <w:rFonts w:ascii="Times New Roman" w:eastAsia="標楷體" w:hAnsi="標楷體"/>
                            <w:sz w:val="20"/>
                            <w:szCs w:val="20"/>
                          </w:rPr>
                        </w:pPr>
                        <w:r>
                          <w:rPr>
                            <w:rFonts w:ascii="Times New Roman" w:eastAsia="標楷體" w:hAnsi="標楷體" w:hint="eastAsia"/>
                            <w:sz w:val="20"/>
                            <w:szCs w:val="20"/>
                          </w:rPr>
                          <w:t>Debit</w:t>
                        </w:r>
                      </w:p>
                      <w:p w14:paraId="52486928" w14:textId="77777777" w:rsidR="008A4CD7" w:rsidRDefault="008A4CD7" w:rsidP="00E82C5C">
                        <w:pPr>
                          <w:pStyle w:val="Web"/>
                          <w:spacing w:before="0" w:beforeAutospacing="0" w:after="0" w:afterAutospacing="0"/>
                          <w:jc w:val="center"/>
                        </w:pPr>
                        <w:r>
                          <w:rPr>
                            <w:rFonts w:ascii="Times New Roman" w:eastAsia="標楷體" w:hAnsi="標楷體"/>
                            <w:sz w:val="20"/>
                            <w:szCs w:val="20"/>
                          </w:rPr>
                          <w:t>note</w:t>
                        </w:r>
                      </w:p>
                    </w:txbxContent>
                  </v:textbox>
                </v:shape>
                <v:shape id="流程圖: 文件 246" o:spid="_x0000_s1495" type="#_x0000_t114" style="position:absolute;left:85336;top:29842;width:7440;height:4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" fillcolor="window" strokecolor="#c55a11" strokeweight="1.5pt">
                  <v:textbox inset=".1mm,.1mm,.1mm,.1mm">
                    <w:txbxContent>
                      <w:p w14:paraId="27B46102" w14:textId="77777777" w:rsidR="008A4CD7" w:rsidRDefault="008A4CD7" w:rsidP="00E82C5C">
                        <w:pPr>
                          <w:pStyle w:val="Web"/>
                          <w:spacing w:before="0" w:beforeAutospacing="0" w:after="0" w:afterAutospacing="0"/>
                          <w:jc w:val="center"/>
                        </w:pPr>
                        <w:r>
                          <w:rPr>
                            <w:rFonts w:ascii="Times New Roman" w:eastAsia="標楷體" w:hAnsi="標楷體" w:hint="eastAsia"/>
                            <w:sz w:val="20"/>
                            <w:szCs w:val="20"/>
                          </w:rPr>
                          <w:t>發票</w:t>
                        </w:r>
                      </w:p>
                    </w:txbxContent>
                  </v:textbox>
                </v:shape>
                <v:shape id="肘形接點 247" o:spid="_x0000_s1496" type="#_x0000_t34" style="position:absolute;left:22519;top:20384;width:3303;height:88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" strokecolor="windowText" strokeweight="1pt">
                  <v:stroke endarrow="block"/>
                </v:shape>
                <v:shape id="肘形接點 248" o:spid="_x0000_s1497" type="#_x0000_t34" style="position:absolute;left:33104;top:18616;width:3469;height:1251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" strokecolor="windowText" strokeweight="1pt">
                  <v:stroke endarrow="block"/>
                </v:shape>
                <v:shape id="肘形接點 249" o:spid="_x0000_s1498" type="#_x0000_t34" style="position:absolute;left:65444;top:20960;width:3484;height:959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" strokecolor="windowText" strokeweight="1pt">
                  <v:stroke endarrow="block"/>
                </v:shape>
                <v:shape id="肘形接點 250" o:spid="_x0000_s1499" type="#_x0000_t34" style="position:absolute;left:75791;top:20211;width:3503;height:1111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" strokecolor="windowText" strokeweight="1pt">
                  <v:stroke endarrow="block"/>
                </v:shape>
                <v:shape id="直線單箭頭接點 251" o:spid="_x0000_s1500" type="#_x0000_t32" style="position:absolute;left:28508;top:12117;width:71;height:27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" strokecolor="windowText" strokeweight="1pt">
                  <v:stroke endarrow="block" joinstyle="miter"/>
                </v:shape>
                <v:shape id="直線單箭頭接點 253" o:spid="_x0000_s1501" type="#_x0000_t32" style="position:absolute;left:71985;top:14064;width:6;height:14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" strokecolor="windowText" strokeweight="1pt">
                  <v:stroke endarrow="block" joinstyle="miter"/>
                </v:shape>
                <v:shape id="直線單箭頭接點 254" o:spid="_x0000_s1502" type="#_x0000_t32" style="position:absolute;left:19762;top:30728;width:2;height:119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" strokecolor="windowText" strokeweight="1pt">
                  <v:stroke endarrow="block" joinstyle="miter"/>
                </v:shape>
                <v:shape id="直線單箭頭接點 255" o:spid="_x0000_s1503" type="#_x0000_t32" style="position:absolute;left:41097;top:30936;width:0;height:117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" strokecolor="windowText" strokeweight="1pt">
                  <v:stroke endarrow="block" joinstyle="miter"/>
                </v:shape>
                <v:shape id="直線單箭頭接點 260" o:spid="_x0000_s1504" type="#_x0000_t32" style="position:absolute;left:62387;top:31779;width:6;height:117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" strokecolor="windowText" strokeweight="1pt">
                  <v:stroke endarrow="block" joinstyle="miter"/>
                </v:shape>
                <v:shape id="直線單箭頭接點 269" o:spid="_x0000_s1505" type="#_x0000_t32" style="position:absolute;left:83101;top:31792;width:5;height:117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" strokecolor="windowText" strokeweight="1pt">
                  <v:stroke endarrow="block" joinstyle="miter"/>
                </v:shape>
                <v:rect id="矩形 275" o:spid="_x0000_s1506" style="position:absolute;left:71985;top:22997;width:15263;height:3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" filled="f" stroked="f" strokeweight="1pt">
                  <v:textbox>
                    <w:txbxContent>
                      <w:p w14:paraId="15F92F52" w14:textId="77777777" w:rsidR="008A4CD7" w:rsidRDefault="008A4CD7" w:rsidP="00E82C5C">
                        <w:pPr>
                          <w:pStyle w:val="Web"/>
                          <w:spacing w:before="0" w:beforeAutospacing="0" w:after="0" w:afterAutospacing="0"/>
                          <w:jc w:val="center"/>
                        </w:pPr>
                        <w:r>
                          <w:rPr>
                            <w:rFonts w:eastAsia="標楷體" w:hAnsi="標楷體" w:hint="eastAsia"/>
                            <w:sz w:val="20"/>
                            <w:szCs w:val="20"/>
                          </w:rPr>
                          <w:t>國內銷退及折讓</w:t>
                        </w:r>
                      </w:p>
                    </w:txbxContent>
                  </v:textbox>
                </v:rect>
                <v:rect id="矩形 279" o:spid="_x0000_s1507" style="position:absolute;left:57518;top:22358;width:14473;height:4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" filled="f" stroked="f" strokeweight="1pt">
                  <v:textbox>
                    <w:txbxContent>
                      <w:p w14:paraId="7502F07D" w14:textId="77777777" w:rsidR="008A4CD7" w:rsidRDefault="008A4CD7" w:rsidP="00E82C5C">
                        <w:pPr>
                          <w:pStyle w:val="Web"/>
                          <w:spacing w:before="0" w:beforeAutospacing="0" w:after="0" w:afterAutospacing="0"/>
                          <w:jc w:val="center"/>
                        </w:pPr>
                        <w:r>
                          <w:rPr>
                            <w:rFonts w:eastAsia="標楷體" w:hAnsi="標楷體" w:hint="eastAsia"/>
                            <w:sz w:val="20"/>
                            <w:szCs w:val="20"/>
                          </w:rPr>
                          <w:t>國外銷退及折讓</w:t>
                        </w:r>
                      </w:p>
                    </w:txbxContent>
                  </v:textbox>
                </v:rect>
                <v:rect id="矩形 281" o:spid="_x0000_s1508" style="position:absolute;left:19762;top:21999;width:6872;height:32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" filled="f" stroked="f" strokeweight="1pt">
                  <v:textbox>
                    <w:txbxContent>
                      <w:p w14:paraId="4505C221" w14:textId="77777777" w:rsidR="008A4CD7" w:rsidRDefault="008A4CD7" w:rsidP="00E82C5C">
                        <w:pPr>
                          <w:pStyle w:val="Web"/>
                          <w:spacing w:before="0" w:beforeAutospacing="0" w:after="0" w:afterAutospacing="0"/>
                          <w:jc w:val="center"/>
                        </w:pPr>
                        <w:r>
                          <w:rPr>
                            <w:rFonts w:eastAsia="標楷體" w:hAnsi="標楷體" w:hint="eastAsia"/>
                            <w:sz w:val="20"/>
                            <w:szCs w:val="20"/>
                          </w:rPr>
                          <w:t>不需要</w:t>
                        </w:r>
                        <w:proofErr w:type="gramStart"/>
                        <w:r>
                          <w:rPr>
                            <w:rFonts w:eastAsia="標楷體" w:hAnsi="標楷體" w:hint="eastAsia"/>
                            <w:sz w:val="20"/>
                            <w:szCs w:val="20"/>
                          </w:rPr>
                          <w:t>要</w:t>
                        </w:r>
                        <w:proofErr w:type="gramEnd"/>
                      </w:p>
                    </w:txbxContent>
                  </v:textbox>
                </v:rect>
                <v:rect id="矩形 284" o:spid="_x0000_s1509" style="position:absolute;left:34116;top:22120;width:4553;height:3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" filled="f" stroked="f" strokeweight="1pt">
                  <v:textbox>
                    <w:txbxContent>
                      <w:p w14:paraId="4328D756" w14:textId="77777777" w:rsidR="008A4CD7" w:rsidRDefault="008A4CD7" w:rsidP="00E82C5C">
                        <w:pPr>
                          <w:pStyle w:val="Web"/>
                          <w:spacing w:before="0" w:beforeAutospacing="0" w:after="0" w:afterAutospacing="0"/>
                          <w:jc w:val="center"/>
                        </w:pPr>
                        <w:r>
                          <w:rPr>
                            <w:rFonts w:eastAsia="標楷體" w:hAnsi="標楷體" w:hint="eastAsia"/>
                            <w:sz w:val="20"/>
                            <w:szCs w:val="20"/>
                          </w:rPr>
                          <w:t>需要</w:t>
                        </w:r>
                      </w:p>
                    </w:txbxContent>
                  </v:textbox>
                </v:rect>
                <w10:anchorlock/>
              </v:group>
            </w:pict>
          </mc:Fallback>
        </mc:AlternateContent>
      </w:r>
    </w:p>
    <w:p w14:paraId="5A6A1417" w14:textId="64985CF1" w:rsidR="00E82C5C" w:rsidRPr="00D27052" w:rsidRDefault="00E82C5C">
      <w:pPr>
        <w:widowControl/>
        <w:adjustRightInd/>
        <w:spacing w:line="240" w:lineRule="auto"/>
        <w:textAlignment w:val="auto"/>
        <w:rPr>
          <w:rFonts w:eastAsia="標楷體"/>
          <w:spacing w:val="20"/>
          <w:szCs w:val="24"/>
        </w:rPr>
      </w:pPr>
      <w:r w:rsidRPr="00E82C5C">
        <w:rPr>
          <w:rFonts w:ascii="Calibri" w:eastAsia="新細明體" w:hAnsi="Calibri"/>
          <w:noProof/>
          <w:kern w:val="2"/>
          <w:szCs w:val="22"/>
        </w:rPr>
        <w:lastRenderedPageBreak/>
        <mc:AlternateContent>
          <mc:Choice Requires="wpc">
            <w:drawing>
              <wp:inline distT="0" distB="0" distL="0" distR="0" wp14:anchorId="44328508" wp14:editId="1A8EF5AE">
                <wp:extent cx="9450705" cy="5524765"/>
                <wp:effectExtent l="0" t="0" r="17145" b="19050"/>
                <wp:docPr id="390" name="畫布 39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298" name="矩形 298"/>
                        <wps:cNvSpPr/>
                        <wps:spPr>
                          <a:xfrm>
                            <a:off x="264623" y="325088"/>
                            <a:ext cx="3241737" cy="32575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7B000A32" w14:textId="77777777" w:rsidR="008A4CD7" w:rsidRDefault="008A4CD7" w:rsidP="00E82C5C">
                              <w:pPr>
                                <w:pStyle w:val="Web"/>
                                <w:spacing w:before="0" w:beforeAutospacing="0" w:after="0" w:afterAutospacing="0"/>
                                <w:jc w:val="center"/>
                              </w:pPr>
                              <w:r>
                                <w:rPr>
                                  <w:rFonts w:ascii="Times New Roman" w:eastAsia="標楷體" w:hAnsi="標楷體" w:hint="eastAsia"/>
                                </w:rPr>
                                <w:t>製造單位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9" name="矩形 299"/>
                        <wps:cNvSpPr/>
                        <wps:spPr>
                          <a:xfrm>
                            <a:off x="0" y="324940"/>
                            <a:ext cx="264623" cy="5199544"/>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0C9388EF" w14:textId="77777777" w:rsidR="008A4CD7" w:rsidRDefault="008A4CD7" w:rsidP="00E82C5C">
                              <w:pPr>
                                <w:pStyle w:val="Web"/>
                                <w:spacing w:before="0" w:beforeAutospacing="0" w:after="0" w:afterAutospacing="0"/>
                              </w:pPr>
                              <w:r>
                                <w:rPr>
                                  <w:rFonts w:ascii="標楷體" w:hAnsi="標楷體" w:cs="Times New Roman" w:hint="eastAsi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0" name="矩形 300"/>
                        <wps:cNvSpPr/>
                        <wps:spPr>
                          <a:xfrm>
                            <a:off x="0" y="13"/>
                            <a:ext cx="9450705" cy="32512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72B935B4" w14:textId="74086B01" w:rsidR="008A4CD7" w:rsidRDefault="008A4CD7" w:rsidP="00E82C5C">
                              <w:pPr>
                                <w:pStyle w:val="Web"/>
                                <w:spacing w:before="0" w:beforeAutospacing="0" w:after="0" w:afterAutospacing="0"/>
                              </w:pPr>
                              <w:r>
                                <w:rPr>
                                  <w:rFonts w:ascii="Times New Roman" w:eastAsia="標楷體" w:hAnsi="Times New Roman"/>
                                </w:rPr>
                                <w:t>CS-109</w:t>
                              </w:r>
                              <w:r>
                                <w:rPr>
                                  <w:rFonts w:eastAsia="標楷體" w:hAnsi="標楷體" w:cs="Times New Roman" w:hint="eastAsia"/>
                                </w:rPr>
                                <w:t>銷貨退回及折讓作業</w:t>
                              </w:r>
                              <w:r>
                                <w:rPr>
                                  <w:rFonts w:ascii="Times New Roman" w:eastAsia="標楷體" w:hAnsi="Times New Roman"/>
                                </w:rPr>
                                <w:t>- 3 (</w:t>
                              </w:r>
                              <w:r>
                                <w:rPr>
                                  <w:rFonts w:ascii="Times New Roman" w:eastAsia="標楷體" w:hAnsi="Times New Roman" w:hint="eastAsia"/>
                                </w:rPr>
                                <w:t>接上頁</w:t>
                              </w:r>
                              <w:r>
                                <w:rPr>
                                  <w:rFonts w:ascii="Times New Roman" w:eastAsia="標楷體" w:hAnsi="Times New Roman"/>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6" name="矩形 306"/>
                        <wps:cNvSpPr/>
                        <wps:spPr>
                          <a:xfrm>
                            <a:off x="3506361" y="325053"/>
                            <a:ext cx="3082400" cy="32512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E95B425" w14:textId="77777777" w:rsidR="008A4CD7" w:rsidRDefault="008A4CD7" w:rsidP="00E82C5C">
                              <w:pPr>
                                <w:pStyle w:val="Web"/>
                                <w:spacing w:before="0" w:beforeAutospacing="0" w:after="0" w:afterAutospacing="0"/>
                                <w:jc w:val="center"/>
                              </w:pPr>
                              <w:r>
                                <w:rPr>
                                  <w:rFonts w:ascii="Times New Roman" w:eastAsia="標楷體" w:hAnsi="標楷體" w:hint="eastAsia"/>
                                </w:rPr>
                                <w:t>研發單位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4" name="矩形 354"/>
                        <wps:cNvSpPr/>
                        <wps:spPr>
                          <a:xfrm>
                            <a:off x="6588760" y="325050"/>
                            <a:ext cx="2861945" cy="32512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22AB2FE3" w14:textId="77777777" w:rsidR="008A4CD7" w:rsidRDefault="008A4CD7" w:rsidP="00E82C5C">
                              <w:pPr>
                                <w:pStyle w:val="Web"/>
                                <w:spacing w:before="0" w:beforeAutospacing="0" w:after="0" w:afterAutospacing="0"/>
                                <w:jc w:val="center"/>
                              </w:pPr>
                              <w:r>
                                <w:rPr>
                                  <w:rFonts w:ascii="Times New Roman" w:eastAsia="標楷體" w:hAnsi="標楷體" w:hint="eastAsia"/>
                                </w:rPr>
                                <w:t>財務單位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6" name="矩形 356"/>
                        <wps:cNvSpPr/>
                        <wps:spPr>
                          <a:xfrm>
                            <a:off x="598745" y="1520289"/>
                            <a:ext cx="1156970" cy="4286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AB27492"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收到換貨通知</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58" name="流程圖: 多重文件 358"/>
                        <wps:cNvSpPr/>
                        <wps:spPr>
                          <a:xfrm>
                            <a:off x="1395754" y="1777399"/>
                            <a:ext cx="1176572" cy="607075"/>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5DE76967" w14:textId="505F9182" w:rsidR="008A4CD7" w:rsidRPr="00F611C5" w:rsidRDefault="008A4CD7" w:rsidP="0068739E">
                              <w:pPr>
                                <w:pStyle w:val="af4"/>
                                <w:widowControl/>
                                <w:numPr>
                                  <w:ilvl w:val="0"/>
                                  <w:numId w:val="13"/>
                                </w:numPr>
                                <w:adjustRightInd/>
                                <w:spacing w:line="240" w:lineRule="auto"/>
                                <w:ind w:leftChars="0"/>
                                <w:textAlignment w:val="auto"/>
                                <w:rPr>
                                  <w:rFonts w:ascii="標楷體" w:eastAsia="標楷體" w:hAnsi="標楷體"/>
                                  <w:sz w:val="20"/>
                                </w:rPr>
                              </w:pPr>
                              <w:r>
                                <w:rPr>
                                  <w:rFonts w:ascii="Times New Roman" w:hAnsi="Times New Roman" w:hint="eastAsia"/>
                                  <w:sz w:val="20"/>
                                </w:rPr>
                                <w:t>內部訂單</w:t>
                              </w:r>
                            </w:p>
                            <w:p w14:paraId="11C38484" w14:textId="0ECE2975" w:rsidR="008A4CD7" w:rsidRPr="00F611C5" w:rsidRDefault="008A4CD7" w:rsidP="0068739E">
                              <w:pPr>
                                <w:pStyle w:val="af4"/>
                                <w:widowControl/>
                                <w:numPr>
                                  <w:ilvl w:val="0"/>
                                  <w:numId w:val="13"/>
                                </w:numPr>
                                <w:adjustRightInd/>
                                <w:spacing w:line="240" w:lineRule="auto"/>
                                <w:ind w:leftChars="0"/>
                                <w:textAlignment w:val="auto"/>
                                <w:rPr>
                                  <w:rFonts w:ascii="標楷體" w:eastAsia="標楷體" w:hAnsi="標楷體"/>
                                  <w:sz w:val="20"/>
                                </w:rPr>
                              </w:pPr>
                              <w:r>
                                <w:rPr>
                                  <w:rFonts w:ascii="標楷體" w:eastAsia="標楷體" w:hAnsi="標楷體" w:hint="eastAsia"/>
                                  <w:sz w:val="20"/>
                                </w:rPr>
                                <w:t>製令開啟通知單</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59" name="流程圖: 接點 359"/>
                        <wps:cNvSpPr/>
                        <wps:spPr>
                          <a:xfrm>
                            <a:off x="994985" y="780493"/>
                            <a:ext cx="364490" cy="367030"/>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0D9BB239" w14:textId="77777777" w:rsidR="008A4CD7" w:rsidRDefault="008A4CD7" w:rsidP="00E82C5C">
                              <w:pPr>
                                <w:pStyle w:val="Web"/>
                                <w:spacing w:before="0" w:beforeAutospacing="0" w:after="0" w:afterAutospacing="0"/>
                                <w:jc w:val="center"/>
                              </w:pPr>
                              <w:r>
                                <w:rPr>
                                  <w:rFonts w:ascii="Times New Roman" w:hAnsi="Times New Roman"/>
                                  <w:color w:val="000000"/>
                                </w:rPr>
                                <w:t>B</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361" name="流程圖: 結束點 361"/>
                        <wps:cNvSpPr/>
                        <wps:spPr>
                          <a:xfrm>
                            <a:off x="597010" y="4719415"/>
                            <a:ext cx="1203960" cy="428625"/>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0C17BD2D"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結束</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62" name="矩形 362"/>
                        <wps:cNvSpPr/>
                        <wps:spPr>
                          <a:xfrm>
                            <a:off x="611078" y="3706102"/>
                            <a:ext cx="1156970" cy="42799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CDB5A90"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執行換貨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64" name="矩形 364"/>
                        <wps:cNvSpPr/>
                        <wps:spPr>
                          <a:xfrm>
                            <a:off x="7263815" y="1520165"/>
                            <a:ext cx="1156970" cy="42799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5B365E4"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收到國內外銷退</w:t>
                              </w:r>
                              <w:r>
                                <w:rPr>
                                  <w:rFonts w:eastAsia="標楷體" w:hAnsi="標楷體" w:cs="Times New Roman" w:hint="eastAsia"/>
                                  <w:sz w:val="20"/>
                                  <w:szCs w:val="20"/>
                                </w:rPr>
                                <w:t>/</w:t>
                              </w:r>
                              <w:r>
                                <w:rPr>
                                  <w:rFonts w:eastAsia="標楷體" w:hAnsi="標楷體" w:cs="Times New Roman" w:hint="eastAsia"/>
                                  <w:sz w:val="20"/>
                                  <w:szCs w:val="20"/>
                                </w:rPr>
                                <w:t>折讓相關文件</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65" name="流程圖: 多重文件 365"/>
                        <wps:cNvSpPr/>
                        <wps:spPr>
                          <a:xfrm>
                            <a:off x="8178849" y="1804781"/>
                            <a:ext cx="1056591" cy="657507"/>
                          </a:xfrm>
                          <a:prstGeom prst="flowChartMultidocument">
                            <a:avLst/>
                          </a:prstGeom>
                          <a:solidFill>
                            <a:sysClr val="window" lastClr="FFFFFF"/>
                          </a:solidFill>
                          <a:ln w="19050" cap="flat" cmpd="sng" algn="ctr">
                            <a:solidFill>
                              <a:srgbClr val="ED7D31">
                                <a:lumMod val="75000"/>
                              </a:srgbClr>
                            </a:solidFill>
                            <a:prstDash val="solid"/>
                            <a:miter lim="800000"/>
                          </a:ln>
                          <a:effectLst/>
                        </wps:spPr>
                        <wps:txbx>
                          <w:txbxContent>
                            <w:p w14:paraId="47366CBB" w14:textId="77777777" w:rsidR="008A4CD7" w:rsidRPr="00286AC5" w:rsidRDefault="008A4CD7" w:rsidP="0068739E">
                              <w:pPr>
                                <w:pStyle w:val="Web"/>
                                <w:numPr>
                                  <w:ilvl w:val="0"/>
                                  <w:numId w:val="14"/>
                                </w:numPr>
                                <w:tabs>
                                  <w:tab w:val="left" w:pos="720"/>
                                </w:tabs>
                                <w:spacing w:before="0" w:beforeAutospacing="0" w:after="0" w:afterAutospacing="0"/>
                                <w:rPr>
                                  <w:rFonts w:ascii="Times New Roman" w:eastAsia="標楷體" w:hAnsi="Times New Roman" w:cs="Times New Roman"/>
                                  <w:sz w:val="20"/>
                                </w:rPr>
                              </w:pPr>
                              <w:r w:rsidRPr="00286AC5">
                                <w:rPr>
                                  <w:rFonts w:ascii="Times New Roman" w:eastAsia="標楷體" w:hAnsi="Times New Roman" w:cs="Times New Roman"/>
                                  <w:sz w:val="20"/>
                                </w:rPr>
                                <w:t>Debit note</w:t>
                              </w:r>
                            </w:p>
                            <w:p w14:paraId="0DF6201F" w14:textId="77777777" w:rsidR="008A4CD7" w:rsidRPr="00286AC5" w:rsidRDefault="008A4CD7" w:rsidP="0068739E">
                              <w:pPr>
                                <w:pStyle w:val="Web"/>
                                <w:numPr>
                                  <w:ilvl w:val="0"/>
                                  <w:numId w:val="14"/>
                                </w:numPr>
                                <w:tabs>
                                  <w:tab w:val="left" w:pos="720"/>
                                </w:tabs>
                                <w:spacing w:before="0" w:beforeAutospacing="0" w:after="0" w:afterAutospacing="0"/>
                                <w:rPr>
                                  <w:rFonts w:ascii="Times New Roman" w:eastAsia="標楷體" w:hAnsi="Times New Roman" w:cs="Times New Roman"/>
                                  <w:sz w:val="20"/>
                                </w:rPr>
                              </w:pPr>
                              <w:r w:rsidRPr="00286AC5">
                                <w:rPr>
                                  <w:rFonts w:ascii="Times New Roman" w:eastAsia="標楷體" w:hAnsi="Times New Roman" w:cs="Times New Roman"/>
                                  <w:sz w:val="20"/>
                                </w:rPr>
                                <w:t>發票</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66" name="流程圖: 接點 366"/>
                        <wps:cNvSpPr/>
                        <wps:spPr>
                          <a:xfrm>
                            <a:off x="7661215" y="770018"/>
                            <a:ext cx="364490" cy="36639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113F86FF" w14:textId="77777777" w:rsidR="008A4CD7" w:rsidRDefault="008A4CD7" w:rsidP="00E82C5C">
                              <w:pPr>
                                <w:pStyle w:val="Web"/>
                                <w:spacing w:before="0" w:beforeAutospacing="0" w:after="0" w:afterAutospacing="0"/>
                                <w:jc w:val="center"/>
                              </w:pPr>
                              <w:r>
                                <w:rPr>
                                  <w:rFonts w:ascii="Times New Roman" w:hAnsi="Times New Roman"/>
                                  <w:color w:val="000000"/>
                                </w:rPr>
                                <w:t>D</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367" name="矩形 367"/>
                        <wps:cNvSpPr/>
                        <wps:spPr>
                          <a:xfrm>
                            <a:off x="4197290" y="1520295"/>
                            <a:ext cx="1156970" cy="42799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79E70BF"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收到變更設計需求</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69" name="流程圖: 接點 369"/>
                        <wps:cNvSpPr/>
                        <wps:spPr>
                          <a:xfrm>
                            <a:off x="4593530" y="769501"/>
                            <a:ext cx="364490" cy="36639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17FE278B" w14:textId="77777777" w:rsidR="008A4CD7" w:rsidRDefault="008A4CD7" w:rsidP="00E82C5C">
                              <w:pPr>
                                <w:pStyle w:val="Web"/>
                                <w:spacing w:before="0" w:beforeAutospacing="0" w:after="0" w:afterAutospacing="0"/>
                                <w:jc w:val="center"/>
                              </w:pPr>
                              <w:r>
                                <w:rPr>
                                  <w:rFonts w:ascii="Times New Roman" w:hAnsi="Times New Roman"/>
                                  <w:color w:val="000000"/>
                                </w:rPr>
                                <w:t>C</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370" name="矩形 370"/>
                        <wps:cNvSpPr/>
                        <wps:spPr>
                          <a:xfrm>
                            <a:off x="598745" y="2791820"/>
                            <a:ext cx="1156970" cy="42735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4235C3A"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生產完畢後入庫</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73" name="流程圖: 預設程序 373"/>
                        <wps:cNvSpPr/>
                        <wps:spPr>
                          <a:xfrm>
                            <a:off x="7174805" y="3977373"/>
                            <a:ext cx="1337310" cy="685800"/>
                          </a:xfrm>
                          <a:prstGeom prst="flowChartPredefinedProcess">
                            <a:avLst/>
                          </a:prstGeom>
                          <a:solidFill>
                            <a:sysClr val="window" lastClr="FFFFFF"/>
                          </a:solidFill>
                          <a:ln w="19050" cap="flat" cmpd="sng" algn="ctr">
                            <a:solidFill>
                              <a:srgbClr val="ED7D31">
                                <a:lumMod val="75000"/>
                              </a:srgbClr>
                            </a:solidFill>
                            <a:prstDash val="solid"/>
                            <a:miter lim="800000"/>
                          </a:ln>
                          <a:effectLst/>
                        </wps:spPr>
                        <wps:txbx>
                          <w:txbxContent>
                            <w:p w14:paraId="2323A705" w14:textId="77777777" w:rsidR="008A4CD7" w:rsidRDefault="008A4CD7" w:rsidP="00E82C5C">
                              <w:pPr>
                                <w:pStyle w:val="Web"/>
                                <w:spacing w:before="0" w:beforeAutospacing="0" w:after="0" w:afterAutospacing="0"/>
                                <w:jc w:val="center"/>
                              </w:pPr>
                              <w:r>
                                <w:rPr>
                                  <w:rFonts w:ascii="Times New Roman" w:eastAsia="標楷體" w:hAnsi="標楷體" w:cs="Times New Roman" w:hint="eastAsia"/>
                                  <w:sz w:val="20"/>
                                  <w:szCs w:val="20"/>
                                </w:rPr>
                                <w:t>內控制度</w:t>
                              </w:r>
                              <w:r>
                                <w:rPr>
                                  <w:rFonts w:ascii="Times New Roman" w:eastAsia="標楷體" w:hAnsi="Times New Roman"/>
                                  <w:sz w:val="20"/>
                                  <w:szCs w:val="20"/>
                                </w:rPr>
                                <w:t>:CS-100</w:t>
                              </w:r>
                            </w:p>
                            <w:p w14:paraId="29CB2590" w14:textId="77777777" w:rsidR="008A4CD7" w:rsidRDefault="008A4CD7" w:rsidP="00E82C5C">
                              <w:pPr>
                                <w:pStyle w:val="Web"/>
                                <w:spacing w:before="0" w:beforeAutospacing="0" w:after="0" w:afterAutospacing="0"/>
                                <w:jc w:val="center"/>
                              </w:pPr>
                              <w:r>
                                <w:rPr>
                                  <w:rFonts w:ascii="Times New Roman" w:eastAsia="標楷體" w:hAnsi="標楷體" w:cs="Times New Roman" w:hint="eastAsia"/>
                                  <w:sz w:val="20"/>
                                  <w:szCs w:val="20"/>
                                </w:rPr>
                                <w:t>銷貨發票開立及作廢作業</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74" name="直線單箭頭接點 374"/>
                        <wps:cNvCnPr/>
                        <wps:spPr>
                          <a:xfrm>
                            <a:off x="1177230" y="1147403"/>
                            <a:ext cx="0" cy="372738"/>
                          </a:xfrm>
                          <a:prstGeom prst="straightConnector1">
                            <a:avLst/>
                          </a:prstGeom>
                          <a:noFill/>
                          <a:ln w="12700" cap="flat" cmpd="sng" algn="ctr">
                            <a:solidFill>
                              <a:sysClr val="windowText" lastClr="000000"/>
                            </a:solidFill>
                            <a:prstDash val="solid"/>
                            <a:miter lim="800000"/>
                            <a:tailEnd type="triangle"/>
                          </a:ln>
                          <a:effectLst/>
                        </wps:spPr>
                        <wps:bodyPr/>
                      </wps:wsp>
                      <wps:wsp>
                        <wps:cNvPr id="376" name="直線單箭頭接點 376"/>
                        <wps:cNvCnPr>
                          <a:stCxn id="356" idx="2"/>
                          <a:endCxn id="370" idx="0"/>
                        </wps:cNvCnPr>
                        <wps:spPr>
                          <a:xfrm>
                            <a:off x="1177230" y="1948914"/>
                            <a:ext cx="0" cy="842906"/>
                          </a:xfrm>
                          <a:prstGeom prst="straightConnector1">
                            <a:avLst/>
                          </a:prstGeom>
                          <a:noFill/>
                          <a:ln w="12700" cap="flat" cmpd="sng" algn="ctr">
                            <a:solidFill>
                              <a:sysClr val="windowText" lastClr="000000"/>
                            </a:solidFill>
                            <a:prstDash val="solid"/>
                            <a:miter lim="800000"/>
                            <a:tailEnd type="triangle"/>
                          </a:ln>
                          <a:effectLst/>
                        </wps:spPr>
                        <wps:bodyPr/>
                      </wps:wsp>
                      <wps:wsp>
                        <wps:cNvPr id="378" name="直線單箭頭接點 378"/>
                        <wps:cNvCnPr/>
                        <wps:spPr>
                          <a:xfrm>
                            <a:off x="4775775" y="1135776"/>
                            <a:ext cx="0" cy="384371"/>
                          </a:xfrm>
                          <a:prstGeom prst="straightConnector1">
                            <a:avLst/>
                          </a:prstGeom>
                          <a:noFill/>
                          <a:ln w="12700" cap="flat" cmpd="sng" algn="ctr">
                            <a:solidFill>
                              <a:sysClr val="windowText" lastClr="000000"/>
                            </a:solidFill>
                            <a:prstDash val="solid"/>
                            <a:miter lim="800000"/>
                            <a:tailEnd type="triangle"/>
                          </a:ln>
                          <a:effectLst/>
                        </wps:spPr>
                        <wps:bodyPr/>
                      </wps:wsp>
                      <wps:wsp>
                        <wps:cNvPr id="380" name="直線單箭頭接點 380"/>
                        <wps:cNvCnPr/>
                        <wps:spPr>
                          <a:xfrm flipH="1">
                            <a:off x="7842300" y="1136293"/>
                            <a:ext cx="1160" cy="383724"/>
                          </a:xfrm>
                          <a:prstGeom prst="straightConnector1">
                            <a:avLst/>
                          </a:prstGeom>
                          <a:noFill/>
                          <a:ln w="12700" cap="flat" cmpd="sng" algn="ctr">
                            <a:solidFill>
                              <a:sysClr val="windowText" lastClr="000000"/>
                            </a:solidFill>
                            <a:prstDash val="solid"/>
                            <a:miter lim="800000"/>
                            <a:tailEnd type="triangle"/>
                          </a:ln>
                          <a:effectLst/>
                        </wps:spPr>
                        <wps:bodyPr/>
                      </wps:wsp>
                      <wps:wsp>
                        <wps:cNvPr id="381" name="直線單箭頭接點 381"/>
                        <wps:cNvCnPr/>
                        <wps:spPr>
                          <a:xfrm>
                            <a:off x="7842300" y="1947976"/>
                            <a:ext cx="1160" cy="2029070"/>
                          </a:xfrm>
                          <a:prstGeom prst="straightConnector1">
                            <a:avLst/>
                          </a:prstGeom>
                          <a:noFill/>
                          <a:ln w="12700" cap="flat" cmpd="sng" algn="ctr">
                            <a:solidFill>
                              <a:sysClr val="windowText" lastClr="000000"/>
                            </a:solidFill>
                            <a:prstDash val="solid"/>
                            <a:miter lim="800000"/>
                            <a:tailEnd type="triangle"/>
                          </a:ln>
                          <a:effectLst/>
                        </wps:spPr>
                        <wps:bodyPr/>
                      </wps:wsp>
                      <wps:wsp>
                        <wps:cNvPr id="382" name="直線接點 382"/>
                        <wps:cNvCnPr/>
                        <wps:spPr>
                          <a:xfrm>
                            <a:off x="3506361" y="650012"/>
                            <a:ext cx="0" cy="4874488"/>
                          </a:xfrm>
                          <a:prstGeom prst="line">
                            <a:avLst/>
                          </a:prstGeom>
                          <a:noFill/>
                          <a:ln w="9525" cap="flat" cmpd="sng" algn="ctr">
                            <a:solidFill>
                              <a:sysClr val="windowText" lastClr="000000">
                                <a:lumMod val="50000"/>
                                <a:lumOff val="50000"/>
                              </a:sysClr>
                            </a:solidFill>
                            <a:prstDash val="solid"/>
                            <a:miter lim="800000"/>
                          </a:ln>
                          <a:effectLst/>
                        </wps:spPr>
                        <wps:bodyPr/>
                      </wps:wsp>
                      <wps:wsp>
                        <wps:cNvPr id="383" name="直線接點 383"/>
                        <wps:cNvCnPr/>
                        <wps:spPr>
                          <a:xfrm>
                            <a:off x="6588762" y="649964"/>
                            <a:ext cx="23053" cy="4874271"/>
                          </a:xfrm>
                          <a:prstGeom prst="line">
                            <a:avLst/>
                          </a:prstGeom>
                          <a:noFill/>
                          <a:ln w="9525" cap="flat" cmpd="sng" algn="ctr">
                            <a:solidFill>
                              <a:sysClr val="windowText" lastClr="000000">
                                <a:lumMod val="50000"/>
                                <a:lumOff val="50000"/>
                              </a:sysClr>
                            </a:solidFill>
                            <a:prstDash val="solid"/>
                            <a:miter lim="800000"/>
                          </a:ln>
                          <a:effectLst/>
                        </wps:spPr>
                        <wps:bodyPr/>
                      </wps:wsp>
                      <wps:wsp>
                        <wps:cNvPr id="384" name="流程圖: 文件 384"/>
                        <wps:cNvSpPr/>
                        <wps:spPr>
                          <a:xfrm>
                            <a:off x="5054113" y="1819382"/>
                            <a:ext cx="1009064" cy="473652"/>
                          </a:xfrm>
                          <a:prstGeom prst="flowChartDocument">
                            <a:avLst/>
                          </a:prstGeom>
                          <a:solidFill>
                            <a:sysClr val="window" lastClr="FFFFFF"/>
                          </a:solidFill>
                          <a:ln w="19050" cap="flat" cmpd="sng" algn="ctr">
                            <a:solidFill>
                              <a:srgbClr val="ED7D31">
                                <a:lumMod val="75000"/>
                              </a:srgbClr>
                            </a:solidFill>
                            <a:prstDash val="solid"/>
                            <a:miter lim="800000"/>
                          </a:ln>
                          <a:effectLst/>
                        </wps:spPr>
                        <wps:txbx>
                          <w:txbxContent>
                            <w:p w14:paraId="754FD427" w14:textId="77777777" w:rsidR="008A4CD7" w:rsidRDefault="008A4CD7" w:rsidP="00E82C5C">
                              <w:pPr>
                                <w:pStyle w:val="Web"/>
                                <w:spacing w:before="0" w:beforeAutospacing="0" w:after="0" w:afterAutospacing="0"/>
                                <w:jc w:val="center"/>
                              </w:pPr>
                              <w:r w:rsidRPr="00870FDB">
                                <w:rPr>
                                  <w:rFonts w:ascii="Times New Roman" w:eastAsia="標楷體" w:hAnsi="標楷體"/>
                                  <w:sz w:val="20"/>
                                  <w:szCs w:val="20"/>
                                </w:rPr>
                                <w:t>CRM</w:t>
                              </w:r>
                              <w:r w:rsidRPr="00870FDB">
                                <w:rPr>
                                  <w:rFonts w:ascii="Times New Roman" w:eastAsia="標楷體" w:hAnsi="標楷體"/>
                                  <w:sz w:val="20"/>
                                  <w:szCs w:val="20"/>
                                </w:rPr>
                                <w:t>客服資源申請作業</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85" name="流程圖: 預設程序 385"/>
                        <wps:cNvSpPr/>
                        <wps:spPr>
                          <a:xfrm>
                            <a:off x="4111970" y="2412559"/>
                            <a:ext cx="1337310" cy="685165"/>
                          </a:xfrm>
                          <a:prstGeom prst="flowChartPredefinedProcess">
                            <a:avLst/>
                          </a:prstGeom>
                          <a:solidFill>
                            <a:sysClr val="window" lastClr="FFFFFF"/>
                          </a:solidFill>
                          <a:ln w="19050" cap="flat" cmpd="sng" algn="ctr">
                            <a:solidFill>
                              <a:srgbClr val="ED7D31">
                                <a:lumMod val="75000"/>
                              </a:srgbClr>
                            </a:solidFill>
                            <a:prstDash val="solid"/>
                            <a:miter lim="800000"/>
                          </a:ln>
                          <a:effectLst/>
                        </wps:spPr>
                        <wps:txbx>
                          <w:txbxContent>
                            <w:p w14:paraId="722F9189" w14:textId="350F5F02" w:rsidR="008A4CD7" w:rsidRDefault="008A4CD7" w:rsidP="00E82C5C">
                              <w:pPr>
                                <w:pStyle w:val="Web"/>
                                <w:spacing w:before="0" w:beforeAutospacing="0" w:after="0" w:afterAutospacing="0"/>
                                <w:jc w:val="center"/>
                              </w:pPr>
                              <w:r>
                                <w:rPr>
                                  <w:rFonts w:ascii="Times New Roman" w:eastAsia="標楷體" w:hAnsi="Times New Roman" w:hint="eastAsia"/>
                                  <w:sz w:val="20"/>
                                  <w:szCs w:val="20"/>
                                </w:rPr>
                                <w:t>設計變更審查管理程序</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86" name="直線單箭頭接點 386"/>
                        <wps:cNvCnPr/>
                        <wps:spPr>
                          <a:xfrm>
                            <a:off x="4775775" y="1948285"/>
                            <a:ext cx="4850" cy="464274"/>
                          </a:xfrm>
                          <a:prstGeom prst="straightConnector1">
                            <a:avLst/>
                          </a:prstGeom>
                          <a:noFill/>
                          <a:ln w="12700" cap="flat" cmpd="sng" algn="ctr">
                            <a:solidFill>
                              <a:sysClr val="windowText" lastClr="000000"/>
                            </a:solidFill>
                            <a:prstDash val="solid"/>
                            <a:miter lim="800000"/>
                            <a:tailEnd type="triangle"/>
                          </a:ln>
                          <a:effectLst/>
                        </wps:spPr>
                        <wps:bodyPr/>
                      </wps:wsp>
                      <wps:wsp>
                        <wps:cNvPr id="387" name="流程圖: 預設程序 387"/>
                        <wps:cNvSpPr/>
                        <wps:spPr>
                          <a:xfrm>
                            <a:off x="4111970" y="3770880"/>
                            <a:ext cx="1337310" cy="684530"/>
                          </a:xfrm>
                          <a:prstGeom prst="flowChartPredefinedProcess">
                            <a:avLst/>
                          </a:prstGeom>
                          <a:solidFill>
                            <a:sysClr val="window" lastClr="FFFFFF"/>
                          </a:solidFill>
                          <a:ln w="19050" cap="flat" cmpd="sng" algn="ctr">
                            <a:solidFill>
                              <a:srgbClr val="ED7D31">
                                <a:lumMod val="75000"/>
                              </a:srgbClr>
                            </a:solidFill>
                            <a:prstDash val="solid"/>
                            <a:miter lim="800000"/>
                          </a:ln>
                          <a:effectLst/>
                        </wps:spPr>
                        <wps:txbx>
                          <w:txbxContent>
                            <w:p w14:paraId="61F8C6FF" w14:textId="423922A5" w:rsidR="008A4CD7" w:rsidRDefault="008A4CD7" w:rsidP="00B96218">
                              <w:pPr>
                                <w:pStyle w:val="Web"/>
                                <w:spacing w:before="0" w:beforeAutospacing="0" w:after="0" w:afterAutospacing="0"/>
                                <w:jc w:val="center"/>
                              </w:pPr>
                              <w:r>
                                <w:rPr>
                                  <w:rFonts w:ascii="Times New Roman" w:eastAsia="標楷體" w:hAnsi="標楷體" w:hint="eastAsia"/>
                                  <w:sz w:val="20"/>
                                  <w:szCs w:val="20"/>
                                </w:rPr>
                                <w:t>銷退作業管制辦法</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388" name="直線單箭頭接點 388"/>
                        <wps:cNvCnPr/>
                        <wps:spPr>
                          <a:xfrm>
                            <a:off x="4780625" y="3097724"/>
                            <a:ext cx="0" cy="673156"/>
                          </a:xfrm>
                          <a:prstGeom prst="straightConnector1">
                            <a:avLst/>
                          </a:prstGeom>
                          <a:noFill/>
                          <a:ln w="12700" cap="flat" cmpd="sng" algn="ctr">
                            <a:solidFill>
                              <a:sysClr val="windowText" lastClr="000000"/>
                            </a:solidFill>
                            <a:prstDash val="solid"/>
                            <a:miter lim="800000"/>
                            <a:tailEnd type="triangle"/>
                          </a:ln>
                          <a:effectLst/>
                        </wps:spPr>
                        <wps:bodyPr/>
                      </wps:wsp>
                      <wps:wsp>
                        <wps:cNvPr id="577" name="流程圖: 接點 577"/>
                        <wps:cNvSpPr/>
                        <wps:spPr>
                          <a:xfrm>
                            <a:off x="4611323" y="4878610"/>
                            <a:ext cx="364490" cy="366395"/>
                          </a:xfrm>
                          <a:prstGeom prst="flowChartConnector">
                            <a:avLst/>
                          </a:prstGeom>
                          <a:solidFill>
                            <a:srgbClr val="ED7D31"/>
                          </a:solidFill>
                          <a:ln w="12700" cap="flat" cmpd="sng" algn="ctr">
                            <a:solidFill>
                              <a:srgbClr val="ED7D31">
                                <a:lumMod val="75000"/>
                              </a:srgbClr>
                            </a:solidFill>
                            <a:prstDash val="solid"/>
                            <a:miter lim="800000"/>
                          </a:ln>
                          <a:effectLst/>
                        </wps:spPr>
                        <wps:txbx>
                          <w:txbxContent>
                            <w:p w14:paraId="3922A61C" w14:textId="77777777" w:rsidR="008A4CD7" w:rsidRDefault="008A4CD7" w:rsidP="00B96218">
                              <w:pPr>
                                <w:pStyle w:val="Web"/>
                                <w:spacing w:before="0" w:beforeAutospacing="0" w:after="0" w:afterAutospacing="0"/>
                                <w:jc w:val="center"/>
                              </w:pPr>
                              <w:r>
                                <w:rPr>
                                  <w:rFonts w:ascii="Times New Roman" w:hAnsi="Times New Roman"/>
                                  <w:color w:val="000000"/>
                                </w:rPr>
                                <w:t>B</w:t>
                              </w:r>
                            </w:p>
                          </w:txbxContent>
                        </wps:txbx>
                        <wps:bodyPr rot="0" spcFirstLastPara="0" vert="horz" wrap="square" lIns="3600" tIns="3600" rIns="3600" bIns="3600" numCol="1" spcCol="0" rtlCol="0" fromWordArt="0" anchor="t" anchorCtr="0" forceAA="0" compatLnSpc="1">
                          <a:prstTxWarp prst="textNoShape">
                            <a:avLst/>
                          </a:prstTxWarp>
                          <a:noAutofit/>
                        </wps:bodyPr>
                      </wps:wsp>
                      <wps:wsp>
                        <wps:cNvPr id="401" name="直線單箭頭接點 401"/>
                        <wps:cNvCnPr>
                          <a:stCxn id="370" idx="2"/>
                          <a:endCxn id="362" idx="0"/>
                        </wps:cNvCnPr>
                        <wps:spPr>
                          <a:xfrm>
                            <a:off x="1177230" y="3219021"/>
                            <a:ext cx="12333" cy="48690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402" name="直線單箭頭接點 402"/>
                        <wps:cNvCnPr>
                          <a:stCxn id="362" idx="2"/>
                          <a:endCxn id="361" idx="0"/>
                        </wps:cNvCnPr>
                        <wps:spPr>
                          <a:xfrm>
                            <a:off x="1189563" y="4134092"/>
                            <a:ext cx="9427" cy="58532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403" name="直線單箭頭接點 403"/>
                        <wps:cNvCnPr>
                          <a:stCxn id="387" idx="2"/>
                          <a:endCxn id="577" idx="0"/>
                        </wps:cNvCnPr>
                        <wps:spPr>
                          <a:xfrm>
                            <a:off x="4780625" y="4455410"/>
                            <a:ext cx="12943" cy="4232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44328508" id="畫布 390" o:spid="_x0000_s1510" editas="canvas" style="width:744.15pt;height:435pt;mso-position-horizontal-relative:char;mso-position-vertical-relative:line" coordsize="94507,5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">
                <v:shape id="_x0000_s1511" type="#_x0000_t75" style="position:absolute;width:94507;height:55245;visibility:visible;mso-wrap-style:square" stroked="t" strokecolor="gray [1629]">
                  <v:fill o:detectmouseclick="t"/>
                  <v:path o:connecttype="none"/>
                </v:shape>
                <v:rect id="矩形 298" o:spid="_x0000_s1512" style="position:absolute;left:2646;top:3250;width:32417;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" fillcolor="#f2f2f2" strokecolor="windowText" strokeweight="1pt">
                  <v:textbox>
                    <w:txbxContent>
                      <w:p w14:paraId="7B000A32" w14:textId="77777777" w:rsidR="008A4CD7" w:rsidRDefault="008A4CD7" w:rsidP="00E82C5C">
                        <w:pPr>
                          <w:pStyle w:val="Web"/>
                          <w:spacing w:before="0" w:beforeAutospacing="0" w:after="0" w:afterAutospacing="0"/>
                          <w:jc w:val="center"/>
                        </w:pPr>
                        <w:r>
                          <w:rPr>
                            <w:rFonts w:ascii="Times New Roman" w:eastAsia="標楷體" w:hAnsi="標楷體" w:hint="eastAsia"/>
                          </w:rPr>
                          <w:t>製造單位</w:t>
                        </w:r>
                      </w:p>
                    </w:txbxContent>
                  </v:textbox>
                </v:rect>
                <v:rect id="矩形 299" o:spid="_x0000_s1513" style="position:absolute;top:3249;width:2646;height:519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" fillcolor="#f2f2f2" strokecolor="windowText" strokeweight="1pt">
                  <v:textbox>
                    <w:txbxContent>
                      <w:p w14:paraId="0C9388EF" w14:textId="77777777" w:rsidR="008A4CD7" w:rsidRDefault="008A4CD7" w:rsidP="00E82C5C">
                        <w:pPr>
                          <w:pStyle w:val="Web"/>
                          <w:spacing w:before="0" w:beforeAutospacing="0" w:after="0" w:afterAutospacing="0"/>
                        </w:pPr>
                        <w:r>
                          <w:rPr>
                            <w:rFonts w:ascii="標楷體" w:hAnsi="標楷體" w:cs="Times New Roman" w:hint="eastAsia"/>
                          </w:rPr>
                          <w:t> </w:t>
                        </w:r>
                      </w:p>
                    </w:txbxContent>
                  </v:textbox>
                </v:rect>
                <v:rect id="矩形 300" o:spid="_x0000_s1514" style="position:absolute;width:94507;height:3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" fillcolor="#f2f2f2" strokecolor="windowText" strokeweight="1pt">
                  <v:textbox>
                    <w:txbxContent>
                      <w:p w14:paraId="72B935B4" w14:textId="74086B01" w:rsidR="008A4CD7" w:rsidRDefault="008A4CD7" w:rsidP="00E82C5C">
                        <w:pPr>
                          <w:pStyle w:val="Web"/>
                          <w:spacing w:before="0" w:beforeAutospacing="0" w:after="0" w:afterAutospacing="0"/>
                        </w:pPr>
                        <w:r>
                          <w:rPr>
                            <w:rFonts w:ascii="Times New Roman" w:eastAsia="標楷體" w:hAnsi="Times New Roman"/>
                          </w:rPr>
                          <w:t>CS-109</w:t>
                        </w:r>
                        <w:r>
                          <w:rPr>
                            <w:rFonts w:eastAsia="標楷體" w:hAnsi="標楷體" w:cs="Times New Roman" w:hint="eastAsia"/>
                          </w:rPr>
                          <w:t>銷貨退回及折讓作業</w:t>
                        </w:r>
                        <w:r>
                          <w:rPr>
                            <w:rFonts w:ascii="Times New Roman" w:eastAsia="標楷體" w:hAnsi="Times New Roman"/>
                          </w:rPr>
                          <w:t>- 3 (</w:t>
                        </w:r>
                        <w:r>
                          <w:rPr>
                            <w:rFonts w:ascii="Times New Roman" w:eastAsia="標楷體" w:hAnsi="Times New Roman" w:hint="eastAsia"/>
                          </w:rPr>
                          <w:t>接上頁</w:t>
                        </w:r>
                        <w:r>
                          <w:rPr>
                            <w:rFonts w:ascii="Times New Roman" w:eastAsia="標楷體" w:hAnsi="Times New Roman"/>
                          </w:rPr>
                          <w:t>)</w:t>
                        </w:r>
                      </w:p>
                    </w:txbxContent>
                  </v:textbox>
                </v:rect>
                <v:rect id="矩形 306" o:spid="_x0000_s1515" style="position:absolute;left:35063;top:3250;width:30824;height:3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" fillcolor="#f2f2f2" strokecolor="windowText" strokeweight="1pt">
                  <v:textbox>
                    <w:txbxContent>
                      <w:p w14:paraId="3E95B425" w14:textId="77777777" w:rsidR="008A4CD7" w:rsidRDefault="008A4CD7" w:rsidP="00E82C5C">
                        <w:pPr>
                          <w:pStyle w:val="Web"/>
                          <w:spacing w:before="0" w:beforeAutospacing="0" w:after="0" w:afterAutospacing="0"/>
                          <w:jc w:val="center"/>
                        </w:pPr>
                        <w:r>
                          <w:rPr>
                            <w:rFonts w:ascii="Times New Roman" w:eastAsia="標楷體" w:hAnsi="標楷體" w:hint="eastAsia"/>
                          </w:rPr>
                          <w:t>研發單位</w:t>
                        </w:r>
                      </w:p>
                    </w:txbxContent>
                  </v:textbox>
                </v:rect>
                <v:rect id="矩形 354" o:spid="_x0000_s1516" style="position:absolute;left:65887;top:3250;width:28620;height:3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" fillcolor="#f2f2f2" strokecolor="windowText" strokeweight="1pt">
                  <v:textbox>
                    <w:txbxContent>
                      <w:p w14:paraId="22AB2FE3" w14:textId="77777777" w:rsidR="008A4CD7" w:rsidRDefault="008A4CD7" w:rsidP="00E82C5C">
                        <w:pPr>
                          <w:pStyle w:val="Web"/>
                          <w:spacing w:before="0" w:beforeAutospacing="0" w:after="0" w:afterAutospacing="0"/>
                          <w:jc w:val="center"/>
                        </w:pPr>
                        <w:r>
                          <w:rPr>
                            <w:rFonts w:ascii="Times New Roman" w:eastAsia="標楷體" w:hAnsi="標楷體" w:hint="eastAsia"/>
                          </w:rPr>
                          <w:t>財務單位</w:t>
                        </w:r>
                      </w:p>
                    </w:txbxContent>
                  </v:textbox>
                </v:rect>
                <v:rect id="矩形 356" o:spid="_x0000_s1517" style="position:absolute;left:5987;top:15202;width:11570;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" fillcolor="window" strokecolor="windowText" strokeweight="1pt">
                  <v:textbox inset=".1mm,.1mm,.1mm,.1mm">
                    <w:txbxContent>
                      <w:p w14:paraId="1AB27492"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收到換貨通知</w:t>
                        </w:r>
                      </w:p>
                    </w:txbxContent>
                  </v:textbox>
                </v:rect>
                <v:shape id="流程圖: 多重文件 358" o:spid="_x0000_s1518" type="#_x0000_t115" style="position:absolute;left:13957;top:17773;width:11766;height:60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" fillcolor="window" strokecolor="#c55a11" strokeweight="1.5pt">
                  <v:textbox inset=".1mm,.1mm,.1mm,.1mm">
                    <w:txbxContent>
                      <w:p w14:paraId="5DE76967" w14:textId="505F9182" w:rsidR="008A4CD7" w:rsidRPr="00F611C5" w:rsidRDefault="008A4CD7" w:rsidP="0068739E">
                        <w:pPr>
                          <w:pStyle w:val="af4"/>
                          <w:widowControl/>
                          <w:numPr>
                            <w:ilvl w:val="0"/>
                            <w:numId w:val="13"/>
                          </w:numPr>
                          <w:adjustRightInd/>
                          <w:spacing w:line="240" w:lineRule="auto"/>
                          <w:ind w:leftChars="0"/>
                          <w:textAlignment w:val="auto"/>
                          <w:rPr>
                            <w:rFonts w:ascii="標楷體" w:eastAsia="標楷體" w:hAnsi="標楷體"/>
                            <w:sz w:val="20"/>
                          </w:rPr>
                        </w:pPr>
                        <w:r>
                          <w:rPr>
                            <w:rFonts w:ascii="Times New Roman" w:hAnsi="Times New Roman" w:hint="eastAsia"/>
                            <w:sz w:val="20"/>
                          </w:rPr>
                          <w:t>內部訂單</w:t>
                        </w:r>
                      </w:p>
                      <w:p w14:paraId="11C38484" w14:textId="0ECE2975" w:rsidR="008A4CD7" w:rsidRPr="00F611C5" w:rsidRDefault="008A4CD7" w:rsidP="0068739E">
                        <w:pPr>
                          <w:pStyle w:val="af4"/>
                          <w:widowControl/>
                          <w:numPr>
                            <w:ilvl w:val="0"/>
                            <w:numId w:val="13"/>
                          </w:numPr>
                          <w:adjustRightInd/>
                          <w:spacing w:line="240" w:lineRule="auto"/>
                          <w:ind w:leftChars="0"/>
                          <w:textAlignment w:val="auto"/>
                          <w:rPr>
                            <w:rFonts w:ascii="標楷體" w:eastAsia="標楷體" w:hAnsi="標楷體"/>
                            <w:sz w:val="20"/>
                          </w:rPr>
                        </w:pPr>
                        <w:proofErr w:type="gramStart"/>
                        <w:r>
                          <w:rPr>
                            <w:rFonts w:ascii="標楷體" w:eastAsia="標楷體" w:hAnsi="標楷體" w:hint="eastAsia"/>
                            <w:sz w:val="20"/>
                          </w:rPr>
                          <w:t>製令開啟</w:t>
                        </w:r>
                        <w:proofErr w:type="gramEnd"/>
                        <w:r>
                          <w:rPr>
                            <w:rFonts w:ascii="標楷體" w:eastAsia="標楷體" w:hAnsi="標楷體" w:hint="eastAsia"/>
                            <w:sz w:val="20"/>
                          </w:rPr>
                          <w:t>通知單</w:t>
                        </w:r>
                      </w:p>
                    </w:txbxContent>
                  </v:textbox>
                </v:shape>
                <v:shape id="流程圖: 接點 359" o:spid="_x0000_s1519" type="#_x0000_t120" style="position:absolute;left:9949;top:7804;width:3645;height:3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" fillcolor="#ed7d31" strokecolor="#c55a11" strokeweight="1pt">
                  <v:stroke joinstyle="miter"/>
                  <v:textbox inset=".1mm,.1mm,.1mm,.1mm">
                    <w:txbxContent>
                      <w:p w14:paraId="0D9BB239" w14:textId="77777777" w:rsidR="008A4CD7" w:rsidRDefault="008A4CD7" w:rsidP="00E82C5C">
                        <w:pPr>
                          <w:pStyle w:val="Web"/>
                          <w:spacing w:before="0" w:beforeAutospacing="0" w:after="0" w:afterAutospacing="0"/>
                          <w:jc w:val="center"/>
                        </w:pPr>
                        <w:r>
                          <w:rPr>
                            <w:rFonts w:ascii="Times New Roman" w:hAnsi="Times New Roman"/>
                            <w:color w:val="000000"/>
                          </w:rPr>
                          <w:t>B</w:t>
                        </w:r>
                      </w:p>
                    </w:txbxContent>
                  </v:textbox>
                </v:shape>
                <v:shape id="流程圖: 結束點 361" o:spid="_x0000_s1520" type="#_x0000_t116" style="position:absolute;left:5970;top:47194;width:12039;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" fillcolor="window" strokecolor="windowText" strokeweight="1pt">
                  <v:textbox inset=".1mm,.1mm,.1mm,.1mm">
                    <w:txbxContent>
                      <w:p w14:paraId="0C17BD2D"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結束</w:t>
                        </w:r>
                      </w:p>
                    </w:txbxContent>
                  </v:textbox>
                </v:shape>
                <v:rect id="矩形 362" o:spid="_x0000_s1521" style="position:absolute;left:6110;top:37061;width:11570;height:42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" fillcolor="window" strokecolor="windowText" strokeweight="1pt">
                  <v:textbox inset=".1mm,.1mm,.1mm,.1mm">
                    <w:txbxContent>
                      <w:p w14:paraId="5CDB5A90"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執行換貨</w:t>
                        </w:r>
                      </w:p>
                    </w:txbxContent>
                  </v:textbox>
                </v:rect>
                <v:rect id="矩形 364" o:spid="_x0000_s1522" style="position:absolute;left:72638;top:15201;width:11569;height:4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" fillcolor="window" strokecolor="windowText" strokeweight="1pt">
                  <v:textbox inset=".1mm,.1mm,.1mm,.1mm">
                    <w:txbxContent>
                      <w:p w14:paraId="15B365E4"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收到國內外銷退</w:t>
                        </w:r>
                        <w:r>
                          <w:rPr>
                            <w:rFonts w:eastAsia="標楷體" w:hAnsi="標楷體" w:cs="Times New Roman" w:hint="eastAsia"/>
                            <w:sz w:val="20"/>
                            <w:szCs w:val="20"/>
                          </w:rPr>
                          <w:t>/</w:t>
                        </w:r>
                        <w:r>
                          <w:rPr>
                            <w:rFonts w:eastAsia="標楷體" w:hAnsi="標楷體" w:cs="Times New Roman" w:hint="eastAsia"/>
                            <w:sz w:val="20"/>
                            <w:szCs w:val="20"/>
                          </w:rPr>
                          <w:t>折讓相關文件</w:t>
                        </w:r>
                      </w:p>
                    </w:txbxContent>
                  </v:textbox>
                </v:rect>
                <v:shape id="流程圖: 多重文件 365" o:spid="_x0000_s1523" type="#_x0000_t115" style="position:absolute;left:81788;top:18047;width:10566;height:6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" fillcolor="window" strokecolor="#c55a11" strokeweight="1.5pt">
                  <v:textbox inset=".1mm,.1mm,.1mm,.1mm">
                    <w:txbxContent>
                      <w:p w14:paraId="47366CBB" w14:textId="77777777" w:rsidR="008A4CD7" w:rsidRPr="00286AC5" w:rsidRDefault="008A4CD7" w:rsidP="0068739E">
                        <w:pPr>
                          <w:pStyle w:val="Web"/>
                          <w:numPr>
                            <w:ilvl w:val="0"/>
                            <w:numId w:val="14"/>
                          </w:numPr>
                          <w:tabs>
                            <w:tab w:val="left" w:pos="720"/>
                          </w:tabs>
                          <w:spacing w:before="0" w:beforeAutospacing="0" w:after="0" w:afterAutospacing="0"/>
                          <w:rPr>
                            <w:rFonts w:ascii="Times New Roman" w:eastAsia="標楷體" w:hAnsi="Times New Roman" w:cs="Times New Roman"/>
                            <w:sz w:val="20"/>
                          </w:rPr>
                        </w:pPr>
                        <w:r w:rsidRPr="00286AC5">
                          <w:rPr>
                            <w:rFonts w:ascii="Times New Roman" w:eastAsia="標楷體" w:hAnsi="Times New Roman" w:cs="Times New Roman"/>
                            <w:sz w:val="20"/>
                          </w:rPr>
                          <w:t>Debit note</w:t>
                        </w:r>
                      </w:p>
                      <w:p w14:paraId="0DF6201F" w14:textId="77777777" w:rsidR="008A4CD7" w:rsidRPr="00286AC5" w:rsidRDefault="008A4CD7" w:rsidP="0068739E">
                        <w:pPr>
                          <w:pStyle w:val="Web"/>
                          <w:numPr>
                            <w:ilvl w:val="0"/>
                            <w:numId w:val="14"/>
                          </w:numPr>
                          <w:tabs>
                            <w:tab w:val="left" w:pos="720"/>
                          </w:tabs>
                          <w:spacing w:before="0" w:beforeAutospacing="0" w:after="0" w:afterAutospacing="0"/>
                          <w:rPr>
                            <w:rFonts w:ascii="Times New Roman" w:eastAsia="標楷體" w:hAnsi="Times New Roman" w:cs="Times New Roman"/>
                            <w:sz w:val="20"/>
                          </w:rPr>
                        </w:pPr>
                        <w:r w:rsidRPr="00286AC5">
                          <w:rPr>
                            <w:rFonts w:ascii="Times New Roman" w:eastAsia="標楷體" w:hAnsi="Times New Roman" w:cs="Times New Roman"/>
                            <w:sz w:val="20"/>
                          </w:rPr>
                          <w:t>發票</w:t>
                        </w:r>
                      </w:p>
                    </w:txbxContent>
                  </v:textbox>
                </v:shape>
                <v:shape id="流程圖: 接點 366" o:spid="_x0000_s1524" type="#_x0000_t120" style="position:absolute;left:76612;top:7700;width:3645;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" fillcolor="#ed7d31" strokecolor="#c55a11" strokeweight="1pt">
                  <v:stroke joinstyle="miter"/>
                  <v:textbox inset=".1mm,.1mm,.1mm,.1mm">
                    <w:txbxContent>
                      <w:p w14:paraId="113F86FF" w14:textId="77777777" w:rsidR="008A4CD7" w:rsidRDefault="008A4CD7" w:rsidP="00E82C5C">
                        <w:pPr>
                          <w:pStyle w:val="Web"/>
                          <w:spacing w:before="0" w:beforeAutospacing="0" w:after="0" w:afterAutospacing="0"/>
                          <w:jc w:val="center"/>
                        </w:pPr>
                        <w:r>
                          <w:rPr>
                            <w:rFonts w:ascii="Times New Roman" w:hAnsi="Times New Roman"/>
                            <w:color w:val="000000"/>
                          </w:rPr>
                          <w:t>D</w:t>
                        </w:r>
                      </w:p>
                    </w:txbxContent>
                  </v:textbox>
                </v:shape>
                <v:rect id="矩形 367" o:spid="_x0000_s1525" style="position:absolute;left:41972;top:15202;width:11570;height:4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" fillcolor="window" strokecolor="windowText" strokeweight="1pt">
                  <v:textbox inset=".1mm,.1mm,.1mm,.1mm">
                    <w:txbxContent>
                      <w:p w14:paraId="779E70BF"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收到變更設計需求</w:t>
                        </w:r>
                      </w:p>
                    </w:txbxContent>
                  </v:textbox>
                </v:rect>
                <v:shape id="流程圖: 接點 369" o:spid="_x0000_s1526" type="#_x0000_t120" style="position:absolute;left:45935;top:7695;width:3645;height:3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" fillcolor="#ed7d31" strokecolor="#c55a11" strokeweight="1pt">
                  <v:stroke joinstyle="miter"/>
                  <v:textbox inset=".1mm,.1mm,.1mm,.1mm">
                    <w:txbxContent>
                      <w:p w14:paraId="17FE278B" w14:textId="77777777" w:rsidR="008A4CD7" w:rsidRDefault="008A4CD7" w:rsidP="00E82C5C">
                        <w:pPr>
                          <w:pStyle w:val="Web"/>
                          <w:spacing w:before="0" w:beforeAutospacing="0" w:after="0" w:afterAutospacing="0"/>
                          <w:jc w:val="center"/>
                        </w:pPr>
                        <w:r>
                          <w:rPr>
                            <w:rFonts w:ascii="Times New Roman" w:hAnsi="Times New Roman"/>
                            <w:color w:val="000000"/>
                          </w:rPr>
                          <w:t>C</w:t>
                        </w:r>
                      </w:p>
                    </w:txbxContent>
                  </v:textbox>
                </v:shape>
                <v:rect id="矩形 370" o:spid="_x0000_s1527" style="position:absolute;left:5987;top:27918;width:11570;height:4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" fillcolor="window" strokecolor="windowText" strokeweight="1pt">
                  <v:textbox inset=".1mm,.1mm,.1mm,.1mm">
                    <w:txbxContent>
                      <w:p w14:paraId="04235C3A" w14:textId="77777777" w:rsidR="008A4CD7" w:rsidRDefault="008A4CD7" w:rsidP="00E82C5C">
                        <w:pPr>
                          <w:pStyle w:val="Web"/>
                          <w:spacing w:before="0" w:beforeAutospacing="0" w:after="0" w:afterAutospacing="0"/>
                          <w:jc w:val="center"/>
                        </w:pPr>
                        <w:r>
                          <w:rPr>
                            <w:rFonts w:eastAsia="標楷體" w:hAnsi="標楷體" w:cs="Times New Roman" w:hint="eastAsia"/>
                            <w:sz w:val="20"/>
                            <w:szCs w:val="20"/>
                          </w:rPr>
                          <w:t>生產完畢後入庫</w:t>
                        </w:r>
                      </w:p>
                    </w:txbxContent>
                  </v:textbox>
                </v:rect>
                <v:shape id="流程圖: 預設程序 373" o:spid="_x0000_s1528" type="#_x0000_t112" style="position:absolute;left:71748;top:39773;width:13373;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" fillcolor="window" strokecolor="#c55a11" strokeweight="1.5pt">
                  <v:textbox inset=".1mm,.1mm,.1mm,.1mm">
                    <w:txbxContent>
                      <w:p w14:paraId="2323A705" w14:textId="77777777" w:rsidR="008A4CD7" w:rsidRDefault="008A4CD7" w:rsidP="00E82C5C">
                        <w:pPr>
                          <w:pStyle w:val="Web"/>
                          <w:spacing w:before="0" w:beforeAutospacing="0" w:after="0" w:afterAutospacing="0"/>
                          <w:jc w:val="center"/>
                        </w:pPr>
                        <w:r>
                          <w:rPr>
                            <w:rFonts w:ascii="Times New Roman" w:eastAsia="標楷體" w:hAnsi="標楷體" w:cs="Times New Roman" w:hint="eastAsia"/>
                            <w:sz w:val="20"/>
                            <w:szCs w:val="20"/>
                          </w:rPr>
                          <w:t>內控制度</w:t>
                        </w:r>
                        <w:r>
                          <w:rPr>
                            <w:rFonts w:ascii="Times New Roman" w:eastAsia="標楷體" w:hAnsi="Times New Roman"/>
                            <w:sz w:val="20"/>
                            <w:szCs w:val="20"/>
                          </w:rPr>
                          <w:t>:CS-100</w:t>
                        </w:r>
                      </w:p>
                      <w:p w14:paraId="29CB2590" w14:textId="77777777" w:rsidR="008A4CD7" w:rsidRDefault="008A4CD7" w:rsidP="00E82C5C">
                        <w:pPr>
                          <w:pStyle w:val="Web"/>
                          <w:spacing w:before="0" w:beforeAutospacing="0" w:after="0" w:afterAutospacing="0"/>
                          <w:jc w:val="center"/>
                        </w:pPr>
                        <w:r>
                          <w:rPr>
                            <w:rFonts w:ascii="Times New Roman" w:eastAsia="標楷體" w:hAnsi="標楷體" w:cs="Times New Roman" w:hint="eastAsia"/>
                            <w:sz w:val="20"/>
                            <w:szCs w:val="20"/>
                          </w:rPr>
                          <w:t>銷貨發票開立及作廢作業</w:t>
                        </w:r>
                      </w:p>
                    </w:txbxContent>
                  </v:textbox>
                </v:shape>
                <v:shape id="直線單箭頭接點 374" o:spid="_x0000_s1529" type="#_x0000_t32" style="position:absolute;left:11772;top:11474;width:0;height:37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" strokecolor="windowText" strokeweight="1pt">
                  <v:stroke endarrow="block" joinstyle="miter"/>
                </v:shape>
                <v:shape id="直線單箭頭接點 376" o:spid="_x0000_s1530" type="#_x0000_t32" style="position:absolute;left:11772;top:19489;width:0;height:8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" strokecolor="windowText" strokeweight="1pt">
                  <v:stroke endarrow="block" joinstyle="miter"/>
                </v:shape>
                <v:shape id="直線單箭頭接點 378" o:spid="_x0000_s1531" type="#_x0000_t32" style="position:absolute;left:47757;top:11357;width:0;height:38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" strokecolor="windowText" strokeweight="1pt">
                  <v:stroke endarrow="block" joinstyle="miter"/>
                </v:shape>
                <v:shape id="直線單箭頭接點 380" o:spid="_x0000_s1532" type="#_x0000_t32" style="position:absolute;left:78423;top:11362;width:11;height:38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" strokecolor="windowText" strokeweight="1pt">
                  <v:stroke endarrow="block" joinstyle="miter"/>
                </v:shape>
                <v:shape id="直線單箭頭接點 381" o:spid="_x0000_s1533" type="#_x0000_t32" style="position:absolute;left:78423;top:19479;width:11;height:202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" strokecolor="windowText" strokeweight="1pt">
                  <v:stroke endarrow="block" joinstyle="miter"/>
                </v:shape>
                <v:line id="直線接點 382" o:spid="_x0000_s1534" style="position:absolute;visibility:visible;mso-wrap-style:square" from="35063,6500" to="35063,55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" strokecolor="#7f7f7f">
                  <v:stroke joinstyle="miter"/>
                </v:line>
                <v:line id="直線接點 383" o:spid="_x0000_s1535" style="position:absolute;visibility:visible;mso-wrap-style:square" from="65887,6499" to="66118,55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" strokecolor="#7f7f7f">
                  <v:stroke joinstyle="miter"/>
                </v:line>
                <v:shape id="流程圖: 文件 384" o:spid="_x0000_s1536" type="#_x0000_t114" style="position:absolute;left:50541;top:18193;width:10090;height:4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" fillcolor="window" strokecolor="#c55a11" strokeweight="1.5pt">
                  <v:textbox inset=".1mm,.1mm,.1mm,.1mm">
                    <w:txbxContent>
                      <w:p w14:paraId="754FD427" w14:textId="77777777" w:rsidR="008A4CD7" w:rsidRDefault="008A4CD7" w:rsidP="00E82C5C">
                        <w:pPr>
                          <w:pStyle w:val="Web"/>
                          <w:spacing w:before="0" w:beforeAutospacing="0" w:after="0" w:afterAutospacing="0"/>
                          <w:jc w:val="center"/>
                        </w:pPr>
                        <w:r w:rsidRPr="00870FDB">
                          <w:rPr>
                            <w:rFonts w:ascii="Times New Roman" w:eastAsia="標楷體" w:hAnsi="標楷體"/>
                            <w:sz w:val="20"/>
                            <w:szCs w:val="20"/>
                          </w:rPr>
                          <w:t>CRM</w:t>
                        </w:r>
                        <w:r w:rsidRPr="00870FDB">
                          <w:rPr>
                            <w:rFonts w:ascii="Times New Roman" w:eastAsia="標楷體" w:hAnsi="標楷體"/>
                            <w:sz w:val="20"/>
                            <w:szCs w:val="20"/>
                          </w:rPr>
                          <w:t>客服資源申請作業</w:t>
                        </w:r>
                      </w:p>
                    </w:txbxContent>
                  </v:textbox>
                </v:shape>
                <v:shape id="流程圖: 預設程序 385" o:spid="_x0000_s1537" type="#_x0000_t112" style="position:absolute;left:41119;top:24125;width:13373;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" fillcolor="window" strokecolor="#c55a11" strokeweight="1.5pt">
                  <v:textbox inset=".1mm,.1mm,.1mm,.1mm">
                    <w:txbxContent>
                      <w:p w14:paraId="722F9189" w14:textId="350F5F02" w:rsidR="008A4CD7" w:rsidRDefault="008A4CD7" w:rsidP="00E82C5C">
                        <w:pPr>
                          <w:pStyle w:val="Web"/>
                          <w:spacing w:before="0" w:beforeAutospacing="0" w:after="0" w:afterAutospacing="0"/>
                          <w:jc w:val="center"/>
                        </w:pPr>
                        <w:r>
                          <w:rPr>
                            <w:rFonts w:ascii="Times New Roman" w:eastAsia="標楷體" w:hAnsi="Times New Roman" w:hint="eastAsia"/>
                            <w:sz w:val="20"/>
                            <w:szCs w:val="20"/>
                          </w:rPr>
                          <w:t>設計變更審查管理程序</w:t>
                        </w:r>
                      </w:p>
                    </w:txbxContent>
                  </v:textbox>
                </v:shape>
                <v:shape id="直線單箭頭接點 386" o:spid="_x0000_s1538" type="#_x0000_t32" style="position:absolute;left:47757;top:19482;width:49;height:46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" strokecolor="windowText" strokeweight="1pt">
                  <v:stroke endarrow="block" joinstyle="miter"/>
                </v:shape>
                <v:shape id="流程圖: 預設程序 387" o:spid="_x0000_s1539" type="#_x0000_t112" style="position:absolute;left:41119;top:37708;width:13373;height:6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" fillcolor="window" strokecolor="#c55a11" strokeweight="1.5pt">
                  <v:textbox inset=".1mm,.1mm,.1mm,.1mm">
                    <w:txbxContent>
                      <w:p w14:paraId="61F8C6FF" w14:textId="423922A5" w:rsidR="008A4CD7" w:rsidRDefault="008A4CD7" w:rsidP="00B96218">
                        <w:pPr>
                          <w:pStyle w:val="Web"/>
                          <w:spacing w:before="0" w:beforeAutospacing="0" w:after="0" w:afterAutospacing="0"/>
                          <w:jc w:val="center"/>
                        </w:pPr>
                        <w:r>
                          <w:rPr>
                            <w:rFonts w:ascii="Times New Roman" w:eastAsia="標楷體" w:hAnsi="標楷體" w:hint="eastAsia"/>
                            <w:sz w:val="20"/>
                            <w:szCs w:val="20"/>
                          </w:rPr>
                          <w:t>銷退作業管制辦法</w:t>
                        </w:r>
                      </w:p>
                    </w:txbxContent>
                  </v:textbox>
                </v:shape>
                <v:shape id="直線單箭頭接點 388" o:spid="_x0000_s1540" type="#_x0000_t32" style="position:absolute;left:47806;top:30977;width:0;height:67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" strokecolor="windowText" strokeweight="1pt">
                  <v:stroke endarrow="block" joinstyle="miter"/>
                </v:shape>
                <v:shape id="流程圖: 接點 577" o:spid="_x0000_s1541" type="#_x0000_t120" style="position:absolute;left:46113;top:48786;width:3645;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" fillcolor="#ed7d31" strokecolor="#c55a11" strokeweight="1pt">
                  <v:stroke joinstyle="miter"/>
                  <v:textbox inset=".1mm,.1mm,.1mm,.1mm">
                    <w:txbxContent>
                      <w:p w14:paraId="3922A61C" w14:textId="77777777" w:rsidR="008A4CD7" w:rsidRDefault="008A4CD7" w:rsidP="00B96218">
                        <w:pPr>
                          <w:pStyle w:val="Web"/>
                          <w:spacing w:before="0" w:beforeAutospacing="0" w:after="0" w:afterAutospacing="0"/>
                          <w:jc w:val="center"/>
                        </w:pPr>
                        <w:r>
                          <w:rPr>
                            <w:rFonts w:ascii="Times New Roman" w:hAnsi="Times New Roman"/>
                            <w:color w:val="000000"/>
                          </w:rPr>
                          <w:t>B</w:t>
                        </w:r>
                      </w:p>
                    </w:txbxContent>
                  </v:textbox>
                </v:shape>
                <v:shape id="直線單箭頭接點 401" o:spid="_x0000_s1542" type="#_x0000_t32" style="position:absolute;left:11772;top:32190;width:123;height:48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" strokecolor="black [3040]" strokeweight="1pt">
                  <v:stroke endarrow="block"/>
                </v:shape>
                <v:shape id="直線單箭頭接點 402" o:spid="_x0000_s1543" type="#_x0000_t32" style="position:absolute;left:11895;top:41340;width:94;height:5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" strokecolor="black [3040]" strokeweight="1pt">
                  <v:stroke endarrow="block"/>
                </v:shape>
                <v:shape id="直線單箭頭接點 403" o:spid="_x0000_s1544" type="#_x0000_t32" style="position:absolute;left:47806;top:44554;width:129;height:42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" strokecolor="black [3040]" strokeweight="1pt">
                  <v:stroke endarrow="block"/>
                </v:shape>
                <w10:anchorlock/>
              </v:group>
            </w:pict>
          </mc:Fallback>
        </mc:AlternateContent>
      </w:r>
    </w:p>
    <w:tbl>
      <w:tblPr>
        <w:tblW w:w="15026" w:type="dxa"/>
        <w:tblLayout w:type="fixed"/>
        <w:tblCellMar>
          <w:left w:w="85" w:type="dxa"/>
          <w:right w:w="85" w:type="dxa"/>
        </w:tblCellMar>
        <w:tblLook w:val="0020" w:firstRow="1" w:lastRow="0" w:firstColumn="0" w:lastColumn="0" w:noHBand="0" w:noVBand="0"/>
      </w:tblPr>
      <w:tblGrid>
        <w:gridCol w:w="5954"/>
        <w:gridCol w:w="5160"/>
        <w:gridCol w:w="3912"/>
      </w:tblGrid>
      <w:tr w:rsidR="00DD2AD8" w:rsidRPr="00D27052" w14:paraId="7DF43567" w14:textId="77777777" w:rsidTr="00A72C55">
        <w:trPr>
          <w:tblHeader/>
        </w:trPr>
        <w:tc>
          <w:tcPr>
            <w:tcW w:w="15026" w:type="dxa"/>
            <w:gridSpan w:val="3"/>
            <w:tcBorders>
              <w:top w:val="single" w:sz="6" w:space="0" w:color="auto"/>
              <w:left w:val="single" w:sz="6" w:space="0" w:color="auto"/>
              <w:bottom w:val="single" w:sz="6" w:space="0" w:color="auto"/>
              <w:right w:val="single" w:sz="6" w:space="0" w:color="auto"/>
            </w:tcBorders>
          </w:tcPr>
          <w:p w14:paraId="619DCDFC" w14:textId="379669EE" w:rsidR="00DD2AD8" w:rsidRPr="00C9232B" w:rsidRDefault="00DD2AD8" w:rsidP="00415E7E">
            <w:pPr>
              <w:pStyle w:val="10"/>
              <w:ind w:firstLineChars="100" w:firstLine="280"/>
              <w:rPr>
                <w:rFonts w:ascii="Times New Roman" w:eastAsia="標楷體" w:hAnsi="Times New Roman"/>
                <w:sz w:val="24"/>
                <w:szCs w:val="24"/>
              </w:rPr>
            </w:pPr>
            <w:r w:rsidRPr="00C9232B">
              <w:rPr>
                <w:rFonts w:ascii="Times New Roman" w:eastAsia="標楷體" w:hAnsi="Times New Roman"/>
                <w:szCs w:val="24"/>
              </w:rPr>
              <w:lastRenderedPageBreak/>
              <w:br w:type="page"/>
            </w:r>
            <w:bookmarkStart w:id="232" w:name="_Toc89423239"/>
            <w:r w:rsidR="00327263" w:rsidRPr="00C9232B">
              <w:rPr>
                <w:rFonts w:ascii="Times New Roman" w:eastAsia="標楷體" w:hAnsi="Times New Roman"/>
                <w:sz w:val="24"/>
                <w:szCs w:val="24"/>
              </w:rPr>
              <w:t>CS</w:t>
            </w:r>
            <w:r w:rsidRPr="00C9232B">
              <w:rPr>
                <w:rFonts w:ascii="Times New Roman" w:eastAsia="標楷體" w:hAnsi="Times New Roman"/>
                <w:sz w:val="24"/>
                <w:szCs w:val="24"/>
              </w:rPr>
              <w:t>-10</w:t>
            </w:r>
            <w:r w:rsidR="00415E7E" w:rsidRPr="00C9232B">
              <w:rPr>
                <w:rFonts w:ascii="Times New Roman" w:eastAsia="標楷體" w:hAnsi="Times New Roman"/>
                <w:sz w:val="24"/>
                <w:szCs w:val="24"/>
              </w:rPr>
              <w:t>9</w:t>
            </w:r>
            <w:r w:rsidRPr="00C9232B">
              <w:rPr>
                <w:rFonts w:ascii="Times New Roman" w:eastAsia="標楷體" w:hAnsi="Times New Roman"/>
                <w:sz w:val="24"/>
                <w:szCs w:val="24"/>
              </w:rPr>
              <w:t xml:space="preserve"> </w:t>
            </w:r>
            <w:r w:rsidRPr="00C9232B">
              <w:rPr>
                <w:rFonts w:ascii="Times New Roman" w:eastAsia="標楷體" w:hAnsi="Times New Roman"/>
                <w:sz w:val="24"/>
                <w:szCs w:val="24"/>
              </w:rPr>
              <w:t>銷貨退回及折讓</w:t>
            </w:r>
            <w:r w:rsidRPr="00C9232B">
              <w:rPr>
                <w:rFonts w:ascii="Times New Roman" w:eastAsia="標楷體" w:hAnsi="Times New Roman"/>
                <w:sz w:val="24"/>
              </w:rPr>
              <w:t>作業</w:t>
            </w:r>
            <w:bookmarkEnd w:id="232"/>
            <w:r w:rsidRPr="00C9232B">
              <w:rPr>
                <w:rFonts w:ascii="Times New Roman" w:eastAsia="標楷體" w:hAnsi="Times New Roman"/>
                <w:sz w:val="24"/>
                <w:szCs w:val="24"/>
              </w:rPr>
              <w:t xml:space="preserve"> </w:t>
            </w:r>
          </w:p>
        </w:tc>
      </w:tr>
      <w:tr w:rsidR="00DD2AD8" w:rsidRPr="00D27052" w14:paraId="2798B54A" w14:textId="77777777" w:rsidTr="00A72C55">
        <w:trPr>
          <w:tblHeader/>
        </w:trPr>
        <w:tc>
          <w:tcPr>
            <w:tcW w:w="5954" w:type="dxa"/>
            <w:tcBorders>
              <w:top w:val="single" w:sz="6" w:space="0" w:color="auto"/>
              <w:left w:val="single" w:sz="6" w:space="0" w:color="auto"/>
              <w:bottom w:val="single" w:sz="6" w:space="0" w:color="auto"/>
              <w:right w:val="single" w:sz="6" w:space="0" w:color="auto"/>
            </w:tcBorders>
          </w:tcPr>
          <w:p w14:paraId="1CB1B019" w14:textId="77777777" w:rsidR="00DD2AD8" w:rsidRPr="00C9232B" w:rsidRDefault="00DD2AD8" w:rsidP="00A72C55">
            <w:pPr>
              <w:autoSpaceDE w:val="0"/>
              <w:autoSpaceDN w:val="0"/>
              <w:spacing w:before="60" w:after="60" w:line="240" w:lineRule="auto"/>
              <w:ind w:left="113" w:right="113"/>
              <w:jc w:val="distribute"/>
              <w:textAlignment w:val="bottom"/>
              <w:rPr>
                <w:rFonts w:ascii="Times New Roman" w:eastAsia="標楷體" w:hAnsi="Times New Roman"/>
              </w:rPr>
            </w:pPr>
            <w:r w:rsidRPr="00C9232B">
              <w:rPr>
                <w:rFonts w:ascii="Times New Roman" w:eastAsia="標楷體" w:hAnsi="Times New Roman"/>
              </w:rPr>
              <w:t>作　業　程　序（方法）</w:t>
            </w:r>
          </w:p>
        </w:tc>
        <w:tc>
          <w:tcPr>
            <w:tcW w:w="5160" w:type="dxa"/>
            <w:tcBorders>
              <w:top w:val="single" w:sz="6" w:space="0" w:color="auto"/>
              <w:left w:val="single" w:sz="6" w:space="0" w:color="auto"/>
              <w:bottom w:val="single" w:sz="6" w:space="0" w:color="auto"/>
              <w:right w:val="single" w:sz="6" w:space="0" w:color="auto"/>
            </w:tcBorders>
          </w:tcPr>
          <w:p w14:paraId="67BD7656" w14:textId="77777777" w:rsidR="00DD2AD8" w:rsidRPr="00C9232B" w:rsidRDefault="00DD2AD8" w:rsidP="00A72C55">
            <w:pPr>
              <w:autoSpaceDE w:val="0"/>
              <w:autoSpaceDN w:val="0"/>
              <w:spacing w:before="60" w:after="60" w:line="240" w:lineRule="auto"/>
              <w:ind w:left="113" w:right="113"/>
              <w:jc w:val="distribute"/>
              <w:textAlignment w:val="bottom"/>
              <w:rPr>
                <w:rFonts w:ascii="Times New Roman" w:eastAsia="標楷體" w:hAnsi="Times New Roman"/>
              </w:rPr>
            </w:pPr>
            <w:r w:rsidRPr="00C9232B">
              <w:rPr>
                <w:rFonts w:ascii="Times New Roman" w:eastAsia="標楷體" w:hAnsi="Times New Roman"/>
                <w:szCs w:val="24"/>
              </w:rPr>
              <w:t>控制重點</w:t>
            </w:r>
          </w:p>
        </w:tc>
        <w:tc>
          <w:tcPr>
            <w:tcW w:w="3912" w:type="dxa"/>
            <w:tcBorders>
              <w:top w:val="single" w:sz="6" w:space="0" w:color="auto"/>
              <w:left w:val="single" w:sz="6" w:space="0" w:color="auto"/>
              <w:bottom w:val="single" w:sz="6" w:space="0" w:color="auto"/>
              <w:right w:val="single" w:sz="6" w:space="0" w:color="auto"/>
            </w:tcBorders>
          </w:tcPr>
          <w:p w14:paraId="6A71B77A" w14:textId="77777777" w:rsidR="00DD2AD8" w:rsidRPr="00C9232B" w:rsidRDefault="00DD2AD8" w:rsidP="00A72C55">
            <w:pPr>
              <w:autoSpaceDE w:val="0"/>
              <w:autoSpaceDN w:val="0"/>
              <w:spacing w:before="60" w:after="60" w:line="240" w:lineRule="auto"/>
              <w:ind w:left="113" w:right="113"/>
              <w:jc w:val="distribute"/>
              <w:textAlignment w:val="bottom"/>
              <w:rPr>
                <w:rFonts w:ascii="Times New Roman" w:eastAsia="標楷體" w:hAnsi="Times New Roman"/>
              </w:rPr>
            </w:pPr>
            <w:r w:rsidRPr="00C9232B">
              <w:rPr>
                <w:rFonts w:ascii="Times New Roman" w:eastAsia="標楷體" w:hAnsi="Times New Roman"/>
                <w:szCs w:val="24"/>
              </w:rPr>
              <w:t>依據資料</w:t>
            </w:r>
          </w:p>
        </w:tc>
      </w:tr>
      <w:tr w:rsidR="00DD2AD8" w:rsidRPr="00D27052" w14:paraId="1BDAB8AE" w14:textId="77777777" w:rsidTr="00A72C55">
        <w:tc>
          <w:tcPr>
            <w:tcW w:w="5954" w:type="dxa"/>
            <w:tcBorders>
              <w:top w:val="single" w:sz="6" w:space="0" w:color="auto"/>
              <w:left w:val="single" w:sz="6" w:space="0" w:color="auto"/>
              <w:bottom w:val="single" w:sz="6" w:space="0" w:color="auto"/>
              <w:right w:val="single" w:sz="6" w:space="0" w:color="auto"/>
            </w:tcBorders>
          </w:tcPr>
          <w:p w14:paraId="286F95ED" w14:textId="77777777" w:rsidR="00DD2AD8" w:rsidRPr="00C9232B" w:rsidRDefault="00DD2AD8" w:rsidP="0068739E">
            <w:pPr>
              <w:pStyle w:val="af4"/>
              <w:numPr>
                <w:ilvl w:val="0"/>
                <w:numId w:val="39"/>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銷貨退換貨或折讓申請</w:t>
            </w:r>
          </w:p>
          <w:p w14:paraId="71B836B0" w14:textId="77844183" w:rsidR="00DD2AD8" w:rsidRPr="00C9232B" w:rsidRDefault="008E00B6" w:rsidP="0068739E">
            <w:pPr>
              <w:pStyle w:val="af4"/>
              <w:numPr>
                <w:ilvl w:val="1"/>
                <w:numId w:val="39"/>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rPr>
              <w:t>客訴處理結果如判定為辦理退換貨或折讓，則營運業務部須填具</w:t>
            </w:r>
            <w:r w:rsidR="003E38E8" w:rsidRPr="00C9232B">
              <w:rPr>
                <w:rFonts w:ascii="Times New Roman" w:eastAsia="標楷體" w:hAnsi="Times New Roman"/>
              </w:rPr>
              <w:t>「</w:t>
            </w:r>
            <w:r w:rsidRPr="00C9232B">
              <w:rPr>
                <w:rFonts w:ascii="Times New Roman" w:eastAsia="標楷體" w:hAnsi="Times New Roman"/>
              </w:rPr>
              <w:t>銷退單</w:t>
            </w:r>
            <w:r w:rsidR="00BB72FE" w:rsidRPr="00C9232B">
              <w:rPr>
                <w:rFonts w:ascii="Times New Roman" w:eastAsia="標楷體" w:hAnsi="Times New Roman"/>
              </w:rPr>
              <w:t>」</w:t>
            </w:r>
            <w:r w:rsidR="003E38E8" w:rsidRPr="00C9232B">
              <w:rPr>
                <w:rFonts w:ascii="Times New Roman" w:eastAsia="標楷體" w:hAnsi="Times New Roman"/>
              </w:rPr>
              <w:t>經</w:t>
            </w:r>
            <w:r w:rsidR="00DD2AD8" w:rsidRPr="00C9232B">
              <w:rPr>
                <w:rFonts w:ascii="Times New Roman" w:eastAsia="標楷體" w:hAnsi="Times New Roman"/>
                <w:szCs w:val="24"/>
              </w:rPr>
              <w:t>權責主管核准其處理方式後，</w:t>
            </w:r>
            <w:r w:rsidR="00415E7E" w:rsidRPr="00C9232B">
              <w:rPr>
                <w:rFonts w:ascii="Times New Roman" w:eastAsia="標楷體" w:hAnsi="Times New Roman"/>
                <w:szCs w:val="24"/>
              </w:rPr>
              <w:t>營運業務部</w:t>
            </w:r>
            <w:r w:rsidR="00DD2AD8" w:rsidRPr="00C9232B">
              <w:rPr>
                <w:rFonts w:ascii="Times New Roman" w:eastAsia="標楷體" w:hAnsi="Times New Roman"/>
                <w:szCs w:val="24"/>
              </w:rPr>
              <w:t>始得聯絡相關單位執行退換貨或折讓作業。</w:t>
            </w:r>
          </w:p>
          <w:p w14:paraId="431700FD" w14:textId="77777777" w:rsidR="00DD2AD8" w:rsidRPr="00C9232B" w:rsidRDefault="00DD2AD8" w:rsidP="00FC3F7E">
            <w:pPr>
              <w:pStyle w:val="af4"/>
              <w:numPr>
                <w:ilvl w:val="1"/>
                <w:numId w:val="39"/>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換貨</w:t>
            </w:r>
          </w:p>
          <w:p w14:paraId="53268EF1" w14:textId="78B71B84" w:rsidR="00303B20" w:rsidRPr="00C9232B" w:rsidRDefault="00415E7E"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營運業務部</w:t>
            </w:r>
            <w:r w:rsidR="00DD2AD8" w:rsidRPr="00C9232B">
              <w:rPr>
                <w:rFonts w:ascii="Times New Roman" w:eastAsia="標楷體" w:hAnsi="Times New Roman"/>
                <w:szCs w:val="24"/>
              </w:rPr>
              <w:t>經與客戶確認客訴需以換貨方式處理，</w:t>
            </w:r>
            <w:r w:rsidR="0022186B" w:rsidRPr="00C9232B">
              <w:rPr>
                <w:rFonts w:ascii="Times New Roman" w:eastAsia="標楷體" w:hAnsi="Times New Roman"/>
                <w:szCs w:val="24"/>
              </w:rPr>
              <w:t>按</w:t>
            </w:r>
            <w:r w:rsidR="0007792B" w:rsidRPr="00C9232B">
              <w:rPr>
                <w:rFonts w:ascii="Times New Roman" w:eastAsia="標楷體" w:hAnsi="Times New Roman"/>
                <w:szCs w:val="24"/>
              </w:rPr>
              <w:t>產品品項分</w:t>
            </w:r>
            <w:r w:rsidR="00DD2AD8" w:rsidRPr="00C9232B">
              <w:rPr>
                <w:rFonts w:ascii="Times New Roman" w:eastAsia="標楷體" w:hAnsi="Times New Roman"/>
                <w:szCs w:val="24"/>
              </w:rPr>
              <w:t>由</w:t>
            </w:r>
            <w:r w:rsidR="0022186B" w:rsidRPr="00C9232B">
              <w:rPr>
                <w:rFonts w:ascii="Times New Roman" w:eastAsia="標楷體" w:hAnsi="Times New Roman"/>
                <w:szCs w:val="24"/>
              </w:rPr>
              <w:t>倉管人員</w:t>
            </w:r>
            <w:r w:rsidR="00303B20" w:rsidRPr="00C9232B">
              <w:rPr>
                <w:rFonts w:ascii="Times New Roman" w:eastAsia="標楷體" w:hAnsi="Times New Roman"/>
                <w:szCs w:val="24"/>
              </w:rPr>
              <w:t>收貨後送至</w:t>
            </w:r>
            <w:r w:rsidR="00112638" w:rsidRPr="00C9232B">
              <w:rPr>
                <w:rFonts w:ascii="Times New Roman" w:eastAsia="標楷體" w:hAnsi="Times New Roman"/>
                <w:szCs w:val="24"/>
              </w:rPr>
              <w:t>適當儲位</w:t>
            </w:r>
            <w:r w:rsidR="00303B20" w:rsidRPr="00C9232B">
              <w:rPr>
                <w:rFonts w:ascii="Times New Roman" w:eastAsia="標楷體" w:hAnsi="Times New Roman"/>
                <w:szCs w:val="24"/>
              </w:rPr>
              <w:t>存放</w:t>
            </w:r>
            <w:r w:rsidR="00112638" w:rsidRPr="00C9232B">
              <w:rPr>
                <w:rFonts w:ascii="Times New Roman" w:eastAsia="標楷體" w:hAnsi="Times New Roman"/>
                <w:szCs w:val="24"/>
              </w:rPr>
              <w:t>，並須與一般良品做區隔</w:t>
            </w:r>
            <w:r w:rsidR="00DD2AD8" w:rsidRPr="00C9232B">
              <w:rPr>
                <w:rFonts w:ascii="Times New Roman" w:eastAsia="標楷體" w:hAnsi="Times New Roman"/>
                <w:szCs w:val="24"/>
              </w:rPr>
              <w:t>。</w:t>
            </w:r>
          </w:p>
          <w:p w14:paraId="648DB7E9" w14:textId="227BF89D" w:rsidR="00DD2AD8" w:rsidRPr="00D106B7" w:rsidRDefault="00DD2AD8"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若退貨數量不符時，</w:t>
            </w:r>
            <w:r w:rsidR="00415E7E" w:rsidRPr="00D106B7">
              <w:rPr>
                <w:rFonts w:ascii="Times New Roman" w:eastAsia="標楷體" w:hAnsi="Times New Roman"/>
                <w:szCs w:val="24"/>
              </w:rPr>
              <w:t>營運業務部</w:t>
            </w:r>
            <w:r w:rsidR="00303B20" w:rsidRPr="00D106B7">
              <w:rPr>
                <w:rFonts w:ascii="Times New Roman" w:eastAsia="標楷體" w:hAnsi="Times New Roman"/>
                <w:szCs w:val="24"/>
              </w:rPr>
              <w:t>應</w:t>
            </w:r>
            <w:r w:rsidRPr="00D106B7">
              <w:rPr>
                <w:rFonts w:ascii="Times New Roman" w:eastAsia="標楷體" w:hAnsi="Times New Roman"/>
                <w:szCs w:val="24"/>
              </w:rPr>
              <w:t>向客戶反應並於「</w:t>
            </w:r>
            <w:r w:rsidR="00446830" w:rsidRPr="00D106B7">
              <w:rPr>
                <w:rFonts w:ascii="Times New Roman" w:eastAsia="標楷體" w:hAnsi="Times New Roman"/>
              </w:rPr>
              <w:t>客訴</w:t>
            </w:r>
            <w:r w:rsidR="00303B20" w:rsidRPr="00D106B7">
              <w:rPr>
                <w:rFonts w:ascii="Times New Roman" w:eastAsia="標楷體" w:hAnsi="Times New Roman"/>
              </w:rPr>
              <w:t>單</w:t>
            </w:r>
            <w:r w:rsidRPr="00D106B7">
              <w:rPr>
                <w:rFonts w:ascii="Times New Roman" w:eastAsia="標楷體" w:hAnsi="Times New Roman"/>
                <w:szCs w:val="24"/>
              </w:rPr>
              <w:t>」</w:t>
            </w:r>
            <w:r w:rsidR="00446830" w:rsidRPr="00D106B7">
              <w:rPr>
                <w:rFonts w:ascii="Times New Roman" w:eastAsia="標楷體" w:hAnsi="Times New Roman"/>
                <w:szCs w:val="24"/>
              </w:rPr>
              <w:t>及</w:t>
            </w:r>
            <w:r w:rsidR="00446830" w:rsidRPr="00D106B7">
              <w:rPr>
                <w:rFonts w:ascii="Times New Roman" w:eastAsia="標楷體" w:hAnsi="Times New Roman"/>
              </w:rPr>
              <w:t>「銷退單」</w:t>
            </w:r>
            <w:r w:rsidRPr="00D106B7">
              <w:rPr>
                <w:rFonts w:ascii="Times New Roman" w:eastAsia="標楷體" w:hAnsi="Times New Roman"/>
                <w:szCs w:val="24"/>
              </w:rPr>
              <w:t>註明。</w:t>
            </w:r>
          </w:p>
          <w:p w14:paraId="3A79851E" w14:textId="46330DD0" w:rsidR="00AD5EFF" w:rsidRPr="00D106B7" w:rsidRDefault="00303B20"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退貨產品</w:t>
            </w:r>
            <w:r w:rsidR="00792A22" w:rsidRPr="00C9232B">
              <w:rPr>
                <w:rFonts w:ascii="Times New Roman" w:eastAsia="標楷體" w:hAnsi="Times New Roman"/>
                <w:szCs w:val="24"/>
              </w:rPr>
              <w:t>先由倉管人員</w:t>
            </w:r>
            <w:r w:rsidR="00C9232B" w:rsidRPr="00C9232B">
              <w:rPr>
                <w:rFonts w:ascii="Times New Roman" w:eastAsia="標楷體" w:hAnsi="Times New Roman" w:hint="eastAsia"/>
                <w:szCs w:val="24"/>
              </w:rPr>
              <w:t>先</w:t>
            </w:r>
            <w:r w:rsidR="00792A22" w:rsidRPr="00C9232B">
              <w:rPr>
                <w:rFonts w:ascii="Times New Roman" w:eastAsia="標楷體" w:hAnsi="Times New Roman"/>
                <w:szCs w:val="24"/>
              </w:rPr>
              <w:t>入到</w:t>
            </w:r>
            <w:r w:rsidR="00C9232B" w:rsidRPr="00C9232B">
              <w:rPr>
                <w:rFonts w:ascii="Times New Roman" w:eastAsia="標楷體" w:hAnsi="Times New Roman" w:hint="eastAsia"/>
                <w:color w:val="FF0000"/>
                <w:szCs w:val="24"/>
              </w:rPr>
              <w:t>銷退</w:t>
            </w:r>
            <w:r w:rsidR="00C9232B" w:rsidRPr="00C9232B">
              <w:rPr>
                <w:rFonts w:ascii="Times New Roman" w:eastAsia="標楷體" w:hAnsi="Times New Roman"/>
                <w:color w:val="FF0000"/>
                <w:szCs w:val="24"/>
              </w:rPr>
              <w:t>倉</w:t>
            </w:r>
            <w:r w:rsidR="00792A22" w:rsidRPr="00C9232B">
              <w:rPr>
                <w:rFonts w:ascii="Times New Roman" w:eastAsia="標楷體" w:hAnsi="Times New Roman"/>
                <w:szCs w:val="24"/>
              </w:rPr>
              <w:t>後，</w:t>
            </w:r>
            <w:r w:rsidRPr="00D106B7">
              <w:rPr>
                <w:rFonts w:ascii="Times New Roman" w:eastAsia="標楷體" w:hAnsi="Times New Roman"/>
                <w:szCs w:val="24"/>
              </w:rPr>
              <w:t>經</w:t>
            </w:r>
            <w:r w:rsidR="00D716B2">
              <w:rPr>
                <w:rFonts w:ascii="Times New Roman" w:eastAsia="標楷體" w:hAnsi="Times New Roman"/>
                <w:szCs w:val="24"/>
              </w:rPr>
              <w:t>品管</w:t>
            </w:r>
            <w:r w:rsidRPr="00D106B7">
              <w:rPr>
                <w:rFonts w:ascii="Times New Roman" w:eastAsia="標楷體" w:hAnsi="Times New Roman"/>
                <w:szCs w:val="24"/>
              </w:rPr>
              <w:t>人員</w:t>
            </w:r>
            <w:r w:rsidR="00DD2AD8" w:rsidRPr="00D106B7">
              <w:rPr>
                <w:rFonts w:ascii="Times New Roman" w:eastAsia="標楷體" w:hAnsi="Times New Roman"/>
                <w:szCs w:val="24"/>
              </w:rPr>
              <w:t>檢驗合格後</w:t>
            </w:r>
            <w:r w:rsidR="00AD5EFF" w:rsidRPr="00D106B7">
              <w:rPr>
                <w:rFonts w:ascii="Times New Roman" w:eastAsia="標楷體" w:hAnsi="Times New Roman" w:hint="eastAsia"/>
                <w:szCs w:val="24"/>
              </w:rPr>
              <w:t>再</w:t>
            </w:r>
            <w:r w:rsidR="00DD2AD8" w:rsidRPr="00D106B7">
              <w:rPr>
                <w:rFonts w:ascii="Times New Roman" w:eastAsia="標楷體" w:hAnsi="Times New Roman"/>
                <w:szCs w:val="24"/>
              </w:rPr>
              <w:t>辦理貨品入</w:t>
            </w:r>
            <w:r w:rsidR="00C9232B" w:rsidRPr="00D106B7">
              <w:rPr>
                <w:rFonts w:ascii="Times New Roman" w:eastAsia="標楷體" w:hAnsi="Times New Roman" w:hint="eastAsia"/>
                <w:szCs w:val="24"/>
              </w:rPr>
              <w:t>庫至</w:t>
            </w:r>
            <w:r w:rsidR="00D106B7">
              <w:rPr>
                <w:rFonts w:ascii="Times New Roman" w:eastAsia="標楷體" w:hAnsi="Times New Roman" w:hint="eastAsia"/>
                <w:szCs w:val="24"/>
              </w:rPr>
              <w:t>原</w:t>
            </w:r>
            <w:r w:rsidR="00AD5EFF" w:rsidRPr="00D106B7">
              <w:rPr>
                <w:rFonts w:ascii="Times New Roman" w:eastAsia="標楷體" w:hAnsi="Times New Roman" w:hint="eastAsia"/>
                <w:szCs w:val="24"/>
              </w:rPr>
              <w:t>正常品</w:t>
            </w:r>
            <w:r w:rsidR="00792A22" w:rsidRPr="00D106B7">
              <w:rPr>
                <w:rFonts w:ascii="Times New Roman" w:eastAsia="標楷體" w:hAnsi="Times New Roman"/>
                <w:szCs w:val="24"/>
              </w:rPr>
              <w:t>倉別</w:t>
            </w:r>
            <w:r w:rsidR="00AD5EFF" w:rsidRPr="00D106B7">
              <w:rPr>
                <w:rFonts w:ascii="Times New Roman" w:eastAsia="標楷體" w:hAnsi="Times New Roman" w:hint="eastAsia"/>
                <w:szCs w:val="24"/>
              </w:rPr>
              <w:t>，</w:t>
            </w:r>
            <w:r w:rsidR="00AD5EFF" w:rsidRPr="00D106B7">
              <w:rPr>
                <w:rFonts w:ascii="Times New Roman" w:eastAsia="標楷體" w:hAnsi="Times New Roman"/>
                <w:noProof/>
              </w:rPr>
              <w:t>必要時</w:t>
            </w:r>
            <w:r w:rsidR="00D716B2">
              <w:rPr>
                <w:rFonts w:ascii="Times New Roman" w:eastAsia="標楷體" w:hAnsi="Times New Roman"/>
                <w:noProof/>
              </w:rPr>
              <w:t>品管</w:t>
            </w:r>
            <w:r w:rsidR="00AD5EFF" w:rsidRPr="00D106B7">
              <w:rPr>
                <w:rFonts w:ascii="Times New Roman" w:eastAsia="標楷體" w:hAnsi="Times New Roman"/>
                <w:noProof/>
              </w:rPr>
              <w:t>人員得請求其他單位進行協助</w:t>
            </w:r>
            <w:r w:rsidR="00AD5EFF" w:rsidRPr="00D106B7">
              <w:rPr>
                <w:rFonts w:ascii="Times New Roman" w:eastAsia="標楷體" w:hAnsi="Times New Roman"/>
                <w:szCs w:val="24"/>
              </w:rPr>
              <w:t>。</w:t>
            </w:r>
            <w:r w:rsidR="00AD5EFF" w:rsidRPr="00D106B7">
              <w:rPr>
                <w:rFonts w:ascii="Times New Roman" w:eastAsia="標楷體" w:hAnsi="Times New Roman" w:hint="eastAsia"/>
                <w:szCs w:val="24"/>
              </w:rPr>
              <w:t>。</w:t>
            </w:r>
          </w:p>
          <w:p w14:paraId="2BD542DB" w14:textId="6306047D" w:rsidR="00DD2AD8" w:rsidRPr="00AD5EFF" w:rsidRDefault="00446830" w:rsidP="00FC3F7E">
            <w:pPr>
              <w:pStyle w:val="af4"/>
              <w:numPr>
                <w:ilvl w:val="2"/>
                <w:numId w:val="39"/>
              </w:numPr>
              <w:adjustRightInd/>
              <w:spacing w:line="240" w:lineRule="auto"/>
              <w:ind w:leftChars="0"/>
              <w:jc w:val="both"/>
              <w:textAlignment w:val="auto"/>
              <w:rPr>
                <w:rFonts w:ascii="Times New Roman" w:eastAsia="標楷體" w:hAnsi="Times New Roman"/>
                <w:color w:val="FF0000"/>
                <w:szCs w:val="24"/>
              </w:rPr>
            </w:pPr>
            <w:r w:rsidRPr="00AD5EFF">
              <w:rPr>
                <w:rFonts w:ascii="Times New Roman" w:eastAsia="標楷體" w:hAnsi="Times New Roman"/>
                <w:szCs w:val="24"/>
              </w:rPr>
              <w:t>如果是</w:t>
            </w:r>
            <w:r w:rsidRPr="00AD5EFF">
              <w:rPr>
                <w:rFonts w:ascii="Times New Roman" w:eastAsia="標楷體" w:hAnsi="Times New Roman"/>
                <w:noProof/>
                <w:color w:val="000000" w:themeColor="text1"/>
              </w:rPr>
              <w:t>經檢驗判定為廠商品質不良，則依據</w:t>
            </w:r>
            <w:r w:rsidR="00461BA5" w:rsidRPr="00AD5EFF">
              <w:rPr>
                <w:rFonts w:ascii="Times New Roman" w:eastAsia="標楷體" w:hAnsi="Times New Roman"/>
                <w:noProof/>
                <w:color w:val="000000" w:themeColor="text1"/>
              </w:rPr>
              <w:t>【</w:t>
            </w:r>
            <w:r w:rsidRPr="00AD5EFF">
              <w:rPr>
                <w:rFonts w:ascii="Times New Roman" w:eastAsia="標楷體" w:hAnsi="Times New Roman"/>
                <w:noProof/>
                <w:color w:val="000000" w:themeColor="text1"/>
              </w:rPr>
              <w:t>不合格品</w:t>
            </w:r>
            <w:r w:rsidR="00461BA5" w:rsidRPr="00AD5EFF">
              <w:rPr>
                <w:rFonts w:ascii="Times New Roman" w:eastAsia="標楷體" w:hAnsi="Times New Roman"/>
                <w:noProof/>
                <w:color w:val="000000" w:themeColor="text1"/>
              </w:rPr>
              <w:t>作業管制程序書】</w:t>
            </w:r>
            <w:r w:rsidR="00461BA5" w:rsidRPr="00AD5EFF">
              <w:rPr>
                <w:rFonts w:ascii="Times New Roman" w:eastAsia="標楷體" w:hAnsi="Times New Roman"/>
                <w:szCs w:val="24"/>
              </w:rPr>
              <w:t>之規範</w:t>
            </w:r>
            <w:r w:rsidR="00461BA5" w:rsidRPr="00AD5EFF">
              <w:rPr>
                <w:rFonts w:ascii="Times New Roman" w:eastAsia="標楷體" w:hAnsi="Times New Roman"/>
                <w:noProof/>
                <w:color w:val="000000" w:themeColor="text1"/>
              </w:rPr>
              <w:t>進行後續流程</w:t>
            </w:r>
            <w:r w:rsidR="00AD5EFF" w:rsidRPr="00AD5EFF">
              <w:rPr>
                <w:rFonts w:ascii="Times New Roman" w:eastAsia="標楷體" w:hAnsi="Times New Roman" w:hint="eastAsia"/>
                <w:noProof/>
                <w:color w:val="000000" w:themeColor="text1"/>
              </w:rPr>
              <w:t>。</w:t>
            </w:r>
          </w:p>
          <w:p w14:paraId="02AADB62" w14:textId="2B41C19C" w:rsidR="0035421A" w:rsidRPr="00D106B7" w:rsidRDefault="00AD5EFF"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hint="eastAsia"/>
                <w:szCs w:val="24"/>
              </w:rPr>
              <w:t>若需要重新生產，</w:t>
            </w:r>
            <w:r w:rsidR="00415E7E" w:rsidRPr="00D106B7">
              <w:rPr>
                <w:rFonts w:ascii="Times New Roman" w:eastAsia="標楷體" w:hAnsi="Times New Roman"/>
                <w:szCs w:val="24"/>
              </w:rPr>
              <w:t>營運業務部</w:t>
            </w:r>
            <w:r w:rsidR="00DD2AD8" w:rsidRPr="00D106B7">
              <w:rPr>
                <w:rFonts w:ascii="Times New Roman" w:eastAsia="標楷體" w:hAnsi="Times New Roman"/>
                <w:szCs w:val="24"/>
              </w:rPr>
              <w:t>應於新增之「</w:t>
            </w:r>
            <w:r w:rsidR="00055DD2" w:rsidRPr="00D106B7">
              <w:rPr>
                <w:rFonts w:ascii="Times New Roman" w:eastAsia="標楷體" w:hAnsi="Times New Roman"/>
                <w:szCs w:val="24"/>
              </w:rPr>
              <w:t>內部訂單</w:t>
            </w:r>
            <w:r w:rsidR="00DD2AD8" w:rsidRPr="00D106B7">
              <w:rPr>
                <w:rFonts w:ascii="Times New Roman" w:eastAsia="標楷體" w:hAnsi="Times New Roman"/>
                <w:szCs w:val="24"/>
              </w:rPr>
              <w:t>」中註明換貨品項、數量、換貨訂單來源及其他必要資訊並經權責主管核准後，</w:t>
            </w:r>
            <w:r w:rsidR="0035421A" w:rsidRPr="00D106B7">
              <w:rPr>
                <w:rFonts w:ascii="Times New Roman" w:eastAsia="標楷體" w:hAnsi="Times New Roman"/>
                <w:szCs w:val="24"/>
              </w:rPr>
              <w:t>通知製造部重新執行生產</w:t>
            </w:r>
            <w:r w:rsidRPr="00D106B7">
              <w:rPr>
                <w:rFonts w:ascii="Times New Roman" w:eastAsia="標楷體" w:hAnsi="Times New Roman" w:hint="eastAsia"/>
                <w:szCs w:val="24"/>
              </w:rPr>
              <w:t>流程</w:t>
            </w:r>
            <w:r w:rsidR="0035421A" w:rsidRPr="00D106B7">
              <w:rPr>
                <w:rFonts w:ascii="Times New Roman" w:eastAsia="標楷體" w:hAnsi="Times New Roman"/>
                <w:szCs w:val="24"/>
              </w:rPr>
              <w:t>。</w:t>
            </w:r>
          </w:p>
          <w:p w14:paraId="5C068E50" w14:textId="77777777" w:rsidR="00DD2AD8" w:rsidRPr="00D106B7" w:rsidRDefault="00DD2AD8" w:rsidP="00FC3F7E">
            <w:pPr>
              <w:pStyle w:val="af4"/>
              <w:numPr>
                <w:ilvl w:val="1"/>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補貨</w:t>
            </w:r>
          </w:p>
          <w:p w14:paraId="58A8D4BC" w14:textId="60E665F6" w:rsidR="00786695" w:rsidRPr="00D106B7" w:rsidRDefault="00415E7E"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營運業務部</w:t>
            </w:r>
            <w:r w:rsidR="00DD2AD8" w:rsidRPr="00D106B7">
              <w:rPr>
                <w:rFonts w:ascii="Times New Roman" w:eastAsia="標楷體" w:hAnsi="Times New Roman"/>
                <w:szCs w:val="24"/>
              </w:rPr>
              <w:t>經與客戶確認客訴需以補貨方式處理，</w:t>
            </w:r>
            <w:r w:rsidR="00A32E18" w:rsidRPr="00D106B7">
              <w:rPr>
                <w:rFonts w:ascii="Times New Roman" w:eastAsia="標楷體" w:hAnsi="Times New Roman" w:hint="eastAsia"/>
                <w:szCs w:val="24"/>
              </w:rPr>
              <w:t>若需要重新生產，</w:t>
            </w:r>
            <w:r w:rsidR="00DD2AD8" w:rsidRPr="00D106B7">
              <w:rPr>
                <w:rFonts w:ascii="Times New Roman" w:eastAsia="標楷體" w:hAnsi="Times New Roman"/>
                <w:szCs w:val="24"/>
              </w:rPr>
              <w:t>應於該客戶新</w:t>
            </w:r>
            <w:r w:rsidR="00DD2AD8" w:rsidRPr="00D106B7">
              <w:rPr>
                <w:rFonts w:ascii="Times New Roman" w:eastAsia="標楷體" w:hAnsi="Times New Roman"/>
                <w:szCs w:val="24"/>
              </w:rPr>
              <w:lastRenderedPageBreak/>
              <w:t>增之「</w:t>
            </w:r>
            <w:r w:rsidR="00055DD2" w:rsidRPr="00D106B7">
              <w:rPr>
                <w:rFonts w:ascii="Times New Roman" w:eastAsia="標楷體" w:hAnsi="Times New Roman"/>
                <w:szCs w:val="24"/>
              </w:rPr>
              <w:t>內部訂單</w:t>
            </w:r>
            <w:r w:rsidR="00DD2AD8" w:rsidRPr="00D106B7">
              <w:rPr>
                <w:rFonts w:ascii="Times New Roman" w:eastAsia="標楷體" w:hAnsi="Times New Roman"/>
                <w:szCs w:val="24"/>
              </w:rPr>
              <w:t>」</w:t>
            </w:r>
            <w:r w:rsidR="00C218D9" w:rsidRPr="00D106B7">
              <w:rPr>
                <w:rFonts w:ascii="Times New Roman" w:eastAsia="標楷體" w:hAnsi="Times New Roman"/>
                <w:szCs w:val="24"/>
              </w:rPr>
              <w:t>或「維修內部訂單」</w:t>
            </w:r>
            <w:r w:rsidR="00842FA2" w:rsidRPr="00D106B7">
              <w:rPr>
                <w:rFonts w:ascii="Times New Roman" w:eastAsia="標楷體" w:hAnsi="Times New Roman"/>
                <w:szCs w:val="24"/>
              </w:rPr>
              <w:t>中註明補貨品項、數量、補</w:t>
            </w:r>
            <w:r w:rsidR="00DD2AD8" w:rsidRPr="00D106B7">
              <w:rPr>
                <w:rFonts w:ascii="Times New Roman" w:eastAsia="標楷體" w:hAnsi="Times New Roman"/>
                <w:szCs w:val="24"/>
              </w:rPr>
              <w:t>貨訂單來源及其他必要資訊</w:t>
            </w:r>
            <w:r w:rsidR="00AD5EFF" w:rsidRPr="00D106B7">
              <w:rPr>
                <w:rFonts w:ascii="Times New Roman" w:eastAsia="標楷體" w:hAnsi="Times New Roman"/>
                <w:szCs w:val="24"/>
              </w:rPr>
              <w:t>並經權責主管核准後</w:t>
            </w:r>
            <w:r w:rsidR="00DD2AD8" w:rsidRPr="00D106B7">
              <w:rPr>
                <w:rFonts w:ascii="Times New Roman" w:eastAsia="標楷體" w:hAnsi="Times New Roman"/>
                <w:szCs w:val="24"/>
              </w:rPr>
              <w:t>，通知</w:t>
            </w:r>
            <w:r w:rsidR="0007792B" w:rsidRPr="00D106B7">
              <w:rPr>
                <w:rFonts w:ascii="Times New Roman" w:eastAsia="標楷體" w:hAnsi="Times New Roman"/>
                <w:szCs w:val="24"/>
              </w:rPr>
              <w:t>製造</w:t>
            </w:r>
            <w:r w:rsidR="0015620D" w:rsidRPr="00D106B7">
              <w:rPr>
                <w:rFonts w:ascii="Times New Roman" w:eastAsia="標楷體" w:hAnsi="Times New Roman"/>
                <w:szCs w:val="24"/>
              </w:rPr>
              <w:t>部</w:t>
            </w:r>
            <w:r w:rsidR="0035421A" w:rsidRPr="00D106B7">
              <w:rPr>
                <w:rFonts w:ascii="Times New Roman" w:eastAsia="標楷體" w:hAnsi="Times New Roman"/>
                <w:szCs w:val="24"/>
              </w:rPr>
              <w:t>重新執行生產</w:t>
            </w:r>
            <w:r w:rsidR="00A32E18" w:rsidRPr="00D106B7">
              <w:rPr>
                <w:rFonts w:ascii="Times New Roman" w:eastAsia="標楷體" w:hAnsi="Times New Roman" w:hint="eastAsia"/>
                <w:szCs w:val="24"/>
              </w:rPr>
              <w:t>流程</w:t>
            </w:r>
            <w:r w:rsidR="00DD2AD8" w:rsidRPr="00D106B7">
              <w:rPr>
                <w:rFonts w:ascii="Times New Roman" w:eastAsia="標楷體" w:hAnsi="Times New Roman"/>
                <w:szCs w:val="24"/>
              </w:rPr>
              <w:t>。</w:t>
            </w:r>
          </w:p>
          <w:p w14:paraId="2DBDE28A" w14:textId="77777777" w:rsidR="00DD2AD8" w:rsidRPr="00D106B7" w:rsidRDefault="00DD2AD8" w:rsidP="00FC3F7E">
            <w:pPr>
              <w:pStyle w:val="af4"/>
              <w:numPr>
                <w:ilvl w:val="1"/>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退貨</w:t>
            </w:r>
          </w:p>
          <w:p w14:paraId="41E2A740" w14:textId="3C7F71AD" w:rsidR="005B7439" w:rsidRPr="00D106B7" w:rsidRDefault="00415E7E"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營運業務部</w:t>
            </w:r>
            <w:r w:rsidR="00DD2AD8" w:rsidRPr="00D106B7">
              <w:rPr>
                <w:rFonts w:ascii="Times New Roman" w:eastAsia="標楷體" w:hAnsi="Times New Roman"/>
                <w:szCs w:val="24"/>
              </w:rPr>
              <w:t>經與客戶確認客訴需以退貨方式處理，</w:t>
            </w:r>
            <w:r w:rsidR="0022186B" w:rsidRPr="00D106B7">
              <w:rPr>
                <w:rFonts w:ascii="Times New Roman" w:eastAsia="標楷體" w:hAnsi="Times New Roman"/>
                <w:szCs w:val="24"/>
              </w:rPr>
              <w:t>由倉管人員收貨後</w:t>
            </w:r>
            <w:r w:rsidR="00112638" w:rsidRPr="00D106B7">
              <w:rPr>
                <w:rFonts w:ascii="Times New Roman" w:eastAsia="標楷體" w:hAnsi="Times New Roman"/>
                <w:szCs w:val="24"/>
              </w:rPr>
              <w:t>送至</w:t>
            </w:r>
            <w:r w:rsidR="00C24ECB" w:rsidRPr="00C9232B">
              <w:rPr>
                <w:rFonts w:ascii="Times New Roman" w:eastAsia="標楷體" w:hAnsi="Times New Roman" w:hint="eastAsia"/>
                <w:color w:val="FF0000"/>
                <w:szCs w:val="24"/>
              </w:rPr>
              <w:t>銷退</w:t>
            </w:r>
            <w:r w:rsidR="00C24ECB" w:rsidRPr="00C9232B">
              <w:rPr>
                <w:rFonts w:ascii="Times New Roman" w:eastAsia="標楷體" w:hAnsi="Times New Roman"/>
                <w:color w:val="FF0000"/>
                <w:szCs w:val="24"/>
              </w:rPr>
              <w:t>倉</w:t>
            </w:r>
            <w:r w:rsidR="00112638" w:rsidRPr="00D106B7">
              <w:rPr>
                <w:rFonts w:ascii="Times New Roman" w:eastAsia="標楷體" w:hAnsi="Times New Roman"/>
                <w:szCs w:val="24"/>
              </w:rPr>
              <w:t>存放，並須與一般良品做區隔</w:t>
            </w:r>
            <w:r w:rsidR="005B7439" w:rsidRPr="00D106B7">
              <w:rPr>
                <w:rFonts w:ascii="Times New Roman" w:eastAsia="標楷體" w:hAnsi="Times New Roman"/>
                <w:szCs w:val="24"/>
              </w:rPr>
              <w:t>。</w:t>
            </w:r>
          </w:p>
          <w:p w14:paraId="254CD94F" w14:textId="5379CF7F" w:rsidR="00DD2AD8" w:rsidRPr="00D106B7" w:rsidRDefault="005B7439"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若退貨數量不符時，營運業務部應向客戶反應並於「客訴單」及「銷退單」註明。</w:t>
            </w:r>
          </w:p>
          <w:p w14:paraId="1372528C" w14:textId="4622CE4F" w:rsidR="00AD5EFF" w:rsidRPr="00D106B7" w:rsidRDefault="00AD5EFF"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退貨產品先由倉管人員</w:t>
            </w:r>
            <w:r w:rsidRPr="00D106B7">
              <w:rPr>
                <w:rFonts w:ascii="Times New Roman" w:eastAsia="標楷體" w:hAnsi="Times New Roman" w:hint="eastAsia"/>
                <w:szCs w:val="24"/>
              </w:rPr>
              <w:t>先</w:t>
            </w:r>
            <w:r w:rsidRPr="00D106B7">
              <w:rPr>
                <w:rFonts w:ascii="Times New Roman" w:eastAsia="標楷體" w:hAnsi="Times New Roman"/>
                <w:szCs w:val="24"/>
              </w:rPr>
              <w:t>入到</w:t>
            </w:r>
            <w:r w:rsidRPr="00D106B7">
              <w:rPr>
                <w:rFonts w:ascii="Times New Roman" w:eastAsia="標楷體" w:hAnsi="Times New Roman" w:hint="eastAsia"/>
                <w:color w:val="FF0000"/>
                <w:szCs w:val="24"/>
              </w:rPr>
              <w:t>銷退</w:t>
            </w:r>
            <w:r w:rsidRPr="00D106B7">
              <w:rPr>
                <w:rFonts w:ascii="Times New Roman" w:eastAsia="標楷體" w:hAnsi="Times New Roman"/>
                <w:color w:val="FF0000"/>
                <w:szCs w:val="24"/>
              </w:rPr>
              <w:t>倉</w:t>
            </w:r>
            <w:r w:rsidRPr="00D106B7">
              <w:rPr>
                <w:rFonts w:ascii="Times New Roman" w:eastAsia="標楷體" w:hAnsi="Times New Roman"/>
                <w:szCs w:val="24"/>
              </w:rPr>
              <w:t>後，經</w:t>
            </w:r>
            <w:r w:rsidR="00D716B2">
              <w:rPr>
                <w:rFonts w:ascii="Times New Roman" w:eastAsia="標楷體" w:hAnsi="Times New Roman"/>
                <w:szCs w:val="24"/>
              </w:rPr>
              <w:t>品管</w:t>
            </w:r>
            <w:r w:rsidRPr="00D106B7">
              <w:rPr>
                <w:rFonts w:ascii="Times New Roman" w:eastAsia="標楷體" w:hAnsi="Times New Roman"/>
                <w:szCs w:val="24"/>
              </w:rPr>
              <w:t>人員檢驗合格後</w:t>
            </w:r>
            <w:r w:rsidRPr="00D106B7">
              <w:rPr>
                <w:rFonts w:ascii="Times New Roman" w:eastAsia="標楷體" w:hAnsi="Times New Roman" w:hint="eastAsia"/>
                <w:szCs w:val="24"/>
              </w:rPr>
              <w:t>再</w:t>
            </w:r>
            <w:r w:rsidRPr="00D106B7">
              <w:rPr>
                <w:rFonts w:ascii="Times New Roman" w:eastAsia="標楷體" w:hAnsi="Times New Roman"/>
                <w:szCs w:val="24"/>
              </w:rPr>
              <w:t>辦理貨品入</w:t>
            </w:r>
            <w:r w:rsidR="00D106B7">
              <w:rPr>
                <w:rFonts w:ascii="Times New Roman" w:eastAsia="標楷體" w:hAnsi="Times New Roman" w:hint="eastAsia"/>
                <w:szCs w:val="24"/>
              </w:rPr>
              <w:t>庫至原</w:t>
            </w:r>
            <w:r w:rsidRPr="00D106B7">
              <w:rPr>
                <w:rFonts w:ascii="Times New Roman" w:eastAsia="標楷體" w:hAnsi="Times New Roman" w:hint="eastAsia"/>
                <w:szCs w:val="24"/>
              </w:rPr>
              <w:t>正常品</w:t>
            </w:r>
            <w:r w:rsidRPr="00D106B7">
              <w:rPr>
                <w:rFonts w:ascii="Times New Roman" w:eastAsia="標楷體" w:hAnsi="Times New Roman"/>
                <w:szCs w:val="24"/>
              </w:rPr>
              <w:t>倉別</w:t>
            </w:r>
            <w:r w:rsidRPr="00D106B7">
              <w:rPr>
                <w:rFonts w:ascii="Times New Roman" w:eastAsia="標楷體" w:hAnsi="Times New Roman" w:hint="eastAsia"/>
                <w:szCs w:val="24"/>
              </w:rPr>
              <w:t>，</w:t>
            </w:r>
            <w:r w:rsidRPr="00D106B7">
              <w:rPr>
                <w:rFonts w:ascii="Times New Roman" w:eastAsia="標楷體" w:hAnsi="Times New Roman"/>
                <w:noProof/>
              </w:rPr>
              <w:t>必要時</w:t>
            </w:r>
            <w:r w:rsidR="00D716B2">
              <w:rPr>
                <w:rFonts w:ascii="Times New Roman" w:eastAsia="標楷體" w:hAnsi="Times New Roman"/>
                <w:noProof/>
              </w:rPr>
              <w:t>品管</w:t>
            </w:r>
            <w:r w:rsidRPr="00D106B7">
              <w:rPr>
                <w:rFonts w:ascii="Times New Roman" w:eastAsia="標楷體" w:hAnsi="Times New Roman"/>
                <w:noProof/>
              </w:rPr>
              <w:t>人員得請求其他單位進行協助</w:t>
            </w:r>
            <w:r w:rsidRPr="00D106B7">
              <w:rPr>
                <w:rFonts w:ascii="Times New Roman" w:eastAsia="標楷體" w:hAnsi="Times New Roman"/>
                <w:szCs w:val="24"/>
              </w:rPr>
              <w:t>。</w:t>
            </w:r>
          </w:p>
          <w:p w14:paraId="1039846B" w14:textId="23D57D48" w:rsidR="00DD2AD8" w:rsidRPr="00D106B7" w:rsidRDefault="00AD5EFF"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如果是</w:t>
            </w:r>
            <w:r w:rsidRPr="00D106B7">
              <w:rPr>
                <w:rFonts w:ascii="Times New Roman" w:eastAsia="標楷體" w:hAnsi="Times New Roman"/>
                <w:noProof/>
              </w:rPr>
              <w:t>經檢驗判定為廠商品質不良，則依據【不合格品作業管制程序書】</w:t>
            </w:r>
            <w:r w:rsidRPr="00D106B7">
              <w:rPr>
                <w:rFonts w:ascii="Times New Roman" w:eastAsia="標楷體" w:hAnsi="Times New Roman"/>
                <w:szCs w:val="24"/>
              </w:rPr>
              <w:t>之規範</w:t>
            </w:r>
            <w:r w:rsidRPr="00D106B7">
              <w:rPr>
                <w:rFonts w:ascii="Times New Roman" w:eastAsia="標楷體" w:hAnsi="Times New Roman"/>
                <w:noProof/>
              </w:rPr>
              <w:t>進行後續流程</w:t>
            </w:r>
            <w:r w:rsidRPr="00D106B7">
              <w:rPr>
                <w:rFonts w:ascii="Times New Roman" w:eastAsia="標楷體" w:hAnsi="Times New Roman" w:hint="eastAsia"/>
                <w:noProof/>
              </w:rPr>
              <w:t>。</w:t>
            </w:r>
          </w:p>
          <w:p w14:paraId="0999B2C0" w14:textId="517D1233" w:rsidR="00DD2AD8" w:rsidRPr="00D106B7" w:rsidRDefault="00DD2AD8" w:rsidP="00FC3F7E">
            <w:pPr>
              <w:pStyle w:val="af4"/>
              <w:numPr>
                <w:ilvl w:val="2"/>
                <w:numId w:val="39"/>
              </w:numPr>
              <w:ind w:leftChars="0"/>
              <w:rPr>
                <w:rFonts w:ascii="Times New Roman" w:eastAsia="標楷體" w:hAnsi="Times New Roman"/>
                <w:szCs w:val="24"/>
              </w:rPr>
            </w:pPr>
            <w:r w:rsidRPr="00D106B7">
              <w:rPr>
                <w:rFonts w:ascii="Times New Roman" w:eastAsia="標楷體" w:hAnsi="Times New Roman"/>
                <w:szCs w:val="24"/>
              </w:rPr>
              <w:t>如為國外銷貨退回，</w:t>
            </w:r>
            <w:r w:rsidR="00415E7E" w:rsidRPr="00D106B7">
              <w:rPr>
                <w:rFonts w:ascii="Times New Roman" w:eastAsia="標楷體" w:hAnsi="Times New Roman"/>
                <w:szCs w:val="24"/>
              </w:rPr>
              <w:t>營運業務部</w:t>
            </w:r>
            <w:r w:rsidR="005B7439" w:rsidRPr="00D106B7">
              <w:rPr>
                <w:rFonts w:ascii="Times New Roman" w:eastAsia="標楷體" w:hAnsi="Times New Roman"/>
                <w:szCs w:val="24"/>
              </w:rPr>
              <w:t>應取得客戶簽回之折讓證明</w:t>
            </w:r>
            <w:r w:rsidRPr="00D106B7">
              <w:rPr>
                <w:rFonts w:ascii="Times New Roman" w:eastAsia="標楷體" w:hAnsi="Times New Roman"/>
                <w:szCs w:val="24"/>
              </w:rPr>
              <w:t>，</w:t>
            </w:r>
            <w:r w:rsidR="005B7439" w:rsidRPr="00D106B7">
              <w:rPr>
                <w:rFonts w:ascii="Times New Roman" w:eastAsia="標楷體" w:hAnsi="Times New Roman"/>
                <w:szCs w:val="24"/>
              </w:rPr>
              <w:t>作為「銷退單」之檢附文件一併提供予</w:t>
            </w:r>
            <w:r w:rsidR="004346BC" w:rsidRPr="00D106B7">
              <w:rPr>
                <w:rFonts w:ascii="Times New Roman" w:eastAsia="標楷體" w:hAnsi="Times New Roman"/>
                <w:szCs w:val="24"/>
              </w:rPr>
              <w:t>財務單位</w:t>
            </w:r>
            <w:r w:rsidRPr="00D106B7">
              <w:rPr>
                <w:rFonts w:ascii="Times New Roman" w:eastAsia="標楷體" w:hAnsi="Times New Roman"/>
                <w:szCs w:val="24"/>
              </w:rPr>
              <w:t>處理帳務。</w:t>
            </w:r>
          </w:p>
          <w:p w14:paraId="686B13DD" w14:textId="39CC02CE" w:rsidR="00DD2AD8" w:rsidRPr="00D106B7" w:rsidRDefault="00DD2AD8" w:rsidP="00FC3F7E">
            <w:pPr>
              <w:pStyle w:val="af4"/>
              <w:numPr>
                <w:ilvl w:val="2"/>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如為國內銷貨退回，</w:t>
            </w:r>
            <w:r w:rsidR="00127587" w:rsidRPr="00D106B7">
              <w:rPr>
                <w:rFonts w:ascii="Times New Roman" w:eastAsia="標楷體" w:hAnsi="Times New Roman"/>
                <w:szCs w:val="24"/>
              </w:rPr>
              <w:t>營運業務部應視情況向客戶取回原銷貨「發票」或客戶出具之「銷貨退回、進貨退出或折讓證明單」提供予</w:t>
            </w:r>
            <w:r w:rsidR="004346BC" w:rsidRPr="00D106B7">
              <w:rPr>
                <w:rFonts w:ascii="Times New Roman" w:eastAsia="標楷體" w:hAnsi="Times New Roman"/>
                <w:szCs w:val="24"/>
              </w:rPr>
              <w:t>財務單位</w:t>
            </w:r>
            <w:r w:rsidR="00127587" w:rsidRPr="00D106B7">
              <w:rPr>
                <w:rFonts w:ascii="Times New Roman" w:eastAsia="標楷體" w:hAnsi="Times New Roman"/>
                <w:szCs w:val="24"/>
              </w:rPr>
              <w:t>處理帳務。</w:t>
            </w:r>
          </w:p>
          <w:p w14:paraId="71E7B7C6" w14:textId="4287879B" w:rsidR="00216B12" w:rsidRPr="00D106B7" w:rsidRDefault="00216B12" w:rsidP="001B4379">
            <w:pPr>
              <w:pStyle w:val="af4"/>
              <w:numPr>
                <w:ilvl w:val="0"/>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如果經營運業務部或研發部判斷需要進行設計變</w:t>
            </w:r>
            <w:r w:rsidRPr="00D106B7">
              <w:rPr>
                <w:rFonts w:ascii="Times New Roman" w:eastAsia="標楷體" w:hAnsi="Times New Roman"/>
                <w:szCs w:val="24"/>
              </w:rPr>
              <w:lastRenderedPageBreak/>
              <w:t>更，相關</w:t>
            </w:r>
            <w:r w:rsidR="00C14885" w:rsidRPr="00D106B7">
              <w:rPr>
                <w:rFonts w:ascii="Times New Roman" w:eastAsia="標楷體" w:hAnsi="Times New Roman"/>
                <w:szCs w:val="24"/>
              </w:rPr>
              <w:t>的提出、核准及執行之流程請依據</w:t>
            </w:r>
            <w:r w:rsidR="001B4379" w:rsidRPr="001B4379">
              <w:rPr>
                <w:rFonts w:ascii="Times New Roman" w:eastAsia="標楷體" w:hAnsi="Times New Roman" w:hint="eastAsia"/>
                <w:szCs w:val="24"/>
              </w:rPr>
              <w:t>【內控制度：</w:t>
            </w:r>
            <w:r w:rsidR="001B4379" w:rsidRPr="001B4379">
              <w:rPr>
                <w:rFonts w:ascii="Times New Roman" w:eastAsia="標楷體" w:hAnsi="Times New Roman" w:hint="eastAsia"/>
                <w:szCs w:val="24"/>
              </w:rPr>
              <w:t xml:space="preserve">CR-100 </w:t>
            </w:r>
            <w:r w:rsidR="001B4379" w:rsidRPr="001B4379">
              <w:rPr>
                <w:rFonts w:ascii="Times New Roman" w:eastAsia="標楷體" w:hAnsi="Times New Roman" w:hint="eastAsia"/>
                <w:szCs w:val="24"/>
              </w:rPr>
              <w:t>研發循環】之設計變更作業</w:t>
            </w:r>
            <w:r w:rsidR="00C14885" w:rsidRPr="00D106B7">
              <w:rPr>
                <w:rFonts w:ascii="Times New Roman" w:eastAsia="標楷體" w:hAnsi="Times New Roman"/>
                <w:szCs w:val="24"/>
              </w:rPr>
              <w:t>之規範辦理，</w:t>
            </w:r>
            <w:r w:rsidR="001B4379">
              <w:rPr>
                <w:rFonts w:ascii="Times New Roman" w:eastAsia="標楷體" w:hAnsi="Times New Roman" w:hint="eastAsia"/>
                <w:szCs w:val="24"/>
              </w:rPr>
              <w:t>並</w:t>
            </w:r>
            <w:r w:rsidR="00535E5E" w:rsidRPr="00D106B7">
              <w:rPr>
                <w:rFonts w:ascii="Times New Roman" w:eastAsia="標楷體" w:hAnsi="Times New Roman"/>
                <w:szCs w:val="24"/>
              </w:rPr>
              <w:t>由研發部開立「製令開啟通知單」後</w:t>
            </w:r>
            <w:r w:rsidR="00B639BA" w:rsidRPr="00D106B7">
              <w:rPr>
                <w:rFonts w:ascii="Times New Roman" w:eastAsia="標楷體" w:hAnsi="Times New Roman"/>
                <w:szCs w:val="24"/>
              </w:rPr>
              <w:t>進行</w:t>
            </w:r>
            <w:r w:rsidR="00C14885" w:rsidRPr="00D106B7">
              <w:rPr>
                <w:rFonts w:ascii="Times New Roman" w:eastAsia="標楷體" w:hAnsi="Times New Roman"/>
                <w:szCs w:val="24"/>
              </w:rPr>
              <w:t>發包請購</w:t>
            </w:r>
            <w:r w:rsidR="00B639BA" w:rsidRPr="00D106B7">
              <w:rPr>
                <w:rFonts w:ascii="Times New Roman" w:eastAsia="標楷體" w:hAnsi="Times New Roman"/>
                <w:szCs w:val="24"/>
              </w:rPr>
              <w:t>，再</w:t>
            </w:r>
            <w:r w:rsidR="00C14885" w:rsidRPr="00D106B7">
              <w:rPr>
                <w:rFonts w:ascii="Times New Roman" w:eastAsia="標楷體" w:hAnsi="Times New Roman"/>
                <w:szCs w:val="24"/>
              </w:rPr>
              <w:t>按一般生產流程進行重製</w:t>
            </w:r>
            <w:r w:rsidR="00B639BA" w:rsidRPr="00D106B7">
              <w:rPr>
                <w:rFonts w:ascii="Times New Roman" w:eastAsia="標楷體" w:hAnsi="Times New Roman"/>
                <w:szCs w:val="24"/>
              </w:rPr>
              <w:t>後接續出貨作業</w:t>
            </w:r>
            <w:r w:rsidR="00C14885" w:rsidRPr="00D106B7">
              <w:rPr>
                <w:rFonts w:ascii="Times New Roman" w:eastAsia="標楷體" w:hAnsi="Times New Roman"/>
                <w:szCs w:val="24"/>
              </w:rPr>
              <w:t>。</w:t>
            </w:r>
          </w:p>
          <w:p w14:paraId="6EE5F440" w14:textId="77777777" w:rsidR="00DD2AD8" w:rsidRPr="00D106B7" w:rsidRDefault="00DD2AD8" w:rsidP="0068739E">
            <w:pPr>
              <w:pStyle w:val="af4"/>
              <w:numPr>
                <w:ilvl w:val="0"/>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銷貨折讓</w:t>
            </w:r>
          </w:p>
          <w:p w14:paraId="307C022B" w14:textId="7FD6E8DD" w:rsidR="00DD2AD8" w:rsidRPr="00D106B7" w:rsidRDefault="00DD2AD8" w:rsidP="0068739E">
            <w:pPr>
              <w:pStyle w:val="af4"/>
              <w:numPr>
                <w:ilvl w:val="1"/>
                <w:numId w:val="39"/>
              </w:numPr>
              <w:ind w:leftChars="0"/>
              <w:rPr>
                <w:rFonts w:ascii="Times New Roman" w:eastAsia="標楷體" w:hAnsi="Times New Roman"/>
                <w:szCs w:val="24"/>
              </w:rPr>
            </w:pPr>
            <w:r w:rsidRPr="00D106B7">
              <w:rPr>
                <w:rFonts w:ascii="Times New Roman" w:eastAsia="標楷體" w:hAnsi="Times New Roman"/>
                <w:szCs w:val="24"/>
              </w:rPr>
              <w:t>如為國外銷貨折讓，</w:t>
            </w:r>
            <w:r w:rsidR="00BF762A" w:rsidRPr="00D106B7">
              <w:rPr>
                <w:rFonts w:ascii="Times New Roman" w:eastAsia="標楷體" w:hAnsi="Times New Roman"/>
                <w:szCs w:val="24"/>
              </w:rPr>
              <w:t>要取得國外折讓證明及</w:t>
            </w:r>
            <w:r w:rsidR="005B7439" w:rsidRPr="00D106B7">
              <w:rPr>
                <w:rFonts w:ascii="Times New Roman" w:eastAsia="標楷體" w:hAnsi="Times New Roman"/>
                <w:szCs w:val="24"/>
              </w:rPr>
              <w:t>「銷退單」</w:t>
            </w:r>
            <w:r w:rsidR="00BF762A" w:rsidRPr="00D106B7">
              <w:rPr>
                <w:rFonts w:ascii="Times New Roman" w:eastAsia="標楷體" w:hAnsi="Times New Roman"/>
                <w:szCs w:val="24"/>
              </w:rPr>
              <w:t>作為</w:t>
            </w:r>
            <w:r w:rsidR="005B7439" w:rsidRPr="00D106B7">
              <w:rPr>
                <w:rFonts w:ascii="Times New Roman" w:eastAsia="標楷體" w:hAnsi="Times New Roman"/>
                <w:szCs w:val="24"/>
              </w:rPr>
              <w:t>檢附文件一併提供予</w:t>
            </w:r>
            <w:r w:rsidR="004346BC" w:rsidRPr="00D106B7">
              <w:rPr>
                <w:rFonts w:ascii="Times New Roman" w:eastAsia="標楷體" w:hAnsi="Times New Roman"/>
                <w:szCs w:val="24"/>
              </w:rPr>
              <w:t>財務單位</w:t>
            </w:r>
            <w:r w:rsidR="005B7439" w:rsidRPr="00D106B7">
              <w:rPr>
                <w:rFonts w:ascii="Times New Roman" w:eastAsia="標楷體" w:hAnsi="Times New Roman"/>
                <w:szCs w:val="24"/>
              </w:rPr>
              <w:t>處理帳務</w:t>
            </w:r>
            <w:r w:rsidRPr="00D106B7">
              <w:rPr>
                <w:rFonts w:ascii="Times New Roman" w:eastAsia="標楷體" w:hAnsi="Times New Roman"/>
                <w:szCs w:val="24"/>
              </w:rPr>
              <w:t>。</w:t>
            </w:r>
          </w:p>
          <w:p w14:paraId="0E1B4250" w14:textId="47888282" w:rsidR="00AD2E39" w:rsidRPr="00D106B7" w:rsidRDefault="00E34A03" w:rsidP="0068739E">
            <w:pPr>
              <w:pStyle w:val="af4"/>
              <w:numPr>
                <w:ilvl w:val="1"/>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如為國內銷貨折讓，</w:t>
            </w:r>
            <w:r w:rsidR="00415E7E" w:rsidRPr="00D106B7">
              <w:rPr>
                <w:rFonts w:ascii="Times New Roman" w:eastAsia="標楷體" w:hAnsi="Times New Roman"/>
                <w:szCs w:val="24"/>
              </w:rPr>
              <w:t>營運業務部</w:t>
            </w:r>
            <w:r w:rsidR="00A32E18" w:rsidRPr="00D106B7">
              <w:rPr>
                <w:rFonts w:ascii="Times New Roman" w:eastAsia="標楷體" w:hAnsi="Times New Roman" w:hint="eastAsia"/>
                <w:szCs w:val="24"/>
              </w:rPr>
              <w:t>需取得</w:t>
            </w:r>
            <w:r w:rsidR="00694F87" w:rsidRPr="00D106B7">
              <w:rPr>
                <w:rFonts w:ascii="Times New Roman" w:eastAsia="標楷體" w:hAnsi="Times New Roman"/>
                <w:szCs w:val="24"/>
              </w:rPr>
              <w:t>客戶出具之</w:t>
            </w:r>
            <w:r w:rsidR="001C4881" w:rsidRPr="00D106B7">
              <w:rPr>
                <w:rFonts w:ascii="Times New Roman" w:eastAsia="標楷體" w:hAnsi="Times New Roman"/>
                <w:szCs w:val="24"/>
              </w:rPr>
              <w:t>「銷貨退回、進貨退出或折讓證明單」</w:t>
            </w:r>
            <w:r w:rsidR="00694F87" w:rsidRPr="00D106B7">
              <w:rPr>
                <w:rFonts w:ascii="Times New Roman" w:eastAsia="標楷體" w:hAnsi="Times New Roman"/>
                <w:szCs w:val="24"/>
              </w:rPr>
              <w:t>提供予</w:t>
            </w:r>
            <w:r w:rsidR="004346BC" w:rsidRPr="00D106B7">
              <w:rPr>
                <w:rFonts w:ascii="Times New Roman" w:eastAsia="標楷體" w:hAnsi="Times New Roman"/>
                <w:szCs w:val="24"/>
              </w:rPr>
              <w:t>財務單位</w:t>
            </w:r>
            <w:r w:rsidR="00694F87" w:rsidRPr="00D106B7">
              <w:rPr>
                <w:rFonts w:ascii="Times New Roman" w:eastAsia="標楷體" w:hAnsi="Times New Roman"/>
                <w:szCs w:val="24"/>
              </w:rPr>
              <w:t>處理帳務。</w:t>
            </w:r>
          </w:p>
          <w:p w14:paraId="60A32186" w14:textId="109B07A9" w:rsidR="00C14885" w:rsidRPr="00D106B7" w:rsidRDefault="00C14885" w:rsidP="0068739E">
            <w:pPr>
              <w:pStyle w:val="af4"/>
              <w:numPr>
                <w:ilvl w:val="0"/>
                <w:numId w:val="39"/>
              </w:numPr>
              <w:adjustRightInd/>
              <w:spacing w:line="240" w:lineRule="auto"/>
              <w:ind w:leftChars="0"/>
              <w:jc w:val="both"/>
              <w:textAlignment w:val="auto"/>
              <w:rPr>
                <w:rFonts w:ascii="Times New Roman" w:eastAsia="標楷體" w:hAnsi="Times New Roman"/>
                <w:szCs w:val="24"/>
              </w:rPr>
            </w:pPr>
            <w:r w:rsidRPr="00D106B7">
              <w:rPr>
                <w:rFonts w:ascii="Times New Roman" w:eastAsia="標楷體" w:hAnsi="Times New Roman"/>
                <w:szCs w:val="24"/>
              </w:rPr>
              <w:t>其他未竟事項請依據【銷退作業管制辦法】之規範辦理。</w:t>
            </w:r>
          </w:p>
          <w:p w14:paraId="460B7DED" w14:textId="7518BBA1" w:rsidR="00DD2AD8" w:rsidRPr="00C9232B" w:rsidRDefault="004346BC" w:rsidP="0068739E">
            <w:pPr>
              <w:pStyle w:val="af4"/>
              <w:numPr>
                <w:ilvl w:val="0"/>
                <w:numId w:val="39"/>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財務單位</w:t>
            </w:r>
            <w:r w:rsidR="00DD2AD8" w:rsidRPr="00C9232B">
              <w:rPr>
                <w:rFonts w:ascii="Times New Roman" w:eastAsia="標楷體" w:hAnsi="Times New Roman"/>
                <w:szCs w:val="24"/>
              </w:rPr>
              <w:t>依據退貨或折讓相關憑證及文件進行帳務處理，並依銷貨發票開立及作廢作業規範辦理發票作廢及重開作業。</w:t>
            </w:r>
          </w:p>
        </w:tc>
        <w:tc>
          <w:tcPr>
            <w:tcW w:w="5160" w:type="dxa"/>
            <w:tcBorders>
              <w:top w:val="single" w:sz="6" w:space="0" w:color="auto"/>
              <w:left w:val="single" w:sz="6" w:space="0" w:color="auto"/>
              <w:bottom w:val="single" w:sz="6" w:space="0" w:color="auto"/>
              <w:right w:val="single" w:sz="6" w:space="0" w:color="auto"/>
            </w:tcBorders>
          </w:tcPr>
          <w:p w14:paraId="59C21CE1" w14:textId="7EF93781" w:rsidR="009C7425" w:rsidRPr="00C9232B" w:rsidRDefault="00694F87" w:rsidP="0068739E">
            <w:pPr>
              <w:pStyle w:val="110"/>
              <w:numPr>
                <w:ilvl w:val="0"/>
                <w:numId w:val="40"/>
              </w:numPr>
              <w:rPr>
                <w:rFonts w:ascii="Times New Roman" w:eastAsia="標楷體" w:hAnsi="Times New Roman"/>
                <w:szCs w:val="24"/>
              </w:rPr>
            </w:pPr>
            <w:r w:rsidRPr="00C9232B">
              <w:rPr>
                <w:rFonts w:ascii="Times New Roman" w:eastAsia="標楷體" w:hAnsi="Times New Roman"/>
                <w:szCs w:val="24"/>
              </w:rPr>
              <w:lastRenderedPageBreak/>
              <w:t>銷貨退換貨或</w:t>
            </w:r>
            <w:r w:rsidR="00A40104" w:rsidRPr="00C9232B">
              <w:rPr>
                <w:rFonts w:ascii="Times New Roman" w:eastAsia="標楷體" w:hAnsi="Times New Roman"/>
                <w:szCs w:val="24"/>
              </w:rPr>
              <w:t>折讓申請應由</w:t>
            </w:r>
            <w:r w:rsidR="00415E7E" w:rsidRPr="00C9232B">
              <w:rPr>
                <w:rFonts w:ascii="Times New Roman" w:eastAsia="標楷體" w:hAnsi="Times New Roman"/>
                <w:szCs w:val="24"/>
              </w:rPr>
              <w:t>營運業務部</w:t>
            </w:r>
            <w:r w:rsidR="00A40104" w:rsidRPr="00C9232B">
              <w:rPr>
                <w:rFonts w:ascii="Times New Roman" w:eastAsia="標楷體" w:hAnsi="Times New Roman"/>
                <w:szCs w:val="24"/>
              </w:rPr>
              <w:t>填具「</w:t>
            </w:r>
            <w:r w:rsidR="00D56409" w:rsidRPr="00C9232B">
              <w:rPr>
                <w:rFonts w:ascii="Times New Roman" w:eastAsia="標楷體" w:hAnsi="Times New Roman"/>
                <w:szCs w:val="24"/>
              </w:rPr>
              <w:t>銷退單</w:t>
            </w:r>
            <w:r w:rsidR="00A40104" w:rsidRPr="00C9232B">
              <w:rPr>
                <w:rFonts w:ascii="Times New Roman" w:eastAsia="標楷體" w:hAnsi="Times New Roman"/>
                <w:szCs w:val="24"/>
              </w:rPr>
              <w:t>」，經權責主管核准後</w:t>
            </w:r>
            <w:r w:rsidR="00CC7389" w:rsidRPr="00C9232B">
              <w:rPr>
                <w:rFonts w:ascii="Times New Roman" w:eastAsia="標楷體" w:hAnsi="Times New Roman"/>
                <w:szCs w:val="24"/>
              </w:rPr>
              <w:t>始</w:t>
            </w:r>
            <w:r w:rsidR="001E6F1C" w:rsidRPr="00C9232B">
              <w:rPr>
                <w:rFonts w:ascii="Times New Roman" w:eastAsia="標楷體" w:hAnsi="Times New Roman"/>
                <w:szCs w:val="24"/>
              </w:rPr>
              <w:t>得辦理</w:t>
            </w:r>
            <w:r w:rsidR="009C7425" w:rsidRPr="00C9232B">
              <w:rPr>
                <w:rFonts w:ascii="Times New Roman" w:eastAsia="標楷體" w:hAnsi="Times New Roman"/>
                <w:szCs w:val="24"/>
              </w:rPr>
              <w:t>。</w:t>
            </w:r>
          </w:p>
          <w:p w14:paraId="5F0009D9" w14:textId="474012D9" w:rsidR="00583A09" w:rsidRPr="00C9232B" w:rsidRDefault="00DD2AD8" w:rsidP="0068739E">
            <w:pPr>
              <w:pStyle w:val="110"/>
              <w:numPr>
                <w:ilvl w:val="0"/>
                <w:numId w:val="40"/>
              </w:numPr>
              <w:rPr>
                <w:rFonts w:ascii="Times New Roman" w:eastAsia="標楷體" w:hAnsi="Times New Roman"/>
                <w:szCs w:val="24"/>
              </w:rPr>
            </w:pPr>
            <w:r w:rsidRPr="00C9232B">
              <w:rPr>
                <w:rFonts w:ascii="Times New Roman" w:eastAsia="標楷體" w:hAnsi="Times New Roman"/>
                <w:szCs w:val="24"/>
              </w:rPr>
              <w:t>退貨產品需經</w:t>
            </w:r>
            <w:r w:rsidR="00D716B2">
              <w:rPr>
                <w:rFonts w:ascii="Times New Roman" w:eastAsia="標楷體" w:hAnsi="Times New Roman" w:hint="eastAsia"/>
                <w:szCs w:val="24"/>
              </w:rPr>
              <w:t>品管</w:t>
            </w:r>
            <w:r w:rsidR="00D106B7">
              <w:rPr>
                <w:rFonts w:ascii="Times New Roman" w:eastAsia="標楷體" w:hAnsi="Times New Roman" w:hint="eastAsia"/>
                <w:szCs w:val="24"/>
              </w:rPr>
              <w:t>人</w:t>
            </w:r>
            <w:r w:rsidR="001E6F1C" w:rsidRPr="00C9232B">
              <w:rPr>
                <w:rFonts w:ascii="Times New Roman" w:eastAsia="標楷體" w:hAnsi="Times New Roman"/>
                <w:szCs w:val="24"/>
              </w:rPr>
              <w:t>員</w:t>
            </w:r>
            <w:ins w:id="233" w:author="羅亦淞" w:date="2022-01-12T11:47:00Z">
              <w:r w:rsidR="00F508FB">
                <w:rPr>
                  <w:rFonts w:ascii="Times New Roman" w:eastAsia="標楷體" w:hAnsi="Times New Roman" w:hint="eastAsia"/>
                  <w:szCs w:val="24"/>
                </w:rPr>
                <w:t>或相關單位</w:t>
              </w:r>
            </w:ins>
            <w:r w:rsidRPr="00C9232B">
              <w:rPr>
                <w:rFonts w:ascii="Times New Roman" w:eastAsia="標楷體" w:hAnsi="Times New Roman"/>
                <w:szCs w:val="24"/>
              </w:rPr>
              <w:t>驗收</w:t>
            </w:r>
            <w:r w:rsidR="00D106B7">
              <w:rPr>
                <w:rFonts w:ascii="Times New Roman" w:eastAsia="標楷體" w:hAnsi="Times New Roman" w:hint="eastAsia"/>
                <w:szCs w:val="24"/>
              </w:rPr>
              <w:t>合格</w:t>
            </w:r>
            <w:r w:rsidRPr="00C9232B">
              <w:rPr>
                <w:rFonts w:ascii="Times New Roman" w:eastAsia="標楷體" w:hAnsi="Times New Roman"/>
                <w:szCs w:val="24"/>
              </w:rPr>
              <w:t>後，</w:t>
            </w:r>
            <w:r w:rsidR="001E6F1C" w:rsidRPr="00C9232B">
              <w:rPr>
                <w:rFonts w:ascii="Times New Roman" w:eastAsia="標楷體" w:hAnsi="Times New Roman"/>
                <w:szCs w:val="24"/>
              </w:rPr>
              <w:t>才</w:t>
            </w:r>
            <w:r w:rsidRPr="00C9232B">
              <w:rPr>
                <w:rFonts w:ascii="Times New Roman" w:eastAsia="標楷體" w:hAnsi="Times New Roman"/>
                <w:szCs w:val="24"/>
              </w:rPr>
              <w:t>由</w:t>
            </w:r>
            <w:r w:rsidR="001E6F1C" w:rsidRPr="00C9232B">
              <w:rPr>
                <w:rFonts w:ascii="Times New Roman" w:eastAsia="標楷體" w:hAnsi="Times New Roman"/>
                <w:szCs w:val="24"/>
              </w:rPr>
              <w:t>倉管人員</w:t>
            </w:r>
            <w:r w:rsidRPr="00C9232B">
              <w:rPr>
                <w:rFonts w:ascii="Times New Roman" w:eastAsia="標楷體" w:hAnsi="Times New Roman"/>
                <w:szCs w:val="24"/>
              </w:rPr>
              <w:t>辦理入庫</w:t>
            </w:r>
            <w:r w:rsidR="00A32E18">
              <w:rPr>
                <w:rFonts w:ascii="Times New Roman" w:eastAsia="標楷體" w:hAnsi="Times New Roman" w:hint="eastAsia"/>
                <w:szCs w:val="24"/>
              </w:rPr>
              <w:t>至正常品倉別</w:t>
            </w:r>
            <w:r w:rsidRPr="00C9232B">
              <w:rPr>
                <w:rFonts w:ascii="Times New Roman" w:eastAsia="標楷體" w:hAnsi="Times New Roman"/>
                <w:szCs w:val="24"/>
              </w:rPr>
              <w:t>。</w:t>
            </w:r>
          </w:p>
          <w:p w14:paraId="6719D669" w14:textId="53C0ED39" w:rsidR="00821D97" w:rsidRPr="00C9232B" w:rsidRDefault="00821D97" w:rsidP="0068739E">
            <w:pPr>
              <w:pStyle w:val="110"/>
              <w:numPr>
                <w:ilvl w:val="0"/>
                <w:numId w:val="40"/>
              </w:numPr>
              <w:rPr>
                <w:rFonts w:ascii="Times New Roman" w:eastAsia="標楷體" w:hAnsi="Times New Roman"/>
                <w:szCs w:val="24"/>
              </w:rPr>
            </w:pPr>
            <w:r w:rsidRPr="00C9232B">
              <w:rPr>
                <w:rFonts w:ascii="Times New Roman" w:eastAsia="標楷體" w:hAnsi="Times New Roman"/>
                <w:szCs w:val="24"/>
              </w:rPr>
              <w:t>退貨產品應送至</w:t>
            </w:r>
            <w:r w:rsidR="00112638" w:rsidRPr="00C9232B">
              <w:rPr>
                <w:rFonts w:ascii="Times New Roman" w:eastAsia="標楷體" w:hAnsi="Times New Roman"/>
                <w:szCs w:val="24"/>
              </w:rPr>
              <w:t>送至適當儲位存放，並須與一般良品做區隔</w:t>
            </w:r>
            <w:r w:rsidRPr="00C9232B">
              <w:rPr>
                <w:rFonts w:ascii="Times New Roman" w:eastAsia="標楷體" w:hAnsi="Times New Roman"/>
                <w:szCs w:val="24"/>
              </w:rPr>
              <w:t>。</w:t>
            </w:r>
          </w:p>
          <w:p w14:paraId="5A102739" w14:textId="45E68A8C" w:rsidR="00583A09" w:rsidRPr="00C9232B" w:rsidRDefault="00583A09" w:rsidP="0068739E">
            <w:pPr>
              <w:pStyle w:val="110"/>
              <w:numPr>
                <w:ilvl w:val="0"/>
                <w:numId w:val="40"/>
              </w:numPr>
              <w:rPr>
                <w:rFonts w:ascii="Times New Roman" w:eastAsia="標楷體" w:hAnsi="Times New Roman"/>
                <w:szCs w:val="24"/>
              </w:rPr>
            </w:pPr>
            <w:r w:rsidRPr="00C9232B">
              <w:rPr>
                <w:rFonts w:ascii="Times New Roman" w:eastAsia="標楷體" w:hAnsi="Times New Roman"/>
                <w:szCs w:val="24"/>
              </w:rPr>
              <w:t>如進行</w:t>
            </w:r>
            <w:r w:rsidR="00A32E18">
              <w:rPr>
                <w:rFonts w:ascii="Times New Roman" w:eastAsia="標楷體" w:hAnsi="Times New Roman" w:hint="eastAsia"/>
                <w:szCs w:val="24"/>
              </w:rPr>
              <w:t>重新生產</w:t>
            </w:r>
            <w:r w:rsidRPr="00C9232B">
              <w:rPr>
                <w:rFonts w:ascii="Times New Roman" w:eastAsia="標楷體" w:hAnsi="Times New Roman"/>
                <w:szCs w:val="24"/>
              </w:rPr>
              <w:t>，</w:t>
            </w:r>
            <w:r w:rsidR="00415E7E" w:rsidRPr="00C9232B">
              <w:rPr>
                <w:rFonts w:ascii="Times New Roman" w:eastAsia="標楷體" w:hAnsi="Times New Roman"/>
                <w:szCs w:val="24"/>
              </w:rPr>
              <w:t>營運業務部</w:t>
            </w:r>
            <w:r w:rsidR="009C7425" w:rsidRPr="00C9232B">
              <w:rPr>
                <w:rFonts w:ascii="Times New Roman" w:eastAsia="標楷體" w:hAnsi="Times New Roman"/>
                <w:szCs w:val="24"/>
              </w:rPr>
              <w:t>應於新增之「</w:t>
            </w:r>
            <w:r w:rsidR="00055DD2" w:rsidRPr="00C9232B">
              <w:rPr>
                <w:rFonts w:ascii="Times New Roman" w:eastAsia="標楷體" w:hAnsi="Times New Roman"/>
                <w:szCs w:val="24"/>
              </w:rPr>
              <w:t>內部訂單</w:t>
            </w:r>
            <w:r w:rsidR="009C7425" w:rsidRPr="00C9232B">
              <w:rPr>
                <w:rFonts w:ascii="Times New Roman" w:eastAsia="標楷體" w:hAnsi="Times New Roman"/>
                <w:szCs w:val="24"/>
              </w:rPr>
              <w:t>」中註明</w:t>
            </w:r>
            <w:r w:rsidR="00A32E18" w:rsidRPr="00AD5EFF">
              <w:rPr>
                <w:rFonts w:ascii="Times New Roman" w:eastAsia="標楷體" w:hAnsi="Times New Roman"/>
                <w:szCs w:val="24"/>
              </w:rPr>
              <w:t>品項、數量、換貨訂單來源</w:t>
            </w:r>
            <w:r w:rsidR="00A32E18">
              <w:rPr>
                <w:rFonts w:ascii="Times New Roman" w:eastAsia="標楷體" w:hAnsi="Times New Roman" w:hint="eastAsia"/>
                <w:szCs w:val="24"/>
              </w:rPr>
              <w:t>等</w:t>
            </w:r>
            <w:r w:rsidRPr="00C9232B">
              <w:rPr>
                <w:rFonts w:ascii="Times New Roman" w:eastAsia="標楷體" w:hAnsi="Times New Roman"/>
                <w:szCs w:val="24"/>
              </w:rPr>
              <w:t>必要資訊。</w:t>
            </w:r>
          </w:p>
          <w:p w14:paraId="734B8A4E" w14:textId="1217D703" w:rsidR="001E6F1C" w:rsidRPr="00C9232B" w:rsidRDefault="001E6F1C" w:rsidP="0068739E">
            <w:pPr>
              <w:pStyle w:val="110"/>
              <w:numPr>
                <w:ilvl w:val="0"/>
                <w:numId w:val="40"/>
              </w:numPr>
              <w:rPr>
                <w:rFonts w:ascii="Times New Roman" w:eastAsia="標楷體" w:hAnsi="Times New Roman"/>
                <w:szCs w:val="24"/>
              </w:rPr>
            </w:pPr>
            <w:r w:rsidRPr="00C9232B">
              <w:rPr>
                <w:rFonts w:ascii="Times New Roman" w:eastAsia="標楷體" w:hAnsi="Times New Roman"/>
                <w:szCs w:val="24"/>
              </w:rPr>
              <w:t>國外銷售客戶如需辦理退貨或折讓，營運業務部應取得客戶簽回之折讓證明，作為「銷退單」之檢附文件一併提供予</w:t>
            </w:r>
            <w:r w:rsidR="004346BC" w:rsidRPr="00C9232B">
              <w:rPr>
                <w:rFonts w:ascii="Times New Roman" w:eastAsia="標楷體" w:hAnsi="Times New Roman"/>
                <w:szCs w:val="24"/>
              </w:rPr>
              <w:t>財務單位</w:t>
            </w:r>
            <w:r w:rsidRPr="00C9232B">
              <w:rPr>
                <w:rFonts w:ascii="Times New Roman" w:eastAsia="標楷體" w:hAnsi="Times New Roman"/>
                <w:szCs w:val="24"/>
              </w:rPr>
              <w:t>處理帳務</w:t>
            </w:r>
            <w:r w:rsidR="00C14885" w:rsidRPr="00C9232B">
              <w:rPr>
                <w:rFonts w:ascii="Times New Roman" w:eastAsia="標楷體" w:hAnsi="Times New Roman"/>
                <w:szCs w:val="24"/>
              </w:rPr>
              <w:t>。</w:t>
            </w:r>
          </w:p>
          <w:p w14:paraId="0B705B45" w14:textId="171C4535" w:rsidR="001E6F1C" w:rsidRPr="00C9232B" w:rsidRDefault="001E6F1C" w:rsidP="0068739E">
            <w:pPr>
              <w:pStyle w:val="110"/>
              <w:numPr>
                <w:ilvl w:val="0"/>
                <w:numId w:val="40"/>
              </w:numPr>
              <w:rPr>
                <w:rFonts w:ascii="Times New Roman" w:eastAsia="標楷體" w:hAnsi="Times New Roman"/>
                <w:szCs w:val="24"/>
              </w:rPr>
            </w:pPr>
            <w:r w:rsidRPr="00C9232B">
              <w:rPr>
                <w:rFonts w:ascii="Times New Roman" w:eastAsia="標楷體" w:hAnsi="Times New Roman"/>
                <w:szCs w:val="24"/>
              </w:rPr>
              <w:t>國內銷售客戶如需辦理退貨或折讓，營運業務部應</w:t>
            </w:r>
            <w:r w:rsidR="00A32E18">
              <w:rPr>
                <w:rFonts w:ascii="Times New Roman" w:eastAsia="標楷體" w:hAnsi="Times New Roman" w:hint="eastAsia"/>
                <w:szCs w:val="24"/>
              </w:rPr>
              <w:t>取得</w:t>
            </w:r>
            <w:r w:rsidRPr="00C9232B">
              <w:rPr>
                <w:rFonts w:ascii="Times New Roman" w:eastAsia="標楷體" w:hAnsi="Times New Roman"/>
                <w:szCs w:val="24"/>
              </w:rPr>
              <w:t>客戶出具之</w:t>
            </w:r>
            <w:r w:rsidR="0096316B" w:rsidRPr="0096316B">
              <w:rPr>
                <w:rFonts w:ascii="Times New Roman" w:eastAsia="標楷體" w:hAnsi="Times New Roman" w:hint="eastAsia"/>
                <w:color w:val="FF0000"/>
                <w:szCs w:val="24"/>
              </w:rPr>
              <w:t>「</w:t>
            </w:r>
            <w:r w:rsidRPr="00C9232B">
              <w:rPr>
                <w:rFonts w:ascii="Times New Roman" w:eastAsia="標楷體" w:hAnsi="Times New Roman"/>
                <w:szCs w:val="24"/>
              </w:rPr>
              <w:t>銷貨退回、進貨退出或</w:t>
            </w:r>
            <w:r w:rsidRPr="00C9232B">
              <w:rPr>
                <w:rFonts w:ascii="Times New Roman" w:eastAsia="標楷體" w:hAnsi="Times New Roman"/>
                <w:szCs w:val="24"/>
              </w:rPr>
              <w:t xml:space="preserve"> </w:t>
            </w:r>
            <w:r w:rsidRPr="00C9232B">
              <w:rPr>
                <w:rFonts w:ascii="Times New Roman" w:eastAsia="標楷體" w:hAnsi="Times New Roman"/>
                <w:szCs w:val="24"/>
              </w:rPr>
              <w:t>折讓證明單</w:t>
            </w:r>
            <w:r w:rsidR="0096316B" w:rsidRPr="0096316B">
              <w:rPr>
                <w:rFonts w:ascii="Times New Roman" w:eastAsia="標楷體" w:hAnsi="Times New Roman" w:hint="eastAsia"/>
                <w:color w:val="FF0000"/>
                <w:szCs w:val="24"/>
              </w:rPr>
              <w:t>」</w:t>
            </w:r>
            <w:r w:rsidRPr="00C9232B">
              <w:rPr>
                <w:rFonts w:ascii="Times New Roman" w:eastAsia="標楷體" w:hAnsi="Times New Roman"/>
                <w:szCs w:val="24"/>
              </w:rPr>
              <w:t>，轉予</w:t>
            </w:r>
            <w:r w:rsidR="004346BC" w:rsidRPr="00C9232B">
              <w:rPr>
                <w:rFonts w:ascii="Times New Roman" w:eastAsia="標楷體" w:hAnsi="Times New Roman"/>
                <w:szCs w:val="24"/>
              </w:rPr>
              <w:t>財務單位</w:t>
            </w:r>
            <w:r w:rsidRPr="00C9232B">
              <w:rPr>
                <w:rFonts w:ascii="Times New Roman" w:eastAsia="標楷體" w:hAnsi="Times New Roman"/>
                <w:szCs w:val="24"/>
              </w:rPr>
              <w:t>入帳</w:t>
            </w:r>
            <w:r w:rsidR="00C14885" w:rsidRPr="00C9232B">
              <w:rPr>
                <w:rFonts w:ascii="Times New Roman" w:eastAsia="標楷體" w:hAnsi="Times New Roman"/>
                <w:szCs w:val="24"/>
              </w:rPr>
              <w:t>。</w:t>
            </w:r>
          </w:p>
          <w:p w14:paraId="3D3E4BB5" w14:textId="504C17B2" w:rsidR="00821D97" w:rsidRPr="00C9232B" w:rsidRDefault="004346BC" w:rsidP="0068739E">
            <w:pPr>
              <w:pStyle w:val="110"/>
              <w:numPr>
                <w:ilvl w:val="0"/>
                <w:numId w:val="40"/>
              </w:numPr>
              <w:rPr>
                <w:rFonts w:ascii="Times New Roman" w:eastAsia="標楷體" w:hAnsi="Times New Roman"/>
                <w:szCs w:val="24"/>
              </w:rPr>
            </w:pPr>
            <w:r w:rsidRPr="00C9232B">
              <w:rPr>
                <w:rFonts w:ascii="Times New Roman" w:eastAsia="標楷體" w:hAnsi="Times New Roman"/>
                <w:szCs w:val="24"/>
              </w:rPr>
              <w:t>財務單位</w:t>
            </w:r>
            <w:r w:rsidR="00821D97" w:rsidRPr="00C9232B">
              <w:rPr>
                <w:rFonts w:ascii="Times New Roman" w:eastAsia="標楷體" w:hAnsi="Times New Roman"/>
                <w:szCs w:val="24"/>
              </w:rPr>
              <w:t>依據退貨或折讓相關憑證及文件進行帳務處理，並依銷貨發票開立及作廢作業規範辦理發票作廢及重開作業。</w:t>
            </w:r>
          </w:p>
          <w:p w14:paraId="42D3D782" w14:textId="77777777" w:rsidR="00DD2AD8" w:rsidRPr="00C9232B" w:rsidRDefault="00DD2AD8" w:rsidP="00A72C55">
            <w:pPr>
              <w:pStyle w:val="110"/>
              <w:ind w:left="0" w:firstLine="0"/>
              <w:rPr>
                <w:rFonts w:ascii="Times New Roman" w:eastAsia="標楷體" w:hAnsi="Times New Roman"/>
                <w:szCs w:val="24"/>
              </w:rPr>
            </w:pPr>
          </w:p>
        </w:tc>
        <w:tc>
          <w:tcPr>
            <w:tcW w:w="3912" w:type="dxa"/>
            <w:tcBorders>
              <w:top w:val="single" w:sz="6" w:space="0" w:color="auto"/>
              <w:left w:val="single" w:sz="6" w:space="0" w:color="auto"/>
              <w:bottom w:val="single" w:sz="6" w:space="0" w:color="auto"/>
              <w:right w:val="single" w:sz="6" w:space="0" w:color="auto"/>
            </w:tcBorders>
          </w:tcPr>
          <w:p w14:paraId="0B74F717" w14:textId="03AB7BE2" w:rsidR="00DD2AD8" w:rsidRPr="00C9232B" w:rsidRDefault="00DD2AD8" w:rsidP="0068739E">
            <w:pPr>
              <w:pStyle w:val="af4"/>
              <w:numPr>
                <w:ilvl w:val="0"/>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依據資料：</w:t>
            </w:r>
            <w:r w:rsidRPr="00C9232B">
              <w:rPr>
                <w:rFonts w:ascii="Times New Roman" w:eastAsia="標楷體" w:hAnsi="Times New Roman"/>
                <w:szCs w:val="24"/>
              </w:rPr>
              <w:t xml:space="preserve"> </w:t>
            </w:r>
          </w:p>
          <w:p w14:paraId="42BE02DA" w14:textId="2EF16B62" w:rsidR="001E6F1C" w:rsidRPr="00C9232B" w:rsidRDefault="001E6F1C"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核決權限表</w:t>
            </w:r>
          </w:p>
          <w:p w14:paraId="7831D79E" w14:textId="2681A73A" w:rsidR="00DD2AD8" w:rsidRPr="00C9232B" w:rsidRDefault="00461BA5"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rPr>
              <w:t>客戶抱怨管理程序</w:t>
            </w:r>
          </w:p>
          <w:p w14:paraId="083E150C" w14:textId="56F924D3" w:rsidR="0055080B" w:rsidRPr="00C9232B" w:rsidRDefault="00461BA5"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noProof/>
                <w:color w:val="000000" w:themeColor="text1"/>
              </w:rPr>
              <w:t>不合格品作業管制程序書</w:t>
            </w:r>
          </w:p>
          <w:p w14:paraId="2776B979" w14:textId="2F069ACE" w:rsidR="00C14885" w:rsidRPr="00C9232B" w:rsidRDefault="00C14885"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rPr>
              <w:t>設計變更審查管理程序</w:t>
            </w:r>
          </w:p>
          <w:p w14:paraId="0986773E" w14:textId="58843E88" w:rsidR="00C14885" w:rsidRPr="003E5C12" w:rsidRDefault="00C14885"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rPr>
              <w:t>銷退作業管制辦法</w:t>
            </w:r>
          </w:p>
          <w:p w14:paraId="645FD6F9" w14:textId="3D865EEC" w:rsidR="003E5C12" w:rsidRDefault="003E5C12"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統一發票使用辦法</w:t>
            </w:r>
          </w:p>
          <w:p w14:paraId="66F454CE" w14:textId="2CCF420C" w:rsidR="003E5C12" w:rsidRPr="00C9232B" w:rsidRDefault="003E5C12"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電子發票實施作業要點</w:t>
            </w:r>
          </w:p>
          <w:p w14:paraId="79FF3059" w14:textId="77777777" w:rsidR="00DD2AD8" w:rsidRPr="00C9232B" w:rsidRDefault="00DD2AD8" w:rsidP="00A72C55">
            <w:pPr>
              <w:adjustRightInd/>
              <w:spacing w:line="240" w:lineRule="auto"/>
              <w:jc w:val="both"/>
              <w:textAlignment w:val="auto"/>
              <w:rPr>
                <w:rFonts w:ascii="Times New Roman" w:eastAsia="標楷體" w:hAnsi="Times New Roman"/>
                <w:szCs w:val="24"/>
                <w:lang w:eastAsia="zh-CN"/>
              </w:rPr>
            </w:pPr>
          </w:p>
          <w:p w14:paraId="4DEEC4F6" w14:textId="77777777" w:rsidR="00DD2AD8" w:rsidRPr="00C9232B" w:rsidRDefault="00DD2AD8" w:rsidP="0068739E">
            <w:pPr>
              <w:pStyle w:val="af4"/>
              <w:numPr>
                <w:ilvl w:val="0"/>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使用表單：</w:t>
            </w:r>
            <w:r w:rsidRPr="00C9232B">
              <w:rPr>
                <w:rFonts w:ascii="Times New Roman" w:eastAsia="標楷體" w:hAnsi="Times New Roman"/>
                <w:szCs w:val="24"/>
              </w:rPr>
              <w:t xml:space="preserve"> </w:t>
            </w:r>
          </w:p>
          <w:p w14:paraId="5C06EA4E" w14:textId="0B0B9BE7" w:rsidR="00DD2AD8" w:rsidRPr="00C9232B" w:rsidRDefault="001E6F1C"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客訴單</w:t>
            </w:r>
          </w:p>
          <w:p w14:paraId="10E9B4F2" w14:textId="06C2ECC3" w:rsidR="001E6F1C" w:rsidRPr="00C9232B" w:rsidRDefault="001E6F1C"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銷退單</w:t>
            </w:r>
          </w:p>
          <w:p w14:paraId="1057A37B" w14:textId="5CCFB6EF" w:rsidR="00DD2AD8" w:rsidRPr="00C9232B" w:rsidRDefault="00055DD2"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內部訂單</w:t>
            </w:r>
          </w:p>
          <w:p w14:paraId="19C3914C" w14:textId="3B9C06E5" w:rsidR="001E6F1C" w:rsidRPr="00C9232B" w:rsidRDefault="001E6F1C" w:rsidP="0068739E">
            <w:pPr>
              <w:pStyle w:val="af4"/>
              <w:numPr>
                <w:ilvl w:val="1"/>
                <w:numId w:val="41"/>
              </w:numPr>
              <w:adjustRightInd/>
              <w:spacing w:line="240" w:lineRule="auto"/>
              <w:ind w:leftChars="0"/>
              <w:jc w:val="both"/>
              <w:textAlignment w:val="auto"/>
              <w:rPr>
                <w:rFonts w:ascii="Times New Roman" w:eastAsia="標楷體" w:hAnsi="Times New Roman"/>
                <w:szCs w:val="24"/>
              </w:rPr>
            </w:pPr>
            <w:r w:rsidRPr="00C9232B">
              <w:rPr>
                <w:rFonts w:ascii="Times New Roman" w:eastAsia="標楷體" w:hAnsi="Times New Roman"/>
                <w:szCs w:val="24"/>
              </w:rPr>
              <w:t>銷貨退回、進貨退出或折讓證明單</w:t>
            </w:r>
          </w:p>
          <w:p w14:paraId="12B97E32" w14:textId="77777777" w:rsidR="00DD2AD8" w:rsidRPr="00C9232B" w:rsidRDefault="00DD2AD8" w:rsidP="00A72C55">
            <w:pPr>
              <w:adjustRightInd/>
              <w:spacing w:line="240" w:lineRule="auto"/>
              <w:jc w:val="both"/>
              <w:textAlignment w:val="auto"/>
              <w:rPr>
                <w:rFonts w:ascii="Times New Roman" w:eastAsia="標楷體" w:hAnsi="Times New Roman"/>
                <w:szCs w:val="24"/>
              </w:rPr>
            </w:pPr>
          </w:p>
          <w:p w14:paraId="712B0E91" w14:textId="77777777" w:rsidR="00DD2AD8" w:rsidRPr="00C9232B" w:rsidRDefault="00DD2AD8" w:rsidP="00A72C55">
            <w:pPr>
              <w:pStyle w:val="af4"/>
              <w:adjustRightInd/>
              <w:spacing w:line="240" w:lineRule="auto"/>
              <w:ind w:leftChars="0" w:left="960"/>
              <w:jc w:val="both"/>
              <w:textAlignment w:val="auto"/>
              <w:rPr>
                <w:rFonts w:ascii="Times New Roman" w:eastAsia="標楷體" w:hAnsi="Times New Roman"/>
                <w:szCs w:val="24"/>
              </w:rPr>
            </w:pPr>
          </w:p>
        </w:tc>
      </w:tr>
    </w:tbl>
    <w:p w14:paraId="7E16E3A1" w14:textId="77777777" w:rsidR="007E5CCD" w:rsidRPr="00D27052" w:rsidRDefault="007E5CCD" w:rsidP="0037655E">
      <w:pPr>
        <w:widowControl/>
        <w:adjustRightInd/>
        <w:spacing w:line="240" w:lineRule="auto"/>
        <w:textAlignment w:val="auto"/>
        <w:rPr>
          <w:rFonts w:eastAsia="標楷體"/>
          <w:spacing w:val="20"/>
          <w:szCs w:val="24"/>
        </w:rPr>
      </w:pPr>
    </w:p>
    <w:sectPr w:rsidR="007E5CCD" w:rsidRPr="00D27052" w:rsidSect="0037655E">
      <w:headerReference w:type="default" r:id="rId26"/>
      <w:footerReference w:type="default" r:id="rId27"/>
      <w:pgSz w:w="16840" w:h="11907" w:orient="landscape" w:code="9"/>
      <w:pgMar w:top="921" w:right="964" w:bottom="1134" w:left="993" w:header="567" w:footer="567" w:gutter="0"/>
      <w:cols w:space="425"/>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4" w:author="Chan, Isabel T." w:date="2022-02-23T10:28:00Z" w:initials="CIT">
    <w:p w14:paraId="68E44486" w14:textId="6E6F5E83" w:rsidR="008A4CD7" w:rsidRPr="008352D5" w:rsidRDefault="008A4CD7">
      <w:pPr>
        <w:pStyle w:val="a9"/>
      </w:pPr>
      <w:r>
        <w:rPr>
          <w:rStyle w:val="af"/>
        </w:rPr>
        <w:annotationRef/>
      </w:r>
      <w:r>
        <w:rPr>
          <w:rFonts w:hint="eastAsia"/>
        </w:rPr>
        <w:t>改成裝機</w:t>
      </w:r>
    </w:p>
  </w:comment>
  <w:comment w:id="157" w:author="羅亦淞" w:date="2022-02-22T16:10:00Z" w:initials="羅亦淞">
    <w:p w14:paraId="58A3626A" w14:textId="4754BB1D" w:rsidR="008A4CD7" w:rsidRDefault="008A4CD7">
      <w:pPr>
        <w:pStyle w:val="a9"/>
      </w:pPr>
      <w:r>
        <w:rPr>
          <w:rStyle w:val="af"/>
        </w:rPr>
        <w:annotationRef/>
      </w:r>
      <w:r>
        <w:rPr>
          <w:rFonts w:hint="eastAsia"/>
        </w:rPr>
        <w:t>??</w:t>
      </w:r>
    </w:p>
  </w:comment>
  <w:comment w:id="158" w:author="Chan, Isabel T." w:date="2022-03-02T11:04:00Z" w:initials="CIT">
    <w:p w14:paraId="3A955F5A" w14:textId="4DF6351C" w:rsidR="008A4CD7" w:rsidRDefault="008A4CD7">
      <w:pPr>
        <w:pStyle w:val="a9"/>
      </w:pPr>
      <w:r>
        <w:rPr>
          <w:rStyle w:val="af"/>
        </w:rPr>
        <w:annotationRef/>
      </w:r>
      <w:r>
        <w:rPr>
          <w:rFonts w:hint="eastAsia"/>
        </w:rPr>
        <w:t>這邊不寫死要怎麼確認客戶驗收完成，可以適用合約、過去經驗推斷、拿到驗收報告，或是收到款項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E44486" w15:done="0"/>
  <w15:commentEx w15:paraId="58A3626A" w15:done="0"/>
  <w15:commentEx w15:paraId="3A955F5A" w15:paraIdParent="58A3626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E44486" w16cid:durableId="25EEE391"/>
  <w16cid:commentId w16cid:paraId="58A3626A" w16cid:durableId="25EEE392"/>
  <w16cid:commentId w16cid:paraId="3A955F5A" w16cid:durableId="25EEE3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11123" w14:textId="77777777" w:rsidR="008D42EE" w:rsidRDefault="008D42EE">
      <w:pPr>
        <w:spacing w:line="240" w:lineRule="auto"/>
      </w:pPr>
      <w:r>
        <w:separator/>
      </w:r>
    </w:p>
  </w:endnote>
  <w:endnote w:type="continuationSeparator" w:id="0">
    <w:p w14:paraId="09453596" w14:textId="77777777" w:rsidR="008D42EE" w:rsidRDefault="008D42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華康中楷體">
    <w:altName w:val="微軟正黑體"/>
    <w:charset w:val="88"/>
    <w:family w:val="modern"/>
    <w:pitch w:val="fixed"/>
    <w:sig w:usb0="00000003" w:usb1="08080000" w:usb2="00000010"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F8F1F" w14:textId="77777777" w:rsidR="008A4CD7" w:rsidRDefault="008A4CD7">
    <w:pPr>
      <w:framePr w:wrap="around" w:vAnchor="text" w:hAnchor="margin" w:xAlign="center" w:y="1"/>
    </w:pPr>
    <w:r>
      <w:fldChar w:fldCharType="begin"/>
    </w:r>
    <w:r>
      <w:instrText xml:space="preserve">PAGE  </w:instrText>
    </w:r>
    <w:r>
      <w:fldChar w:fldCharType="separate"/>
    </w:r>
    <w:r>
      <w:rPr>
        <w:noProof/>
      </w:rPr>
      <w:t>28</w:t>
    </w:r>
    <w:r>
      <w:fldChar w:fldCharType="end"/>
    </w:r>
  </w:p>
  <w:p w14:paraId="2E124A9D" w14:textId="77777777" w:rsidR="008A4CD7" w:rsidRDefault="008A4CD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2AB41" w14:textId="1DF11013" w:rsidR="008A4CD7" w:rsidRPr="00DE1952" w:rsidRDefault="008A4CD7" w:rsidP="00367E10">
    <w:pPr>
      <w:pStyle w:val="a5"/>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60CA0" w14:textId="55B18336" w:rsidR="008A4CD7" w:rsidRPr="008037E0" w:rsidRDefault="008A4CD7" w:rsidP="00A374D7">
    <w:pPr>
      <w:pStyle w:val="a5"/>
      <w:wordWrap w:val="0"/>
      <w:jc w:val="right"/>
      <w:rPr>
        <w:rFonts w:ascii="華康中楷體"/>
      </w:rPr>
    </w:pPr>
    <w:ins w:id="20" w:author="Chan, Isabel T." w:date="2022-03-03T11:24:00Z">
      <w:r>
        <w:rPr>
          <w:rFonts w:ascii="Times New Roman" w:eastAsia="標楷體" w:hAnsi="Times New Roman" w:hint="eastAsia"/>
          <w:sz w:val="22"/>
          <w:szCs w:val="22"/>
        </w:rPr>
        <w:t>CS</w:t>
      </w:r>
      <w:r w:rsidRPr="00EA4CE6">
        <w:rPr>
          <w:rFonts w:ascii="Times New Roman" w:eastAsia="標楷體" w:hAnsi="Times New Roman" w:hint="eastAsia"/>
          <w:sz w:val="22"/>
          <w:szCs w:val="22"/>
        </w:rPr>
        <w:t>-</w:t>
      </w:r>
      <w:r>
        <w:rPr>
          <w:rFonts w:ascii="標楷體" w:eastAsia="標楷體" w:hAnsi="標楷體" w:hint="eastAsia"/>
          <w:sz w:val="22"/>
          <w:szCs w:val="22"/>
        </w:rPr>
        <w:t>銷售及收款</w:t>
      </w:r>
      <w:r w:rsidRPr="00455C65">
        <w:rPr>
          <w:rFonts w:ascii="標楷體" w:eastAsia="標楷體" w:hAnsi="標楷體" w:hint="eastAsia"/>
          <w:sz w:val="22"/>
          <w:szCs w:val="22"/>
        </w:rPr>
        <w:t>循環</w:t>
      </w:r>
      <w:r w:rsidRPr="00EA4CE6">
        <w:rPr>
          <w:rFonts w:ascii="Times New Roman" w:eastAsia="標楷體" w:hAnsi="Times New Roman" w:hint="eastAsia"/>
          <w:sz w:val="22"/>
          <w:szCs w:val="22"/>
        </w:rPr>
        <w:t xml:space="preserve"> </w:t>
      </w:r>
      <w:r w:rsidRPr="00FC2C72">
        <w:rPr>
          <w:rFonts w:ascii="Times New Roman" w:eastAsia="標楷體" w:hAnsi="Times New Roman"/>
          <w:sz w:val="22"/>
          <w:szCs w:val="22"/>
        </w:rPr>
        <w:t>頁次</w:t>
      </w:r>
      <w:r>
        <w:rPr>
          <w:rFonts w:ascii="Times New Roman" w:eastAsia="標楷體" w:hAnsi="Times New Roman" w:hint="eastAsia"/>
          <w:sz w:val="22"/>
          <w:szCs w:val="22"/>
        </w:rPr>
        <w:t>：</w:t>
      </w:r>
      <w:r w:rsidRPr="00FC2C72">
        <w:rPr>
          <w:rFonts w:ascii="Times New Roman" w:eastAsia="標楷體" w:hAnsi="Times New Roman" w:hint="eastAsia"/>
          <w:sz w:val="22"/>
          <w:szCs w:val="22"/>
        </w:rPr>
        <w:t xml:space="preserve"> </w:t>
      </w:r>
      <w:r w:rsidRPr="00FC2C72">
        <w:rPr>
          <w:rStyle w:val="a7"/>
          <w:rFonts w:ascii="Times New Roman" w:eastAsia="標楷體" w:hAnsi="Times New Roman" w:cs="新細明體"/>
          <w:sz w:val="22"/>
          <w:szCs w:val="22"/>
        </w:rPr>
        <w:fldChar w:fldCharType="begin"/>
      </w:r>
      <w:r w:rsidRPr="00FC2C72">
        <w:rPr>
          <w:rStyle w:val="a7"/>
          <w:rFonts w:ascii="Times New Roman" w:eastAsia="標楷體" w:hAnsi="Times New Roman" w:cs="新細明體"/>
          <w:sz w:val="22"/>
          <w:szCs w:val="22"/>
        </w:rPr>
        <w:instrText xml:space="preserve">PAGE  </w:instrText>
      </w:r>
      <w:r w:rsidRPr="00FC2C72">
        <w:rPr>
          <w:rStyle w:val="a7"/>
          <w:rFonts w:ascii="Times New Roman" w:eastAsia="標楷體" w:hAnsi="Times New Roman" w:cs="新細明體"/>
          <w:sz w:val="22"/>
          <w:szCs w:val="22"/>
        </w:rPr>
        <w:fldChar w:fldCharType="separate"/>
      </w:r>
    </w:ins>
    <w:r w:rsidR="00D444BC">
      <w:rPr>
        <w:rStyle w:val="a7"/>
        <w:rFonts w:ascii="Times New Roman" w:eastAsia="標楷體" w:hAnsi="Times New Roman" w:cs="新細明體"/>
        <w:noProof/>
        <w:sz w:val="22"/>
        <w:szCs w:val="22"/>
      </w:rPr>
      <w:t>6</w:t>
    </w:r>
    <w:ins w:id="21" w:author="Chan, Isabel T." w:date="2022-03-03T11:24:00Z">
      <w:r w:rsidRPr="00FC2C72">
        <w:rPr>
          <w:rStyle w:val="a7"/>
          <w:rFonts w:ascii="Times New Roman" w:eastAsia="標楷體" w:hAnsi="Times New Roman" w:cs="新細明體"/>
          <w:sz w:val="22"/>
          <w:szCs w:val="22"/>
        </w:rPr>
        <w:fldChar w:fldCharType="end"/>
      </w:r>
      <w:r w:rsidRPr="00FC2C72">
        <w:rPr>
          <w:rStyle w:val="a7"/>
          <w:rFonts w:ascii="Times New Roman" w:eastAsia="標楷體" w:hAnsi="Times New Roman"/>
          <w:sz w:val="22"/>
          <w:szCs w:val="22"/>
        </w:rPr>
        <w:t xml:space="preserve"> </w:t>
      </w:r>
      <w:r w:rsidRPr="00FC2C72">
        <w:rPr>
          <w:rStyle w:val="a7"/>
          <w:rFonts w:ascii="Times New Roman" w:eastAsia="標楷體" w:hAnsi="Times New Roman" w:hint="eastAsia"/>
          <w:sz w:val="22"/>
          <w:szCs w:val="22"/>
        </w:rPr>
        <w:t>/</w:t>
      </w:r>
      <w:r w:rsidRPr="00FC2C72">
        <w:rPr>
          <w:rStyle w:val="a7"/>
          <w:rFonts w:ascii="Times New Roman" w:eastAsia="標楷體" w:hAnsi="Times New Roman"/>
          <w:sz w:val="22"/>
          <w:szCs w:val="22"/>
        </w:rPr>
        <w:t xml:space="preserve"> </w:t>
      </w:r>
      <w:r w:rsidRPr="00FC2C72">
        <w:rPr>
          <w:rStyle w:val="a7"/>
          <w:rFonts w:ascii="Times New Roman" w:eastAsia="標楷體" w:hAnsi="Times New Roman"/>
          <w:sz w:val="22"/>
          <w:szCs w:val="22"/>
        </w:rPr>
        <w:fldChar w:fldCharType="begin"/>
      </w:r>
      <w:r w:rsidRPr="00FC2C72">
        <w:rPr>
          <w:rStyle w:val="a7"/>
          <w:rFonts w:ascii="Times New Roman" w:eastAsia="標楷體" w:hAnsi="Times New Roman"/>
          <w:sz w:val="22"/>
          <w:szCs w:val="22"/>
        </w:rPr>
        <w:instrText xml:space="preserve"> NUMPAGES  \* Arabic </w:instrText>
      </w:r>
      <w:r w:rsidRPr="00FC2C72">
        <w:rPr>
          <w:rStyle w:val="a7"/>
          <w:rFonts w:ascii="Times New Roman" w:eastAsia="標楷體" w:hAnsi="Times New Roman"/>
          <w:sz w:val="22"/>
          <w:szCs w:val="22"/>
        </w:rPr>
        <w:fldChar w:fldCharType="separate"/>
      </w:r>
    </w:ins>
    <w:r w:rsidR="00D444BC">
      <w:rPr>
        <w:rStyle w:val="a7"/>
        <w:rFonts w:ascii="Times New Roman" w:eastAsia="標楷體" w:hAnsi="Times New Roman"/>
        <w:noProof/>
        <w:sz w:val="22"/>
        <w:szCs w:val="22"/>
      </w:rPr>
      <w:t>38</w:t>
    </w:r>
    <w:ins w:id="22" w:author="Chan, Isabel T." w:date="2022-03-03T11:24:00Z">
      <w:r w:rsidRPr="00FC2C72">
        <w:rPr>
          <w:rStyle w:val="a7"/>
          <w:rFonts w:ascii="Times New Roman" w:eastAsia="標楷體" w:hAnsi="Times New Roman"/>
          <w:sz w:val="22"/>
          <w:szCs w:val="22"/>
        </w:rPr>
        <w:fldChar w:fldCharType="end"/>
      </w:r>
    </w:ins>
  </w:p>
  <w:p w14:paraId="23DF1DE9" w14:textId="77777777" w:rsidR="008A4CD7" w:rsidRPr="00A374D7" w:rsidRDefault="008A4CD7">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37F9F" w14:textId="3C2DF45E" w:rsidR="008A4CD7" w:rsidRPr="00DE1952" w:rsidRDefault="008A4CD7" w:rsidP="008F5874">
    <w:pPr>
      <w:pStyle w:val="a5"/>
      <w:jc w:val="right"/>
    </w:pPr>
    <w:ins w:id="234" w:author="Chan, Isabel T." w:date="2022-03-03T11:42:00Z">
      <w:r>
        <w:rPr>
          <w:rFonts w:ascii="Times New Roman" w:eastAsia="標楷體" w:hAnsi="Times New Roman" w:hint="eastAsia"/>
          <w:sz w:val="22"/>
          <w:szCs w:val="22"/>
        </w:rPr>
        <w:t>CS</w:t>
      </w:r>
      <w:r w:rsidRPr="00EA4CE6">
        <w:rPr>
          <w:rFonts w:ascii="Times New Roman" w:eastAsia="標楷體" w:hAnsi="Times New Roman" w:hint="eastAsia"/>
          <w:sz w:val="22"/>
          <w:szCs w:val="22"/>
        </w:rPr>
        <w:t>-</w:t>
      </w:r>
      <w:r>
        <w:rPr>
          <w:rFonts w:ascii="標楷體" w:eastAsia="標楷體" w:hAnsi="標楷體" w:hint="eastAsia"/>
          <w:sz w:val="22"/>
          <w:szCs w:val="22"/>
        </w:rPr>
        <w:t>銷售及收款</w:t>
      </w:r>
      <w:r w:rsidRPr="00455C65">
        <w:rPr>
          <w:rFonts w:ascii="標楷體" w:eastAsia="標楷體" w:hAnsi="標楷體" w:hint="eastAsia"/>
          <w:sz w:val="22"/>
          <w:szCs w:val="22"/>
        </w:rPr>
        <w:t>循環</w:t>
      </w:r>
      <w:r w:rsidRPr="00EA4CE6">
        <w:rPr>
          <w:rFonts w:ascii="Times New Roman" w:eastAsia="標楷體" w:hAnsi="Times New Roman" w:hint="eastAsia"/>
          <w:sz w:val="22"/>
          <w:szCs w:val="22"/>
        </w:rPr>
        <w:t xml:space="preserve"> </w:t>
      </w:r>
      <w:r w:rsidRPr="00FC2C72">
        <w:rPr>
          <w:rFonts w:ascii="Times New Roman" w:eastAsia="標楷體" w:hAnsi="Times New Roman"/>
          <w:sz w:val="22"/>
          <w:szCs w:val="22"/>
        </w:rPr>
        <w:t>頁次</w:t>
      </w:r>
      <w:r>
        <w:rPr>
          <w:rFonts w:ascii="Times New Roman" w:eastAsia="標楷體" w:hAnsi="Times New Roman" w:hint="eastAsia"/>
          <w:sz w:val="22"/>
          <w:szCs w:val="22"/>
        </w:rPr>
        <w:t>：</w:t>
      </w:r>
      <w:r w:rsidRPr="00FC2C72">
        <w:rPr>
          <w:rFonts w:ascii="Times New Roman" w:eastAsia="標楷體" w:hAnsi="Times New Roman" w:hint="eastAsia"/>
          <w:sz w:val="22"/>
          <w:szCs w:val="22"/>
        </w:rPr>
        <w:t xml:space="preserve"> </w:t>
      </w:r>
      <w:r w:rsidRPr="00FC2C72">
        <w:rPr>
          <w:rStyle w:val="a7"/>
          <w:rFonts w:ascii="Times New Roman" w:eastAsia="標楷體" w:hAnsi="Times New Roman" w:cs="新細明體"/>
          <w:sz w:val="22"/>
          <w:szCs w:val="22"/>
        </w:rPr>
        <w:fldChar w:fldCharType="begin"/>
      </w:r>
      <w:r w:rsidRPr="00FC2C72">
        <w:rPr>
          <w:rStyle w:val="a7"/>
          <w:rFonts w:ascii="Times New Roman" w:eastAsia="標楷體" w:hAnsi="Times New Roman" w:cs="新細明體"/>
          <w:sz w:val="22"/>
          <w:szCs w:val="22"/>
        </w:rPr>
        <w:instrText xml:space="preserve">PAGE  </w:instrText>
      </w:r>
      <w:r w:rsidRPr="00FC2C72">
        <w:rPr>
          <w:rStyle w:val="a7"/>
          <w:rFonts w:ascii="Times New Roman" w:eastAsia="標楷體" w:hAnsi="Times New Roman" w:cs="新細明體"/>
          <w:sz w:val="22"/>
          <w:szCs w:val="22"/>
        </w:rPr>
        <w:fldChar w:fldCharType="separate"/>
      </w:r>
    </w:ins>
    <w:r w:rsidR="00D444BC">
      <w:rPr>
        <w:rStyle w:val="a7"/>
        <w:rFonts w:ascii="Times New Roman" w:eastAsia="標楷體" w:hAnsi="Times New Roman" w:cs="新細明體"/>
        <w:noProof/>
        <w:sz w:val="22"/>
        <w:szCs w:val="22"/>
      </w:rPr>
      <w:t>38</w:t>
    </w:r>
    <w:ins w:id="235" w:author="Chan, Isabel T." w:date="2022-03-03T11:42:00Z">
      <w:r w:rsidRPr="00FC2C72">
        <w:rPr>
          <w:rStyle w:val="a7"/>
          <w:rFonts w:ascii="Times New Roman" w:eastAsia="標楷體" w:hAnsi="Times New Roman" w:cs="新細明體"/>
          <w:sz w:val="22"/>
          <w:szCs w:val="22"/>
        </w:rPr>
        <w:fldChar w:fldCharType="end"/>
      </w:r>
      <w:r w:rsidRPr="00FC2C72">
        <w:rPr>
          <w:rStyle w:val="a7"/>
          <w:rFonts w:ascii="Times New Roman" w:eastAsia="標楷體" w:hAnsi="Times New Roman"/>
          <w:sz w:val="22"/>
          <w:szCs w:val="22"/>
        </w:rPr>
        <w:t xml:space="preserve"> </w:t>
      </w:r>
      <w:r w:rsidRPr="00FC2C72">
        <w:rPr>
          <w:rStyle w:val="a7"/>
          <w:rFonts w:ascii="Times New Roman" w:eastAsia="標楷體" w:hAnsi="Times New Roman" w:hint="eastAsia"/>
          <w:sz w:val="22"/>
          <w:szCs w:val="22"/>
        </w:rPr>
        <w:t>/</w:t>
      </w:r>
      <w:r w:rsidRPr="00FC2C72">
        <w:rPr>
          <w:rStyle w:val="a7"/>
          <w:rFonts w:ascii="Times New Roman" w:eastAsia="標楷體" w:hAnsi="Times New Roman"/>
          <w:sz w:val="22"/>
          <w:szCs w:val="22"/>
        </w:rPr>
        <w:t xml:space="preserve"> </w:t>
      </w:r>
      <w:r w:rsidRPr="00FC2C72">
        <w:rPr>
          <w:rStyle w:val="a7"/>
          <w:rFonts w:ascii="Times New Roman" w:eastAsia="標楷體" w:hAnsi="Times New Roman"/>
          <w:sz w:val="22"/>
          <w:szCs w:val="22"/>
        </w:rPr>
        <w:fldChar w:fldCharType="begin"/>
      </w:r>
      <w:r w:rsidRPr="00FC2C72">
        <w:rPr>
          <w:rStyle w:val="a7"/>
          <w:rFonts w:ascii="Times New Roman" w:eastAsia="標楷體" w:hAnsi="Times New Roman"/>
          <w:sz w:val="22"/>
          <w:szCs w:val="22"/>
        </w:rPr>
        <w:instrText xml:space="preserve"> NUMPAGES  \* Arabic </w:instrText>
      </w:r>
      <w:r w:rsidRPr="00FC2C72">
        <w:rPr>
          <w:rStyle w:val="a7"/>
          <w:rFonts w:ascii="Times New Roman" w:eastAsia="標楷體" w:hAnsi="Times New Roman"/>
          <w:sz w:val="22"/>
          <w:szCs w:val="22"/>
        </w:rPr>
        <w:fldChar w:fldCharType="separate"/>
      </w:r>
    </w:ins>
    <w:r w:rsidR="00D444BC">
      <w:rPr>
        <w:rStyle w:val="a7"/>
        <w:rFonts w:ascii="Times New Roman" w:eastAsia="標楷體" w:hAnsi="Times New Roman"/>
        <w:noProof/>
        <w:sz w:val="22"/>
        <w:szCs w:val="22"/>
      </w:rPr>
      <w:t>38</w:t>
    </w:r>
    <w:ins w:id="236" w:author="Chan, Isabel T." w:date="2022-03-03T11:42:00Z">
      <w:r w:rsidRPr="00FC2C72">
        <w:rPr>
          <w:rStyle w:val="a7"/>
          <w:rFonts w:ascii="Times New Roman" w:eastAsia="標楷體" w:hAnsi="Times New Roman"/>
          <w:sz w:val="22"/>
          <w:szCs w:val="22"/>
        </w:rP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0BDB7" w14:textId="77777777" w:rsidR="008D42EE" w:rsidRDefault="008D42EE">
      <w:pPr>
        <w:spacing w:line="240" w:lineRule="auto"/>
      </w:pPr>
      <w:r>
        <w:separator/>
      </w:r>
    </w:p>
  </w:footnote>
  <w:footnote w:type="continuationSeparator" w:id="0">
    <w:p w14:paraId="4C26D088" w14:textId="77777777" w:rsidR="008D42EE" w:rsidRDefault="008D42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dxa"/>
      <w:tblInd w:w="-34" w:type="dxa"/>
      <w:tblLayout w:type="fixed"/>
      <w:tblLook w:val="04A0" w:firstRow="1" w:lastRow="0" w:firstColumn="1" w:lastColumn="0" w:noHBand="0" w:noVBand="1"/>
    </w:tblPr>
    <w:tblGrid>
      <w:gridCol w:w="4108"/>
      <w:gridCol w:w="3434"/>
      <w:gridCol w:w="3012"/>
      <w:gridCol w:w="4108"/>
    </w:tblGrid>
    <w:tr w:rsidR="008A4CD7" w:rsidRPr="00B11CFB" w14:paraId="734FE0E1" w14:textId="77777777" w:rsidTr="00367E10">
      <w:trPr>
        <w:trHeight w:val="840"/>
      </w:trPr>
      <w:tc>
        <w:tcPr>
          <w:tcW w:w="4108"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tcPr>
        <w:p w14:paraId="390D299C" w14:textId="68F08C34" w:rsidR="008A4CD7" w:rsidRPr="00B11CFB" w:rsidRDefault="008A4CD7" w:rsidP="00832914">
          <w:pPr>
            <w:pStyle w:val="a3"/>
            <w:spacing w:line="240" w:lineRule="auto"/>
            <w:rPr>
              <w:rFonts w:eastAsia="標楷體"/>
              <w:sz w:val="26"/>
              <w:szCs w:val="26"/>
            </w:rPr>
          </w:pPr>
        </w:p>
      </w:tc>
      <w:tc>
        <w:tcPr>
          <w:tcW w:w="3434"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tcPr>
        <w:p w14:paraId="490207C2" w14:textId="7708A040" w:rsidR="008A4CD7" w:rsidRPr="00E52102" w:rsidRDefault="008A4CD7" w:rsidP="00832914">
          <w:pPr>
            <w:pStyle w:val="a3"/>
            <w:spacing w:line="240" w:lineRule="auto"/>
            <w:rPr>
              <w:rFonts w:eastAsia="標楷體"/>
              <w:sz w:val="26"/>
              <w:szCs w:val="26"/>
            </w:rPr>
          </w:pPr>
        </w:p>
      </w:tc>
      <w:tc>
        <w:tcPr>
          <w:tcW w:w="3012"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tcPr>
        <w:p w14:paraId="6DF07F41" w14:textId="7ABF760B" w:rsidR="008A4CD7" w:rsidRPr="00E52102" w:rsidRDefault="008A4CD7" w:rsidP="00832914">
          <w:pPr>
            <w:pStyle w:val="a3"/>
            <w:spacing w:line="240" w:lineRule="auto"/>
            <w:rPr>
              <w:rFonts w:eastAsia="標楷體"/>
              <w:sz w:val="26"/>
              <w:szCs w:val="26"/>
            </w:rPr>
          </w:pPr>
        </w:p>
      </w:tc>
      <w:tc>
        <w:tcPr>
          <w:tcW w:w="4108"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tcPr>
        <w:p w14:paraId="3E4EE264" w14:textId="0754A045" w:rsidR="008A4CD7" w:rsidRPr="00B11CFB" w:rsidRDefault="008A4CD7" w:rsidP="0037655E">
          <w:pPr>
            <w:pStyle w:val="a3"/>
            <w:spacing w:line="240" w:lineRule="auto"/>
            <w:rPr>
              <w:rFonts w:eastAsia="標楷體"/>
              <w:sz w:val="26"/>
              <w:szCs w:val="26"/>
            </w:rPr>
          </w:pPr>
        </w:p>
      </w:tc>
    </w:tr>
  </w:tbl>
  <w:p w14:paraId="497DD86D" w14:textId="77777777" w:rsidR="008A4CD7" w:rsidRDefault="008A4CD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dxa"/>
      <w:tblInd w:w="-34" w:type="dxa"/>
      <w:tblLayout w:type="fixed"/>
      <w:tblLook w:val="04A0" w:firstRow="1" w:lastRow="0" w:firstColumn="1" w:lastColumn="0" w:noHBand="0" w:noVBand="1"/>
    </w:tblPr>
    <w:tblGrid>
      <w:gridCol w:w="4108"/>
      <w:gridCol w:w="3434"/>
      <w:gridCol w:w="3012"/>
      <w:gridCol w:w="4108"/>
    </w:tblGrid>
    <w:tr w:rsidR="008A4CD7" w:rsidRPr="00B11CFB" w14:paraId="336416AA" w14:textId="77777777" w:rsidTr="00367E10">
      <w:trPr>
        <w:trHeight w:val="840"/>
      </w:trPr>
      <w:tc>
        <w:tcPr>
          <w:tcW w:w="4108"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tcPr>
        <w:p w14:paraId="6F3D32C9" w14:textId="77777777" w:rsidR="008A4CD7" w:rsidRPr="00B11CFB" w:rsidRDefault="008A4CD7" w:rsidP="00832914">
          <w:pPr>
            <w:pStyle w:val="a3"/>
            <w:spacing w:line="240" w:lineRule="auto"/>
            <w:rPr>
              <w:rFonts w:eastAsia="標楷體"/>
              <w:sz w:val="26"/>
              <w:szCs w:val="26"/>
            </w:rPr>
          </w:pPr>
          <w:r w:rsidRPr="00B11CFB">
            <w:rPr>
              <w:rFonts w:eastAsia="標楷體" w:hint="eastAsia"/>
              <w:sz w:val="26"/>
              <w:szCs w:val="26"/>
              <w14:shadow w14:blurRad="63500" w14:dist="50800" w14:dir="2700000" w14:sx="0" w14:sy="0" w14:kx="0" w14:ky="0" w14:algn="none">
                <w14:srgbClr w14:val="000000">
                  <w14:alpha w14:val="50000"/>
                </w14:srgbClr>
              </w14:shadow>
            </w:rPr>
            <w:t>內部控制制度</w:t>
          </w:r>
          <w:r w:rsidRPr="00B11CFB">
            <w:rPr>
              <w:rFonts w:eastAsia="標楷體"/>
              <w:sz w:val="26"/>
              <w:szCs w:val="26"/>
              <w14:shadow w14:blurRad="63500" w14:dist="50800" w14:dir="2700000" w14:sx="0" w14:sy="0" w14:kx="0" w14:ky="0" w14:algn="none">
                <w14:srgbClr w14:val="000000">
                  <w14:alpha w14:val="50000"/>
                </w14:srgbClr>
              </w14:shadow>
            </w:rPr>
            <w:t>_</w:t>
          </w:r>
          <w:r>
            <w:rPr>
              <w:rFonts w:eastAsia="標楷體" w:hint="eastAsia"/>
              <w:sz w:val="26"/>
              <w:szCs w:val="26"/>
              <w14:shadow w14:blurRad="63500" w14:dist="50800" w14:dir="2700000" w14:sx="0" w14:sy="0" w14:kx="0" w14:ky="0" w14:algn="none">
                <w14:srgbClr w14:val="000000">
                  <w14:alpha w14:val="50000"/>
                </w14:srgbClr>
              </w14:shadow>
            </w:rPr>
            <w:t>銷售及收款</w:t>
          </w:r>
          <w:r w:rsidRPr="00B11CFB">
            <w:rPr>
              <w:rFonts w:eastAsia="標楷體" w:hint="eastAsia"/>
              <w:sz w:val="26"/>
              <w:szCs w:val="26"/>
              <w14:shadow w14:blurRad="63500" w14:dist="50800" w14:dir="2700000" w14:sx="0" w14:sy="0" w14:kx="0" w14:ky="0" w14:algn="none">
                <w14:srgbClr w14:val="000000">
                  <w14:alpha w14:val="50000"/>
                </w14:srgbClr>
              </w14:shadow>
            </w:rPr>
            <w:t>循環</w:t>
          </w:r>
        </w:p>
      </w:tc>
      <w:tc>
        <w:tcPr>
          <w:tcW w:w="3434"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tcPr>
        <w:p w14:paraId="19D22FC0" w14:textId="77777777" w:rsidR="008A4CD7" w:rsidRPr="00E52102" w:rsidRDefault="008A4CD7" w:rsidP="00832914">
          <w:pPr>
            <w:pStyle w:val="a3"/>
            <w:spacing w:line="240" w:lineRule="auto"/>
            <w:rPr>
              <w:rFonts w:eastAsia="標楷體"/>
              <w:sz w:val="26"/>
              <w:szCs w:val="26"/>
            </w:rPr>
          </w:pPr>
          <w:r w:rsidRPr="00E52102">
            <w:rPr>
              <w:rFonts w:eastAsia="標楷體" w:hint="eastAsia"/>
              <w:sz w:val="22"/>
              <w:szCs w:val="22"/>
            </w:rPr>
            <w:t>文件編號</w:t>
          </w:r>
          <w:r w:rsidRPr="00AB5512">
            <w:rPr>
              <w:rFonts w:ascii="Times New Roman" w:eastAsia="標楷體" w:hAnsi="Times New Roman"/>
              <w:sz w:val="22"/>
              <w:szCs w:val="22"/>
            </w:rPr>
            <w:t>CS-100</w:t>
          </w:r>
        </w:p>
      </w:tc>
      <w:tc>
        <w:tcPr>
          <w:tcW w:w="3012"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tcPr>
        <w:p w14:paraId="2F7E8D6D" w14:textId="77777777" w:rsidR="008A4CD7" w:rsidRPr="00E52102" w:rsidRDefault="008A4CD7" w:rsidP="00832914">
          <w:pPr>
            <w:pStyle w:val="a3"/>
            <w:spacing w:line="240" w:lineRule="auto"/>
            <w:rPr>
              <w:rFonts w:eastAsia="標楷體"/>
              <w:sz w:val="26"/>
              <w:szCs w:val="26"/>
            </w:rPr>
          </w:pPr>
          <w:r w:rsidRPr="00E52102">
            <w:rPr>
              <w:rFonts w:eastAsia="標楷體" w:hint="eastAsia"/>
              <w:sz w:val="22"/>
              <w:szCs w:val="22"/>
            </w:rPr>
            <w:t>修</w:t>
          </w:r>
          <w:r w:rsidRPr="00E52102">
            <w:rPr>
              <w:rFonts w:eastAsia="標楷體"/>
              <w:sz w:val="22"/>
              <w:szCs w:val="22"/>
            </w:rPr>
            <w:t>訂日期</w:t>
          </w:r>
          <w:r>
            <w:rPr>
              <w:rFonts w:eastAsia="標楷體"/>
              <w:sz w:val="22"/>
              <w:szCs w:val="22"/>
            </w:rPr>
            <w:t>:</w:t>
          </w:r>
          <w:r>
            <w:rPr>
              <w:rFonts w:ascii="Times New Roman" w:eastAsia="標楷體" w:hAnsi="Times New Roman"/>
              <w:sz w:val="22"/>
              <w:szCs w:val="22"/>
            </w:rPr>
            <w:t xml:space="preserve"> 2021-</w:t>
          </w:r>
          <w:r>
            <w:rPr>
              <w:rFonts w:ascii="Times New Roman" w:eastAsia="標楷體" w:hAnsi="Times New Roman" w:hint="eastAsia"/>
              <w:sz w:val="22"/>
              <w:szCs w:val="22"/>
            </w:rPr>
            <w:t>XX</w:t>
          </w:r>
          <w:r w:rsidRPr="00AB5512">
            <w:rPr>
              <w:rFonts w:ascii="Times New Roman" w:eastAsia="標楷體" w:hAnsi="Times New Roman"/>
              <w:sz w:val="22"/>
              <w:szCs w:val="22"/>
            </w:rPr>
            <w:t>-XX</w:t>
          </w:r>
        </w:p>
      </w:tc>
      <w:tc>
        <w:tcPr>
          <w:tcW w:w="4108"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tcPr>
        <w:p w14:paraId="25045CAD" w14:textId="77777777" w:rsidR="008A4CD7" w:rsidRPr="00B11CFB" w:rsidRDefault="008A4CD7" w:rsidP="0037655E">
          <w:pPr>
            <w:pStyle w:val="a3"/>
            <w:spacing w:line="240" w:lineRule="auto"/>
            <w:rPr>
              <w:rFonts w:eastAsia="標楷體"/>
              <w:sz w:val="26"/>
              <w:szCs w:val="26"/>
            </w:rPr>
          </w:pPr>
          <w:r>
            <w:rPr>
              <w:noProof/>
            </w:rPr>
            <w:drawing>
              <wp:anchor distT="0" distB="0" distL="114300" distR="114300" simplePos="0" relativeHeight="251663360" behindDoc="1" locked="0" layoutInCell="1" allowOverlap="1" wp14:anchorId="4F5D95F4" wp14:editId="544E8D34">
                <wp:simplePos x="0" y="0"/>
                <wp:positionH relativeFrom="column">
                  <wp:posOffset>1692275</wp:posOffset>
                </wp:positionH>
                <wp:positionV relativeFrom="paragraph">
                  <wp:posOffset>-198120</wp:posOffset>
                </wp:positionV>
                <wp:extent cx="860400" cy="374400"/>
                <wp:effectExtent l="0" t="0" r="0" b="6985"/>
                <wp:wrapNone/>
                <wp:docPr id="155" name="圖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60400" cy="374400"/>
                        </a:xfrm>
                        <a:prstGeom prst="rect">
                          <a:avLst/>
                        </a:prstGeom>
                      </pic:spPr>
                    </pic:pic>
                  </a:graphicData>
                </a:graphic>
                <wp14:sizeRelH relativeFrom="margin">
                  <wp14:pctWidth>0</wp14:pctWidth>
                </wp14:sizeRelH>
                <wp14:sizeRelV relativeFrom="margin">
                  <wp14:pctHeight>0</wp14:pctHeight>
                </wp14:sizeRelV>
              </wp:anchor>
            </w:drawing>
          </w:r>
          <w:r w:rsidRPr="00B11CFB">
            <w:rPr>
              <w:rFonts w:eastAsia="標楷體" w:hint="eastAsia"/>
              <w:sz w:val="22"/>
              <w:szCs w:val="22"/>
            </w:rPr>
            <w:t>版本</w:t>
          </w:r>
          <w:r w:rsidRPr="00B11CFB">
            <w:rPr>
              <w:rFonts w:eastAsia="標楷體"/>
              <w:sz w:val="22"/>
              <w:szCs w:val="22"/>
            </w:rPr>
            <w:t>: V</w:t>
          </w:r>
          <w:r>
            <w:rPr>
              <w:rFonts w:eastAsia="標楷體"/>
              <w:sz w:val="22"/>
              <w:szCs w:val="22"/>
            </w:rPr>
            <w:t>.1</w:t>
          </w:r>
          <w:r w:rsidRPr="00B11CFB">
            <w:rPr>
              <w:rFonts w:eastAsia="標楷體"/>
              <w:sz w:val="22"/>
              <w:szCs w:val="22"/>
            </w:rPr>
            <w:t>.0</w:t>
          </w:r>
          <w:r>
            <w:rPr>
              <w:rFonts w:eastAsia="標楷體" w:hint="eastAsia"/>
              <w:sz w:val="22"/>
              <w:szCs w:val="22"/>
            </w:rPr>
            <w:t xml:space="preserve">            </w:t>
          </w:r>
        </w:p>
      </w:tc>
    </w:tr>
  </w:tbl>
  <w:p w14:paraId="21C64BFB" w14:textId="77777777" w:rsidR="008A4CD7" w:rsidRDefault="008A4CD7">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dxa"/>
      <w:tblInd w:w="-34" w:type="dxa"/>
      <w:tblLayout w:type="fixed"/>
      <w:tblLook w:val="04A0" w:firstRow="1" w:lastRow="0" w:firstColumn="1" w:lastColumn="0" w:noHBand="0" w:noVBand="1"/>
    </w:tblPr>
    <w:tblGrid>
      <w:gridCol w:w="4108"/>
      <w:gridCol w:w="3434"/>
      <w:gridCol w:w="3012"/>
      <w:gridCol w:w="4108"/>
    </w:tblGrid>
    <w:tr w:rsidR="008A4CD7" w:rsidRPr="00B11CFB" w14:paraId="79F46259" w14:textId="77777777" w:rsidTr="002B67D6">
      <w:trPr>
        <w:trHeight w:val="840"/>
      </w:trPr>
      <w:tc>
        <w:tcPr>
          <w:tcW w:w="4108"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hideMark/>
        </w:tcPr>
        <w:p w14:paraId="63708274" w14:textId="77777777" w:rsidR="008A4CD7" w:rsidRPr="00B11CFB" w:rsidRDefault="008A4CD7" w:rsidP="0037655E">
          <w:pPr>
            <w:pStyle w:val="a3"/>
            <w:spacing w:line="240" w:lineRule="auto"/>
            <w:rPr>
              <w:rFonts w:eastAsia="標楷體"/>
              <w:sz w:val="26"/>
              <w:szCs w:val="26"/>
            </w:rPr>
          </w:pPr>
          <w:r w:rsidRPr="00B11CFB">
            <w:rPr>
              <w:rFonts w:eastAsia="標楷體" w:hint="eastAsia"/>
              <w:sz w:val="26"/>
              <w:szCs w:val="26"/>
              <w14:shadow w14:blurRad="63500" w14:dist="50800" w14:dir="2700000" w14:sx="0" w14:sy="0" w14:kx="0" w14:ky="0" w14:algn="none">
                <w14:srgbClr w14:val="000000">
                  <w14:alpha w14:val="50000"/>
                </w14:srgbClr>
              </w14:shadow>
            </w:rPr>
            <w:t>內部控制制度</w:t>
          </w:r>
          <w:r w:rsidRPr="00B11CFB">
            <w:rPr>
              <w:rFonts w:eastAsia="標楷體"/>
              <w:sz w:val="26"/>
              <w:szCs w:val="26"/>
              <w14:shadow w14:blurRad="63500" w14:dist="50800" w14:dir="2700000" w14:sx="0" w14:sy="0" w14:kx="0" w14:ky="0" w14:algn="none">
                <w14:srgbClr w14:val="000000">
                  <w14:alpha w14:val="50000"/>
                </w14:srgbClr>
              </w14:shadow>
            </w:rPr>
            <w:t>_</w:t>
          </w:r>
          <w:r>
            <w:rPr>
              <w:rFonts w:eastAsia="標楷體" w:hint="eastAsia"/>
              <w:sz w:val="26"/>
              <w:szCs w:val="26"/>
              <w14:shadow w14:blurRad="63500" w14:dist="50800" w14:dir="2700000" w14:sx="0" w14:sy="0" w14:kx="0" w14:ky="0" w14:algn="none">
                <w14:srgbClr w14:val="000000">
                  <w14:alpha w14:val="50000"/>
                </w14:srgbClr>
              </w14:shadow>
            </w:rPr>
            <w:t>銷售</w:t>
          </w:r>
          <w:r w:rsidRPr="00B11CFB">
            <w:rPr>
              <w:rFonts w:eastAsia="標楷體" w:hint="eastAsia"/>
              <w:sz w:val="26"/>
              <w:szCs w:val="26"/>
              <w14:shadow w14:blurRad="63500" w14:dist="50800" w14:dir="2700000" w14:sx="0" w14:sy="0" w14:kx="0" w14:ky="0" w14:algn="none">
                <w14:srgbClr w14:val="000000">
                  <w14:alpha w14:val="50000"/>
                </w14:srgbClr>
              </w14:shadow>
            </w:rPr>
            <w:t>循環</w:t>
          </w:r>
        </w:p>
      </w:tc>
      <w:tc>
        <w:tcPr>
          <w:tcW w:w="3434"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hideMark/>
        </w:tcPr>
        <w:p w14:paraId="6E49821E" w14:textId="77777777" w:rsidR="008A4CD7" w:rsidRPr="00E52102" w:rsidRDefault="008A4CD7" w:rsidP="0037655E">
          <w:pPr>
            <w:pStyle w:val="a3"/>
            <w:spacing w:line="240" w:lineRule="auto"/>
            <w:rPr>
              <w:rFonts w:eastAsia="標楷體"/>
              <w:sz w:val="26"/>
              <w:szCs w:val="26"/>
            </w:rPr>
          </w:pPr>
          <w:r w:rsidRPr="00E52102">
            <w:rPr>
              <w:rFonts w:eastAsia="標楷體" w:hint="eastAsia"/>
              <w:sz w:val="22"/>
              <w:szCs w:val="22"/>
            </w:rPr>
            <w:t>文件編號</w:t>
          </w:r>
          <w:r w:rsidRPr="00AB5512">
            <w:rPr>
              <w:rFonts w:ascii="Times New Roman" w:eastAsia="標楷體" w:hAnsi="Times New Roman"/>
              <w:sz w:val="22"/>
              <w:szCs w:val="22"/>
            </w:rPr>
            <w:t>CS-100</w:t>
          </w:r>
        </w:p>
      </w:tc>
      <w:tc>
        <w:tcPr>
          <w:tcW w:w="3012"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hideMark/>
        </w:tcPr>
        <w:p w14:paraId="15119AE8" w14:textId="77777777" w:rsidR="008A4CD7" w:rsidRPr="00E52102" w:rsidRDefault="008A4CD7" w:rsidP="0037655E">
          <w:pPr>
            <w:pStyle w:val="a3"/>
            <w:spacing w:line="240" w:lineRule="auto"/>
            <w:rPr>
              <w:rFonts w:eastAsia="標楷體"/>
              <w:sz w:val="26"/>
              <w:szCs w:val="26"/>
            </w:rPr>
          </w:pPr>
          <w:r w:rsidRPr="00E52102">
            <w:rPr>
              <w:rFonts w:eastAsia="標楷體" w:hint="eastAsia"/>
              <w:sz w:val="22"/>
              <w:szCs w:val="22"/>
            </w:rPr>
            <w:t>修</w:t>
          </w:r>
          <w:r w:rsidRPr="00E52102">
            <w:rPr>
              <w:rFonts w:eastAsia="標楷體"/>
              <w:sz w:val="22"/>
              <w:szCs w:val="22"/>
            </w:rPr>
            <w:t>訂日期</w:t>
          </w:r>
          <w:r>
            <w:rPr>
              <w:rFonts w:eastAsia="標楷體"/>
              <w:sz w:val="22"/>
              <w:szCs w:val="22"/>
            </w:rPr>
            <w:t>:</w:t>
          </w:r>
          <w:r>
            <w:rPr>
              <w:rFonts w:ascii="Times New Roman" w:eastAsia="標楷體" w:hAnsi="Times New Roman"/>
              <w:sz w:val="22"/>
              <w:szCs w:val="22"/>
            </w:rPr>
            <w:t xml:space="preserve"> 2021-</w:t>
          </w:r>
          <w:r>
            <w:rPr>
              <w:rFonts w:ascii="Times New Roman" w:eastAsia="標楷體" w:hAnsi="Times New Roman" w:hint="eastAsia"/>
              <w:sz w:val="22"/>
              <w:szCs w:val="22"/>
            </w:rPr>
            <w:t>XX</w:t>
          </w:r>
          <w:r w:rsidRPr="00AB5512">
            <w:rPr>
              <w:rFonts w:ascii="Times New Roman" w:eastAsia="標楷體" w:hAnsi="Times New Roman"/>
              <w:sz w:val="22"/>
              <w:szCs w:val="22"/>
            </w:rPr>
            <w:t>-XX</w:t>
          </w:r>
        </w:p>
      </w:tc>
      <w:tc>
        <w:tcPr>
          <w:tcW w:w="4108" w:type="dxa"/>
          <w:tcBorders>
            <w:top w:val="single" w:sz="4" w:space="0" w:color="FFFFFF" w:themeColor="background1"/>
            <w:left w:val="single" w:sz="4" w:space="0" w:color="FFFFFF" w:themeColor="background1"/>
            <w:bottom w:val="single" w:sz="4" w:space="0" w:color="D9D9D9" w:themeColor="background1" w:themeShade="D9"/>
            <w:right w:val="single" w:sz="4" w:space="0" w:color="FFFFFF" w:themeColor="background1"/>
          </w:tcBorders>
          <w:vAlign w:val="center"/>
          <w:hideMark/>
        </w:tcPr>
        <w:p w14:paraId="5F70803C" w14:textId="77777777" w:rsidR="008A4CD7" w:rsidRPr="00B11CFB" w:rsidRDefault="008A4CD7" w:rsidP="0037655E">
          <w:pPr>
            <w:pStyle w:val="a3"/>
            <w:spacing w:line="240" w:lineRule="auto"/>
            <w:rPr>
              <w:rFonts w:eastAsia="標楷體"/>
              <w:sz w:val="26"/>
              <w:szCs w:val="26"/>
            </w:rPr>
          </w:pPr>
          <w:r>
            <w:rPr>
              <w:noProof/>
            </w:rPr>
            <w:drawing>
              <wp:anchor distT="0" distB="0" distL="114300" distR="114300" simplePos="0" relativeHeight="251661312" behindDoc="1" locked="0" layoutInCell="1" allowOverlap="1" wp14:anchorId="2F6DE765" wp14:editId="2652D94C">
                <wp:simplePos x="0" y="0"/>
                <wp:positionH relativeFrom="column">
                  <wp:posOffset>1692275</wp:posOffset>
                </wp:positionH>
                <wp:positionV relativeFrom="paragraph">
                  <wp:posOffset>-198120</wp:posOffset>
                </wp:positionV>
                <wp:extent cx="860400" cy="374400"/>
                <wp:effectExtent l="0" t="0" r="0" b="6985"/>
                <wp:wrapNone/>
                <wp:docPr id="99" name="圖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60400" cy="374400"/>
                        </a:xfrm>
                        <a:prstGeom prst="rect">
                          <a:avLst/>
                        </a:prstGeom>
                      </pic:spPr>
                    </pic:pic>
                  </a:graphicData>
                </a:graphic>
                <wp14:sizeRelH relativeFrom="margin">
                  <wp14:pctWidth>0</wp14:pctWidth>
                </wp14:sizeRelH>
                <wp14:sizeRelV relativeFrom="margin">
                  <wp14:pctHeight>0</wp14:pctHeight>
                </wp14:sizeRelV>
              </wp:anchor>
            </w:drawing>
          </w:r>
          <w:r w:rsidRPr="00B11CFB">
            <w:rPr>
              <w:rFonts w:eastAsia="標楷體" w:hint="eastAsia"/>
              <w:sz w:val="22"/>
              <w:szCs w:val="22"/>
            </w:rPr>
            <w:t>版本</w:t>
          </w:r>
          <w:r w:rsidRPr="00B11CFB">
            <w:rPr>
              <w:rFonts w:eastAsia="標楷體"/>
              <w:sz w:val="22"/>
              <w:szCs w:val="22"/>
            </w:rPr>
            <w:t>: V</w:t>
          </w:r>
          <w:r>
            <w:rPr>
              <w:rFonts w:eastAsia="標楷體"/>
              <w:sz w:val="22"/>
              <w:szCs w:val="22"/>
            </w:rPr>
            <w:t>.1</w:t>
          </w:r>
          <w:r w:rsidRPr="00B11CFB">
            <w:rPr>
              <w:rFonts w:eastAsia="標楷體"/>
              <w:sz w:val="22"/>
              <w:szCs w:val="22"/>
            </w:rPr>
            <w:t>.0</w:t>
          </w:r>
          <w:r>
            <w:rPr>
              <w:rFonts w:eastAsia="標楷體" w:hint="eastAsia"/>
              <w:sz w:val="22"/>
              <w:szCs w:val="22"/>
            </w:rPr>
            <w:t xml:space="preserve">            </w:t>
          </w:r>
        </w:p>
      </w:tc>
    </w:tr>
  </w:tbl>
  <w:p w14:paraId="4AB536C8" w14:textId="77777777" w:rsidR="008A4CD7" w:rsidRDefault="008A4CD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101E4"/>
    <w:multiLevelType w:val="hybridMultilevel"/>
    <w:tmpl w:val="821A82EA"/>
    <w:lvl w:ilvl="0" w:tplc="A31013C4">
      <w:start w:val="1"/>
      <w:numFmt w:val="decimal"/>
      <w:lvlText w:val="%1."/>
      <w:lvlJc w:val="left"/>
      <w:pPr>
        <w:ind w:left="360" w:hanging="360"/>
      </w:pPr>
      <w:rPr>
        <w:rFonts w:hint="default"/>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D7C0BAB"/>
    <w:multiLevelType w:val="multilevel"/>
    <w:tmpl w:val="7F72D32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2" w15:restartNumberingAfterBreak="0">
    <w:nsid w:val="12643503"/>
    <w:multiLevelType w:val="multilevel"/>
    <w:tmpl w:val="D2BC0438"/>
    <w:lvl w:ilvl="0">
      <w:start w:val="1"/>
      <w:numFmt w:val="decimal"/>
      <w:lvlText w:val="%1."/>
      <w:lvlJc w:val="left"/>
      <w:pPr>
        <w:ind w:left="425" w:hanging="425"/>
      </w:pPr>
      <w:rPr>
        <w:rFonts w:hint="eastAsia"/>
      </w:rPr>
    </w:lvl>
    <w:lvl w:ilvl="1">
      <w:start w:val="1"/>
      <w:numFmt w:val="decimal"/>
      <w:lvlText w:val="%1.%2."/>
      <w:lvlJc w:val="left"/>
      <w:pPr>
        <w:ind w:left="850" w:hanging="425"/>
      </w:pPr>
      <w:rPr>
        <w:rFonts w:hint="eastAsia"/>
      </w:rPr>
    </w:lvl>
    <w:lvl w:ilvl="2">
      <w:start w:val="1"/>
      <w:numFmt w:val="decimal"/>
      <w:lvlText w:val="%1.%2.%3."/>
      <w:lvlJc w:val="left"/>
      <w:pPr>
        <w:ind w:left="1418" w:hanging="568"/>
      </w:pPr>
      <w:rPr>
        <w:rFonts w:hint="eastAsia"/>
      </w:rPr>
    </w:lvl>
    <w:lvl w:ilvl="3">
      <w:start w:val="1"/>
      <w:numFmt w:val="decimal"/>
      <w:lvlText w:val="%1.%2.%3.%4."/>
      <w:lvlJc w:val="left"/>
      <w:pPr>
        <w:ind w:left="2268" w:hanging="850"/>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3" w15:restartNumberingAfterBreak="0">
    <w:nsid w:val="13B70125"/>
    <w:multiLevelType w:val="singleLevel"/>
    <w:tmpl w:val="32AEADC8"/>
    <w:lvl w:ilvl="0">
      <w:start w:val="1"/>
      <w:numFmt w:val="decimal"/>
      <w:pStyle w:val="6"/>
      <w:lvlText w:val="%1."/>
      <w:lvlJc w:val="left"/>
      <w:pPr>
        <w:tabs>
          <w:tab w:val="num" w:pos="425"/>
        </w:tabs>
        <w:ind w:left="425" w:hanging="425"/>
      </w:pPr>
    </w:lvl>
  </w:abstractNum>
  <w:abstractNum w:abstractNumId="4" w15:restartNumberingAfterBreak="0">
    <w:nsid w:val="13C0679F"/>
    <w:multiLevelType w:val="multilevel"/>
    <w:tmpl w:val="F4F614D6"/>
    <w:styleLink w:val="1"/>
    <w:lvl w:ilvl="0">
      <w:start w:val="1"/>
      <w:numFmt w:val="decimal"/>
      <w:lvlText w:val="%1."/>
      <w:lvlJc w:val="left"/>
      <w:pPr>
        <w:ind w:left="425" w:hanging="425"/>
      </w:pPr>
      <w:rPr>
        <w:rFonts w:ascii="Times New Roman" w:hAnsi="Times New Roman" w:cs="Times New Roman" w:hint="default"/>
      </w:rPr>
    </w:lvl>
    <w:lvl w:ilvl="1">
      <w:start w:val="1"/>
      <w:numFmt w:val="decimal"/>
      <w:isLgl/>
      <w:lvlText w:val="%1.%2."/>
      <w:lvlJc w:val="left"/>
      <w:pPr>
        <w:ind w:left="992" w:hanging="567"/>
      </w:pPr>
      <w:rPr>
        <w:rFonts w:hint="default"/>
      </w:rPr>
    </w:lvl>
    <w:lvl w:ilvl="2">
      <w:start w:val="1"/>
      <w:numFmt w:val="decimal"/>
      <w:isLgl/>
      <w:lvlText w:val="%1.%2.%3."/>
      <w:lvlJc w:val="left"/>
      <w:pPr>
        <w:ind w:left="1418" w:hanging="568"/>
      </w:pPr>
      <w:rPr>
        <w:rFonts w:hint="default"/>
      </w:rPr>
    </w:lvl>
    <w:lvl w:ilvl="3">
      <w:start w:val="1"/>
      <w:numFmt w:val="decimal"/>
      <w:isLgl/>
      <w:lvlText w:val="%1.%2.%3.%4."/>
      <w:lvlJc w:val="left"/>
      <w:pPr>
        <w:ind w:left="1700" w:hanging="425"/>
      </w:pPr>
      <w:rPr>
        <w:rFonts w:hint="default"/>
      </w:rPr>
    </w:lvl>
    <w:lvl w:ilvl="4">
      <w:start w:val="1"/>
      <w:numFmt w:val="decimal"/>
      <w:isLgl/>
      <w:lvlText w:val="%1.%2.%3.%4.%5."/>
      <w:lvlJc w:val="left"/>
      <w:pPr>
        <w:ind w:left="2125" w:hanging="425"/>
      </w:pPr>
      <w:rPr>
        <w:rFonts w:hint="default"/>
      </w:rPr>
    </w:lvl>
    <w:lvl w:ilvl="5">
      <w:start w:val="1"/>
      <w:numFmt w:val="decimal"/>
      <w:isLgl/>
      <w:lvlText w:val="%1.%2.%3.%4.%5.%6."/>
      <w:lvlJc w:val="left"/>
      <w:pPr>
        <w:ind w:left="2550" w:hanging="425"/>
      </w:pPr>
      <w:rPr>
        <w:rFonts w:hint="default"/>
      </w:rPr>
    </w:lvl>
    <w:lvl w:ilvl="6">
      <w:start w:val="1"/>
      <w:numFmt w:val="decimal"/>
      <w:isLgl/>
      <w:lvlText w:val="%1.%2.%3.%4.%5.%6.%7."/>
      <w:lvlJc w:val="left"/>
      <w:pPr>
        <w:ind w:left="2975" w:hanging="425"/>
      </w:pPr>
      <w:rPr>
        <w:rFonts w:hint="default"/>
      </w:rPr>
    </w:lvl>
    <w:lvl w:ilvl="7">
      <w:start w:val="1"/>
      <w:numFmt w:val="decimal"/>
      <w:isLgl/>
      <w:lvlText w:val="%1.%2.%3.%4.%5.%6.%7.%8."/>
      <w:lvlJc w:val="left"/>
      <w:pPr>
        <w:ind w:left="3400" w:hanging="425"/>
      </w:pPr>
      <w:rPr>
        <w:rFonts w:hint="default"/>
      </w:rPr>
    </w:lvl>
    <w:lvl w:ilvl="8">
      <w:start w:val="1"/>
      <w:numFmt w:val="decimal"/>
      <w:isLgl/>
      <w:lvlText w:val="%1.%2.%3.%4.%5.%6.%7.%8.%9."/>
      <w:lvlJc w:val="left"/>
      <w:pPr>
        <w:ind w:left="3825" w:hanging="425"/>
      </w:pPr>
      <w:rPr>
        <w:rFonts w:hint="default"/>
      </w:rPr>
    </w:lvl>
  </w:abstractNum>
  <w:abstractNum w:abstractNumId="5" w15:restartNumberingAfterBreak="0">
    <w:nsid w:val="1AE14F4D"/>
    <w:multiLevelType w:val="multilevel"/>
    <w:tmpl w:val="7F72D32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6" w15:restartNumberingAfterBreak="0">
    <w:nsid w:val="1BF944AE"/>
    <w:multiLevelType w:val="multilevel"/>
    <w:tmpl w:val="894A6E1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7"/>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7" w15:restartNumberingAfterBreak="0">
    <w:nsid w:val="1D8A6A69"/>
    <w:multiLevelType w:val="multilevel"/>
    <w:tmpl w:val="3B2EBD4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992" w:hanging="567"/>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8" w15:restartNumberingAfterBreak="0">
    <w:nsid w:val="1FF52325"/>
    <w:multiLevelType w:val="multilevel"/>
    <w:tmpl w:val="265CE00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rPr>
        <w:sz w:val="24"/>
        <w:szCs w:val="24"/>
      </w:r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20BC060C"/>
    <w:multiLevelType w:val="multilevel"/>
    <w:tmpl w:val="7F72D32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0" w15:restartNumberingAfterBreak="0">
    <w:nsid w:val="20E539AD"/>
    <w:multiLevelType w:val="multilevel"/>
    <w:tmpl w:val="D7FA32C2"/>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850" w:hanging="425"/>
      </w:pPr>
      <w:rPr>
        <w:rFonts w:ascii="Times New Roman" w:hAnsi="Times New Roman" w:cs="Times New Roman" w:hint="default"/>
      </w:rPr>
    </w:lvl>
    <w:lvl w:ilvl="2">
      <w:start w:val="1"/>
      <w:numFmt w:val="decimal"/>
      <w:lvlText w:val="%1.%2.%3."/>
      <w:lvlJc w:val="left"/>
      <w:pPr>
        <w:ind w:left="1418" w:hanging="568"/>
      </w:pPr>
      <w:rPr>
        <w:rFonts w:hint="eastAsia"/>
      </w:rPr>
    </w:lvl>
    <w:lvl w:ilvl="3">
      <w:start w:val="1"/>
      <w:numFmt w:val="decimal"/>
      <w:lvlText w:val="%1.%2.%3.%4."/>
      <w:lvlJc w:val="left"/>
      <w:pPr>
        <w:ind w:left="2268" w:hanging="850"/>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1" w15:restartNumberingAfterBreak="0">
    <w:nsid w:val="211B3965"/>
    <w:multiLevelType w:val="multilevel"/>
    <w:tmpl w:val="265CE00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rPr>
        <w:sz w:val="24"/>
        <w:szCs w:val="24"/>
      </w:r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2366362A"/>
    <w:multiLevelType w:val="multilevel"/>
    <w:tmpl w:val="7F72D32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3" w15:restartNumberingAfterBreak="0">
    <w:nsid w:val="28FD2160"/>
    <w:multiLevelType w:val="multilevel"/>
    <w:tmpl w:val="3C74ABD0"/>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color w:val="auto"/>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4" w15:restartNumberingAfterBreak="0">
    <w:nsid w:val="29863655"/>
    <w:multiLevelType w:val="multilevel"/>
    <w:tmpl w:val="6A9699B6"/>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5" w15:restartNumberingAfterBreak="0">
    <w:nsid w:val="29A96796"/>
    <w:multiLevelType w:val="multilevel"/>
    <w:tmpl w:val="D2BC0438"/>
    <w:lvl w:ilvl="0">
      <w:start w:val="1"/>
      <w:numFmt w:val="decimal"/>
      <w:lvlText w:val="%1."/>
      <w:lvlJc w:val="left"/>
      <w:pPr>
        <w:ind w:left="425" w:hanging="425"/>
      </w:pPr>
      <w:rPr>
        <w:rFonts w:hint="eastAsia"/>
      </w:rPr>
    </w:lvl>
    <w:lvl w:ilvl="1">
      <w:start w:val="1"/>
      <w:numFmt w:val="decimal"/>
      <w:lvlText w:val="%1.%2."/>
      <w:lvlJc w:val="left"/>
      <w:pPr>
        <w:ind w:left="850" w:hanging="425"/>
      </w:pPr>
      <w:rPr>
        <w:rFonts w:hint="eastAsia"/>
      </w:rPr>
    </w:lvl>
    <w:lvl w:ilvl="2">
      <w:start w:val="1"/>
      <w:numFmt w:val="decimal"/>
      <w:lvlText w:val="%1.%2.%3."/>
      <w:lvlJc w:val="left"/>
      <w:pPr>
        <w:ind w:left="1418" w:hanging="568"/>
      </w:pPr>
      <w:rPr>
        <w:rFonts w:hint="eastAsia"/>
      </w:rPr>
    </w:lvl>
    <w:lvl w:ilvl="3">
      <w:start w:val="1"/>
      <w:numFmt w:val="decimal"/>
      <w:lvlText w:val="%1.%2.%3.%4."/>
      <w:lvlJc w:val="left"/>
      <w:pPr>
        <w:ind w:left="2268" w:hanging="850"/>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6" w15:restartNumberingAfterBreak="0">
    <w:nsid w:val="2B1C7B81"/>
    <w:multiLevelType w:val="multilevel"/>
    <w:tmpl w:val="6A9699B6"/>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7" w15:restartNumberingAfterBreak="0">
    <w:nsid w:val="2B2E2C8C"/>
    <w:multiLevelType w:val="multilevel"/>
    <w:tmpl w:val="F6FA8376"/>
    <w:lvl w:ilvl="0">
      <w:start w:val="1"/>
      <w:numFmt w:val="decimal"/>
      <w:lvlText w:val="%1."/>
      <w:lvlJc w:val="left"/>
      <w:pPr>
        <w:ind w:left="425" w:hanging="425"/>
      </w:pPr>
      <w:rPr>
        <w:rFonts w:ascii="Times New Roman" w:hAnsi="Times New Roman" w:cs="Times New Roman" w:hint="default"/>
      </w:rPr>
    </w:lvl>
    <w:lvl w:ilvl="1">
      <w:start w:val="1"/>
      <w:numFmt w:val="decimal"/>
      <w:isLgl/>
      <w:lvlText w:val="%1.%2."/>
      <w:lvlJc w:val="left"/>
      <w:pPr>
        <w:ind w:left="851" w:hanging="426"/>
      </w:pPr>
      <w:rPr>
        <w:rFonts w:ascii="Times New Roman" w:hAnsi="Times New Roman" w:hint="default"/>
      </w:rPr>
    </w:lvl>
    <w:lvl w:ilvl="2">
      <w:start w:val="1"/>
      <w:numFmt w:val="decimal"/>
      <w:isLgl/>
      <w:lvlText w:val="%1.%2.%3."/>
      <w:lvlJc w:val="left"/>
      <w:pPr>
        <w:ind w:left="1418" w:hanging="568"/>
      </w:pPr>
      <w:rPr>
        <w:rFonts w:ascii="Times New Roman" w:hAnsi="Times New Roman" w:hint="default"/>
      </w:rPr>
    </w:lvl>
    <w:lvl w:ilvl="3">
      <w:start w:val="1"/>
      <w:numFmt w:val="decimal"/>
      <w:isLgl/>
      <w:lvlText w:val="%1.%2.%3.%4."/>
      <w:lvlJc w:val="left"/>
      <w:pPr>
        <w:ind w:left="2268" w:hanging="850"/>
      </w:pPr>
      <w:rPr>
        <w:rFonts w:ascii="Times New Roman" w:hAnsi="Times New Roman" w:hint="default"/>
      </w:rPr>
    </w:lvl>
    <w:lvl w:ilvl="4">
      <w:start w:val="1"/>
      <w:numFmt w:val="decimal"/>
      <w:isLgl/>
      <w:lvlText w:val="%1.%2.%3.%4.%5."/>
      <w:lvlJc w:val="left"/>
      <w:pPr>
        <w:ind w:left="2125" w:hanging="425"/>
      </w:pPr>
      <w:rPr>
        <w:rFonts w:hint="default"/>
      </w:rPr>
    </w:lvl>
    <w:lvl w:ilvl="5">
      <w:start w:val="1"/>
      <w:numFmt w:val="decimal"/>
      <w:isLgl/>
      <w:lvlText w:val="%1.%2.%3.%4.%5.%6."/>
      <w:lvlJc w:val="left"/>
      <w:pPr>
        <w:ind w:left="2550" w:hanging="425"/>
      </w:pPr>
      <w:rPr>
        <w:rFonts w:hint="default"/>
      </w:rPr>
    </w:lvl>
    <w:lvl w:ilvl="6">
      <w:start w:val="1"/>
      <w:numFmt w:val="decimal"/>
      <w:isLgl/>
      <w:lvlText w:val="%1.%2.%3.%4.%5.%6.%7."/>
      <w:lvlJc w:val="left"/>
      <w:pPr>
        <w:ind w:left="2975" w:hanging="425"/>
      </w:pPr>
      <w:rPr>
        <w:rFonts w:hint="default"/>
      </w:rPr>
    </w:lvl>
    <w:lvl w:ilvl="7">
      <w:start w:val="1"/>
      <w:numFmt w:val="decimal"/>
      <w:isLgl/>
      <w:lvlText w:val="%1.%2.%3.%4.%5.%6.%7.%8."/>
      <w:lvlJc w:val="left"/>
      <w:pPr>
        <w:ind w:left="3400" w:hanging="425"/>
      </w:pPr>
      <w:rPr>
        <w:rFonts w:hint="default"/>
      </w:rPr>
    </w:lvl>
    <w:lvl w:ilvl="8">
      <w:start w:val="1"/>
      <w:numFmt w:val="decimal"/>
      <w:isLgl/>
      <w:lvlText w:val="%1.%2.%3.%4.%5.%6.%7.%8.%9."/>
      <w:lvlJc w:val="left"/>
      <w:pPr>
        <w:ind w:left="3825" w:hanging="425"/>
      </w:pPr>
      <w:rPr>
        <w:rFonts w:hint="default"/>
      </w:rPr>
    </w:lvl>
  </w:abstractNum>
  <w:abstractNum w:abstractNumId="18" w15:restartNumberingAfterBreak="0">
    <w:nsid w:val="2C417EAA"/>
    <w:multiLevelType w:val="multilevel"/>
    <w:tmpl w:val="4ECC6F88"/>
    <w:lvl w:ilvl="0">
      <w:start w:val="8"/>
      <w:numFmt w:val="none"/>
      <w:suff w:val="nothing"/>
      <w:lvlText w:val=""/>
      <w:lvlJc w:val="left"/>
      <w:pPr>
        <w:ind w:left="0" w:firstLine="0"/>
      </w:pPr>
      <w:rPr>
        <w:rFonts w:ascii="華康中楷體" w:eastAsia="華康中楷體" w:hint="eastAsia"/>
        <w:sz w:val="24"/>
      </w:rPr>
    </w:lvl>
    <w:lvl w:ilvl="1">
      <w:start w:val="1"/>
      <w:numFmt w:val="taiwaneseCountingThousand"/>
      <w:pStyle w:val="2"/>
      <w:suff w:val="nothing"/>
      <w:lvlText w:val="第%2節 "/>
      <w:lvlJc w:val="left"/>
      <w:pPr>
        <w:ind w:left="0" w:firstLine="0"/>
      </w:pPr>
      <w:rPr>
        <w:rFonts w:ascii="華康中楷體" w:eastAsia="華康中楷體" w:hint="eastAsia"/>
        <w:sz w:val="24"/>
      </w:rPr>
    </w:lvl>
    <w:lvl w:ilvl="2">
      <w:start w:val="1"/>
      <w:numFmt w:val="taiwaneseCountingThousand"/>
      <w:pStyle w:val="3"/>
      <w:suff w:val="nothing"/>
      <w:lvlText w:val="%3、"/>
      <w:lvlJc w:val="left"/>
      <w:pPr>
        <w:ind w:left="539" w:hanging="539"/>
      </w:pPr>
      <w:rPr>
        <w:rFonts w:hint="eastAsia"/>
      </w:rPr>
    </w:lvl>
    <w:lvl w:ilvl="3">
      <w:start w:val="1"/>
      <w:numFmt w:val="taiwaneseCountingThousand"/>
      <w:pStyle w:val="4"/>
      <w:suff w:val="nothing"/>
      <w:lvlText w:val="(%4)"/>
      <w:lvlJc w:val="left"/>
      <w:pPr>
        <w:ind w:left="992" w:hanging="453"/>
      </w:pPr>
      <w:rPr>
        <w:rFonts w:hint="eastAsia"/>
      </w:rPr>
    </w:lvl>
    <w:lvl w:ilvl="4">
      <w:start w:val="1"/>
      <w:numFmt w:val="decimal"/>
      <w:pStyle w:val="5"/>
      <w:suff w:val="nothing"/>
      <w:lvlText w:val="%5."/>
      <w:lvlJc w:val="left"/>
      <w:pPr>
        <w:ind w:left="1202" w:hanging="210"/>
      </w:pPr>
      <w:rPr>
        <w:rFonts w:hint="eastAsia"/>
      </w:rPr>
    </w:lvl>
    <w:lvl w:ilvl="5">
      <w:start w:val="1"/>
      <w:numFmt w:val="decimal"/>
      <w:pStyle w:val="60"/>
      <w:suff w:val="nothing"/>
      <w:lvlText w:val="(%6)"/>
      <w:lvlJc w:val="left"/>
      <w:pPr>
        <w:ind w:left="1531" w:hanging="323"/>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9" w15:restartNumberingAfterBreak="0">
    <w:nsid w:val="3BA01F03"/>
    <w:multiLevelType w:val="multilevel"/>
    <w:tmpl w:val="C666CCB4"/>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20" w15:restartNumberingAfterBreak="0">
    <w:nsid w:val="3DAF3471"/>
    <w:multiLevelType w:val="hybridMultilevel"/>
    <w:tmpl w:val="4112E1C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E5925AE"/>
    <w:multiLevelType w:val="multilevel"/>
    <w:tmpl w:val="F6FA8376"/>
    <w:lvl w:ilvl="0">
      <w:start w:val="1"/>
      <w:numFmt w:val="decimal"/>
      <w:lvlText w:val="%1."/>
      <w:lvlJc w:val="left"/>
      <w:pPr>
        <w:ind w:left="425" w:hanging="425"/>
      </w:pPr>
      <w:rPr>
        <w:rFonts w:ascii="Times New Roman" w:hAnsi="Times New Roman" w:cs="Times New Roman" w:hint="default"/>
      </w:rPr>
    </w:lvl>
    <w:lvl w:ilvl="1">
      <w:start w:val="1"/>
      <w:numFmt w:val="decimal"/>
      <w:isLgl/>
      <w:lvlText w:val="%1.%2."/>
      <w:lvlJc w:val="left"/>
      <w:pPr>
        <w:ind w:left="851" w:hanging="426"/>
      </w:pPr>
      <w:rPr>
        <w:rFonts w:ascii="Times New Roman" w:hAnsi="Times New Roman" w:hint="default"/>
      </w:rPr>
    </w:lvl>
    <w:lvl w:ilvl="2">
      <w:start w:val="1"/>
      <w:numFmt w:val="decimal"/>
      <w:isLgl/>
      <w:lvlText w:val="%1.%2.%3."/>
      <w:lvlJc w:val="left"/>
      <w:pPr>
        <w:ind w:left="1418" w:hanging="568"/>
      </w:pPr>
      <w:rPr>
        <w:rFonts w:ascii="Times New Roman" w:hAnsi="Times New Roman" w:hint="default"/>
      </w:rPr>
    </w:lvl>
    <w:lvl w:ilvl="3">
      <w:start w:val="1"/>
      <w:numFmt w:val="decimal"/>
      <w:isLgl/>
      <w:lvlText w:val="%1.%2.%3.%4."/>
      <w:lvlJc w:val="left"/>
      <w:pPr>
        <w:ind w:left="2268" w:hanging="850"/>
      </w:pPr>
      <w:rPr>
        <w:rFonts w:ascii="Times New Roman" w:hAnsi="Times New Roman" w:hint="default"/>
      </w:rPr>
    </w:lvl>
    <w:lvl w:ilvl="4">
      <w:start w:val="1"/>
      <w:numFmt w:val="decimal"/>
      <w:isLgl/>
      <w:lvlText w:val="%1.%2.%3.%4.%5."/>
      <w:lvlJc w:val="left"/>
      <w:pPr>
        <w:ind w:left="2125" w:hanging="425"/>
      </w:pPr>
      <w:rPr>
        <w:rFonts w:hint="default"/>
      </w:rPr>
    </w:lvl>
    <w:lvl w:ilvl="5">
      <w:start w:val="1"/>
      <w:numFmt w:val="decimal"/>
      <w:isLgl/>
      <w:lvlText w:val="%1.%2.%3.%4.%5.%6."/>
      <w:lvlJc w:val="left"/>
      <w:pPr>
        <w:ind w:left="2550" w:hanging="425"/>
      </w:pPr>
      <w:rPr>
        <w:rFonts w:hint="default"/>
      </w:rPr>
    </w:lvl>
    <w:lvl w:ilvl="6">
      <w:start w:val="1"/>
      <w:numFmt w:val="decimal"/>
      <w:isLgl/>
      <w:lvlText w:val="%1.%2.%3.%4.%5.%6.%7."/>
      <w:lvlJc w:val="left"/>
      <w:pPr>
        <w:ind w:left="2975" w:hanging="425"/>
      </w:pPr>
      <w:rPr>
        <w:rFonts w:hint="default"/>
      </w:rPr>
    </w:lvl>
    <w:lvl w:ilvl="7">
      <w:start w:val="1"/>
      <w:numFmt w:val="decimal"/>
      <w:isLgl/>
      <w:lvlText w:val="%1.%2.%3.%4.%5.%6.%7.%8."/>
      <w:lvlJc w:val="left"/>
      <w:pPr>
        <w:ind w:left="3400" w:hanging="425"/>
      </w:pPr>
      <w:rPr>
        <w:rFonts w:hint="default"/>
      </w:rPr>
    </w:lvl>
    <w:lvl w:ilvl="8">
      <w:start w:val="1"/>
      <w:numFmt w:val="decimal"/>
      <w:isLgl/>
      <w:lvlText w:val="%1.%2.%3.%4.%5.%6.%7.%8.%9."/>
      <w:lvlJc w:val="left"/>
      <w:pPr>
        <w:ind w:left="3825" w:hanging="425"/>
      </w:pPr>
      <w:rPr>
        <w:rFonts w:hint="default"/>
      </w:rPr>
    </w:lvl>
  </w:abstractNum>
  <w:abstractNum w:abstractNumId="22" w15:restartNumberingAfterBreak="0">
    <w:nsid w:val="481757F0"/>
    <w:multiLevelType w:val="multilevel"/>
    <w:tmpl w:val="265CE00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rPr>
        <w:sz w:val="24"/>
        <w:szCs w:val="24"/>
      </w:r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4B95555D"/>
    <w:multiLevelType w:val="multilevel"/>
    <w:tmpl w:val="C666CCB4"/>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24" w15:restartNumberingAfterBreak="0">
    <w:nsid w:val="4E3D346D"/>
    <w:multiLevelType w:val="multilevel"/>
    <w:tmpl w:val="265CE00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rPr>
        <w:sz w:val="24"/>
        <w:szCs w:val="24"/>
      </w:r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4FE37566"/>
    <w:multiLevelType w:val="hybridMultilevel"/>
    <w:tmpl w:val="0ED07EB0"/>
    <w:lvl w:ilvl="0" w:tplc="A31013C4">
      <w:start w:val="1"/>
      <w:numFmt w:val="decimal"/>
      <w:lvlText w:val="%1."/>
      <w:lvlJc w:val="left"/>
      <w:pPr>
        <w:ind w:left="360" w:hanging="360"/>
      </w:pPr>
      <w:rPr>
        <w:rFonts w:hint="default"/>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4ED50D0"/>
    <w:multiLevelType w:val="hybridMultilevel"/>
    <w:tmpl w:val="84F87E32"/>
    <w:lvl w:ilvl="0" w:tplc="90E2D2EE">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6B10CA3"/>
    <w:multiLevelType w:val="multilevel"/>
    <w:tmpl w:val="7F72D32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28" w15:restartNumberingAfterBreak="0">
    <w:nsid w:val="57C852B9"/>
    <w:multiLevelType w:val="multilevel"/>
    <w:tmpl w:val="C666CCB4"/>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29" w15:restartNumberingAfterBreak="0">
    <w:nsid w:val="59AD1CF5"/>
    <w:multiLevelType w:val="multilevel"/>
    <w:tmpl w:val="D7FA32C2"/>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850" w:hanging="425"/>
      </w:pPr>
      <w:rPr>
        <w:rFonts w:ascii="Times New Roman" w:hAnsi="Times New Roman" w:cs="Times New Roman" w:hint="default"/>
      </w:rPr>
    </w:lvl>
    <w:lvl w:ilvl="2">
      <w:start w:val="1"/>
      <w:numFmt w:val="decimal"/>
      <w:lvlText w:val="%1.%2.%3."/>
      <w:lvlJc w:val="left"/>
      <w:pPr>
        <w:ind w:left="1418" w:hanging="568"/>
      </w:pPr>
      <w:rPr>
        <w:rFonts w:hint="eastAsia"/>
      </w:rPr>
    </w:lvl>
    <w:lvl w:ilvl="3">
      <w:start w:val="1"/>
      <w:numFmt w:val="decimal"/>
      <w:lvlText w:val="%1.%2.%3.%4."/>
      <w:lvlJc w:val="left"/>
      <w:pPr>
        <w:ind w:left="2268" w:hanging="850"/>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30" w15:restartNumberingAfterBreak="0">
    <w:nsid w:val="5E4135B7"/>
    <w:multiLevelType w:val="hybridMultilevel"/>
    <w:tmpl w:val="E6A8631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FC672E1"/>
    <w:multiLevelType w:val="hybridMultilevel"/>
    <w:tmpl w:val="821A82EA"/>
    <w:lvl w:ilvl="0" w:tplc="A31013C4">
      <w:start w:val="1"/>
      <w:numFmt w:val="decimal"/>
      <w:lvlText w:val="%1."/>
      <w:lvlJc w:val="left"/>
      <w:pPr>
        <w:ind w:left="360" w:hanging="360"/>
      </w:pPr>
      <w:rPr>
        <w:rFonts w:hint="default"/>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20350F3"/>
    <w:multiLevelType w:val="hybridMultilevel"/>
    <w:tmpl w:val="821A82EA"/>
    <w:lvl w:ilvl="0" w:tplc="A31013C4">
      <w:start w:val="1"/>
      <w:numFmt w:val="decimal"/>
      <w:lvlText w:val="%1."/>
      <w:lvlJc w:val="left"/>
      <w:pPr>
        <w:ind w:left="360" w:hanging="360"/>
      </w:pPr>
      <w:rPr>
        <w:rFonts w:hint="default"/>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5C04D64"/>
    <w:multiLevelType w:val="hybridMultilevel"/>
    <w:tmpl w:val="7C22C3D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6371ED2"/>
    <w:multiLevelType w:val="multilevel"/>
    <w:tmpl w:val="894A6E1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7"/>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35" w15:restartNumberingAfterBreak="0">
    <w:nsid w:val="706A628E"/>
    <w:multiLevelType w:val="multilevel"/>
    <w:tmpl w:val="F4F614D6"/>
    <w:lvl w:ilvl="0">
      <w:start w:val="1"/>
      <w:numFmt w:val="decimal"/>
      <w:lvlText w:val="%1."/>
      <w:lvlJc w:val="left"/>
      <w:pPr>
        <w:ind w:left="425" w:hanging="425"/>
      </w:pPr>
      <w:rPr>
        <w:rFonts w:ascii="Times New Roman" w:hAnsi="Times New Roman" w:cs="Times New Roman" w:hint="default"/>
      </w:rPr>
    </w:lvl>
    <w:lvl w:ilvl="1">
      <w:start w:val="1"/>
      <w:numFmt w:val="decimal"/>
      <w:isLgl/>
      <w:lvlText w:val="%1.%2."/>
      <w:lvlJc w:val="left"/>
      <w:pPr>
        <w:ind w:left="992" w:hanging="567"/>
      </w:pPr>
      <w:rPr>
        <w:rFonts w:hint="default"/>
      </w:rPr>
    </w:lvl>
    <w:lvl w:ilvl="2">
      <w:start w:val="1"/>
      <w:numFmt w:val="decimal"/>
      <w:isLgl/>
      <w:lvlText w:val="%1.%2.%3."/>
      <w:lvlJc w:val="left"/>
      <w:pPr>
        <w:ind w:left="1418" w:hanging="568"/>
      </w:pPr>
      <w:rPr>
        <w:rFonts w:hint="default"/>
      </w:rPr>
    </w:lvl>
    <w:lvl w:ilvl="3">
      <w:start w:val="1"/>
      <w:numFmt w:val="decimal"/>
      <w:isLgl/>
      <w:lvlText w:val="%1.%2.%3.%4."/>
      <w:lvlJc w:val="left"/>
      <w:pPr>
        <w:ind w:left="1700" w:hanging="425"/>
      </w:pPr>
      <w:rPr>
        <w:rFonts w:hint="default"/>
      </w:rPr>
    </w:lvl>
    <w:lvl w:ilvl="4">
      <w:start w:val="1"/>
      <w:numFmt w:val="decimal"/>
      <w:isLgl/>
      <w:lvlText w:val="%1.%2.%3.%4.%5."/>
      <w:lvlJc w:val="left"/>
      <w:pPr>
        <w:ind w:left="2125" w:hanging="425"/>
      </w:pPr>
      <w:rPr>
        <w:rFonts w:hint="default"/>
      </w:rPr>
    </w:lvl>
    <w:lvl w:ilvl="5">
      <w:start w:val="1"/>
      <w:numFmt w:val="decimal"/>
      <w:isLgl/>
      <w:lvlText w:val="%1.%2.%3.%4.%5.%6."/>
      <w:lvlJc w:val="left"/>
      <w:pPr>
        <w:ind w:left="2550" w:hanging="425"/>
      </w:pPr>
      <w:rPr>
        <w:rFonts w:hint="default"/>
      </w:rPr>
    </w:lvl>
    <w:lvl w:ilvl="6">
      <w:start w:val="1"/>
      <w:numFmt w:val="decimal"/>
      <w:isLgl/>
      <w:lvlText w:val="%1.%2.%3.%4.%5.%6.%7."/>
      <w:lvlJc w:val="left"/>
      <w:pPr>
        <w:ind w:left="2975" w:hanging="425"/>
      </w:pPr>
      <w:rPr>
        <w:rFonts w:hint="default"/>
      </w:rPr>
    </w:lvl>
    <w:lvl w:ilvl="7">
      <w:start w:val="1"/>
      <w:numFmt w:val="decimal"/>
      <w:isLgl/>
      <w:lvlText w:val="%1.%2.%3.%4.%5.%6.%7.%8."/>
      <w:lvlJc w:val="left"/>
      <w:pPr>
        <w:ind w:left="3400" w:hanging="425"/>
      </w:pPr>
      <w:rPr>
        <w:rFonts w:hint="default"/>
      </w:rPr>
    </w:lvl>
    <w:lvl w:ilvl="8">
      <w:start w:val="1"/>
      <w:numFmt w:val="decimal"/>
      <w:isLgl/>
      <w:lvlText w:val="%1.%2.%3.%4.%5.%6.%7.%8.%9."/>
      <w:lvlJc w:val="left"/>
      <w:pPr>
        <w:ind w:left="3825" w:hanging="425"/>
      </w:pPr>
      <w:rPr>
        <w:rFonts w:hint="default"/>
      </w:rPr>
    </w:lvl>
  </w:abstractNum>
  <w:abstractNum w:abstractNumId="36" w15:restartNumberingAfterBreak="0">
    <w:nsid w:val="714E0CDB"/>
    <w:multiLevelType w:val="multilevel"/>
    <w:tmpl w:val="7F72D32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37" w15:restartNumberingAfterBreak="0">
    <w:nsid w:val="74070D33"/>
    <w:multiLevelType w:val="multilevel"/>
    <w:tmpl w:val="894A6E1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7"/>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38" w15:restartNumberingAfterBreak="0">
    <w:nsid w:val="7961548E"/>
    <w:multiLevelType w:val="multilevel"/>
    <w:tmpl w:val="F6FA8376"/>
    <w:lvl w:ilvl="0">
      <w:start w:val="1"/>
      <w:numFmt w:val="decimal"/>
      <w:lvlText w:val="%1."/>
      <w:lvlJc w:val="left"/>
      <w:pPr>
        <w:ind w:left="425" w:hanging="425"/>
      </w:pPr>
      <w:rPr>
        <w:rFonts w:ascii="Times New Roman" w:hAnsi="Times New Roman" w:cs="Times New Roman" w:hint="default"/>
      </w:rPr>
    </w:lvl>
    <w:lvl w:ilvl="1">
      <w:start w:val="1"/>
      <w:numFmt w:val="decimal"/>
      <w:isLgl/>
      <w:lvlText w:val="%1.%2."/>
      <w:lvlJc w:val="left"/>
      <w:pPr>
        <w:ind w:left="851" w:hanging="426"/>
      </w:pPr>
      <w:rPr>
        <w:rFonts w:ascii="Times New Roman" w:hAnsi="Times New Roman" w:hint="default"/>
      </w:rPr>
    </w:lvl>
    <w:lvl w:ilvl="2">
      <w:start w:val="1"/>
      <w:numFmt w:val="decimal"/>
      <w:isLgl/>
      <w:lvlText w:val="%1.%2.%3."/>
      <w:lvlJc w:val="left"/>
      <w:pPr>
        <w:ind w:left="1418" w:hanging="568"/>
      </w:pPr>
      <w:rPr>
        <w:rFonts w:ascii="Times New Roman" w:hAnsi="Times New Roman" w:hint="default"/>
      </w:rPr>
    </w:lvl>
    <w:lvl w:ilvl="3">
      <w:start w:val="1"/>
      <w:numFmt w:val="decimal"/>
      <w:isLgl/>
      <w:lvlText w:val="%1.%2.%3.%4."/>
      <w:lvlJc w:val="left"/>
      <w:pPr>
        <w:ind w:left="2268" w:hanging="850"/>
      </w:pPr>
      <w:rPr>
        <w:rFonts w:ascii="Times New Roman" w:hAnsi="Times New Roman" w:hint="default"/>
      </w:rPr>
    </w:lvl>
    <w:lvl w:ilvl="4">
      <w:start w:val="1"/>
      <w:numFmt w:val="decimal"/>
      <w:isLgl/>
      <w:lvlText w:val="%1.%2.%3.%4.%5."/>
      <w:lvlJc w:val="left"/>
      <w:pPr>
        <w:ind w:left="2125" w:hanging="425"/>
      </w:pPr>
      <w:rPr>
        <w:rFonts w:hint="default"/>
      </w:rPr>
    </w:lvl>
    <w:lvl w:ilvl="5">
      <w:start w:val="1"/>
      <w:numFmt w:val="decimal"/>
      <w:isLgl/>
      <w:lvlText w:val="%1.%2.%3.%4.%5.%6."/>
      <w:lvlJc w:val="left"/>
      <w:pPr>
        <w:ind w:left="2550" w:hanging="425"/>
      </w:pPr>
      <w:rPr>
        <w:rFonts w:hint="default"/>
      </w:rPr>
    </w:lvl>
    <w:lvl w:ilvl="6">
      <w:start w:val="1"/>
      <w:numFmt w:val="decimal"/>
      <w:isLgl/>
      <w:lvlText w:val="%1.%2.%3.%4.%5.%6.%7."/>
      <w:lvlJc w:val="left"/>
      <w:pPr>
        <w:ind w:left="2975" w:hanging="425"/>
      </w:pPr>
      <w:rPr>
        <w:rFonts w:hint="default"/>
      </w:rPr>
    </w:lvl>
    <w:lvl w:ilvl="7">
      <w:start w:val="1"/>
      <w:numFmt w:val="decimal"/>
      <w:isLgl/>
      <w:lvlText w:val="%1.%2.%3.%4.%5.%6.%7.%8."/>
      <w:lvlJc w:val="left"/>
      <w:pPr>
        <w:ind w:left="3400" w:hanging="425"/>
      </w:pPr>
      <w:rPr>
        <w:rFonts w:hint="default"/>
      </w:rPr>
    </w:lvl>
    <w:lvl w:ilvl="8">
      <w:start w:val="1"/>
      <w:numFmt w:val="decimal"/>
      <w:isLgl/>
      <w:lvlText w:val="%1.%2.%3.%4.%5.%6.%7.%8.%9."/>
      <w:lvlJc w:val="left"/>
      <w:pPr>
        <w:ind w:left="3825" w:hanging="425"/>
      </w:pPr>
      <w:rPr>
        <w:rFonts w:hint="default"/>
      </w:rPr>
    </w:lvl>
  </w:abstractNum>
  <w:abstractNum w:abstractNumId="39" w15:restartNumberingAfterBreak="0">
    <w:nsid w:val="7ABF52E5"/>
    <w:multiLevelType w:val="multilevel"/>
    <w:tmpl w:val="6A9699B6"/>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40" w15:restartNumberingAfterBreak="0">
    <w:nsid w:val="7CA87CFB"/>
    <w:multiLevelType w:val="multilevel"/>
    <w:tmpl w:val="7F72D32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41" w15:restartNumberingAfterBreak="0">
    <w:nsid w:val="7CD53ECF"/>
    <w:multiLevelType w:val="multilevel"/>
    <w:tmpl w:val="7F72D328"/>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0" w:hanging="425"/>
      </w:pPr>
      <w:rPr>
        <w:rFonts w:ascii="Times New Roman" w:hAnsi="Times New Roman" w:hint="default"/>
      </w:rPr>
    </w:lvl>
    <w:lvl w:ilvl="2">
      <w:start w:val="1"/>
      <w:numFmt w:val="decimal"/>
      <w:lvlText w:val="%1.%2.%3."/>
      <w:lvlJc w:val="left"/>
      <w:pPr>
        <w:ind w:left="1418" w:hanging="568"/>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42" w15:restartNumberingAfterBreak="0">
    <w:nsid w:val="7D9C23D3"/>
    <w:multiLevelType w:val="multilevel"/>
    <w:tmpl w:val="D7FA32C2"/>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850" w:hanging="425"/>
      </w:pPr>
      <w:rPr>
        <w:rFonts w:ascii="Times New Roman" w:hAnsi="Times New Roman" w:cs="Times New Roman" w:hint="default"/>
      </w:rPr>
    </w:lvl>
    <w:lvl w:ilvl="2">
      <w:start w:val="1"/>
      <w:numFmt w:val="decimal"/>
      <w:lvlText w:val="%1.%2.%3."/>
      <w:lvlJc w:val="left"/>
      <w:pPr>
        <w:ind w:left="1418" w:hanging="568"/>
      </w:pPr>
      <w:rPr>
        <w:rFonts w:hint="eastAsia"/>
      </w:rPr>
    </w:lvl>
    <w:lvl w:ilvl="3">
      <w:start w:val="1"/>
      <w:numFmt w:val="decimal"/>
      <w:lvlText w:val="%1.%2.%3.%4."/>
      <w:lvlJc w:val="left"/>
      <w:pPr>
        <w:ind w:left="2268" w:hanging="850"/>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43" w15:restartNumberingAfterBreak="0">
    <w:nsid w:val="7E9E53A2"/>
    <w:multiLevelType w:val="multilevel"/>
    <w:tmpl w:val="D2BC0438"/>
    <w:lvl w:ilvl="0">
      <w:start w:val="1"/>
      <w:numFmt w:val="decimal"/>
      <w:lvlText w:val="%1."/>
      <w:lvlJc w:val="left"/>
      <w:pPr>
        <w:ind w:left="425" w:hanging="425"/>
      </w:pPr>
      <w:rPr>
        <w:rFonts w:hint="eastAsia"/>
      </w:rPr>
    </w:lvl>
    <w:lvl w:ilvl="1">
      <w:start w:val="1"/>
      <w:numFmt w:val="decimal"/>
      <w:lvlText w:val="%1.%2."/>
      <w:lvlJc w:val="left"/>
      <w:pPr>
        <w:ind w:left="850" w:hanging="425"/>
      </w:pPr>
      <w:rPr>
        <w:rFonts w:hint="eastAsia"/>
      </w:rPr>
    </w:lvl>
    <w:lvl w:ilvl="2">
      <w:start w:val="1"/>
      <w:numFmt w:val="decimal"/>
      <w:lvlText w:val="%1.%2.%3."/>
      <w:lvlJc w:val="left"/>
      <w:pPr>
        <w:ind w:left="1418" w:hanging="568"/>
      </w:pPr>
      <w:rPr>
        <w:rFonts w:hint="eastAsia"/>
      </w:rPr>
    </w:lvl>
    <w:lvl w:ilvl="3">
      <w:start w:val="1"/>
      <w:numFmt w:val="decimal"/>
      <w:lvlText w:val="%1.%2.%3.%4."/>
      <w:lvlJc w:val="left"/>
      <w:pPr>
        <w:ind w:left="2268" w:hanging="850"/>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num w:numId="1" w16cid:durableId="623345617">
    <w:abstractNumId w:val="18"/>
  </w:num>
  <w:num w:numId="2" w16cid:durableId="1197349040">
    <w:abstractNumId w:val="3"/>
  </w:num>
  <w:num w:numId="3" w16cid:durableId="932131924">
    <w:abstractNumId w:val="26"/>
  </w:num>
  <w:num w:numId="4" w16cid:durableId="1062944170">
    <w:abstractNumId w:val="4"/>
  </w:num>
  <w:num w:numId="5" w16cid:durableId="734015292">
    <w:abstractNumId w:val="11"/>
  </w:num>
  <w:num w:numId="6" w16cid:durableId="19935078">
    <w:abstractNumId w:val="22"/>
  </w:num>
  <w:num w:numId="7" w16cid:durableId="1000238474">
    <w:abstractNumId w:val="8"/>
  </w:num>
  <w:num w:numId="8" w16cid:durableId="1053653234">
    <w:abstractNumId w:val="25"/>
  </w:num>
  <w:num w:numId="9" w16cid:durableId="884484246">
    <w:abstractNumId w:val="24"/>
  </w:num>
  <w:num w:numId="10" w16cid:durableId="1755735967">
    <w:abstractNumId w:val="0"/>
  </w:num>
  <w:num w:numId="11" w16cid:durableId="285551873">
    <w:abstractNumId w:val="31"/>
  </w:num>
  <w:num w:numId="12" w16cid:durableId="1525632318">
    <w:abstractNumId w:val="32"/>
  </w:num>
  <w:num w:numId="13" w16cid:durableId="1600991797">
    <w:abstractNumId w:val="20"/>
  </w:num>
  <w:num w:numId="14" w16cid:durableId="1942645021">
    <w:abstractNumId w:val="30"/>
  </w:num>
  <w:num w:numId="15" w16cid:durableId="1050112568">
    <w:abstractNumId w:val="35"/>
  </w:num>
  <w:num w:numId="16" w16cid:durableId="97452877">
    <w:abstractNumId w:val="33"/>
  </w:num>
  <w:num w:numId="17" w16cid:durableId="1724871362">
    <w:abstractNumId w:val="29"/>
  </w:num>
  <w:num w:numId="18" w16cid:durableId="118841235">
    <w:abstractNumId w:val="15"/>
  </w:num>
  <w:num w:numId="19" w16cid:durableId="1168446765">
    <w:abstractNumId w:val="43"/>
  </w:num>
  <w:num w:numId="20" w16cid:durableId="1668753630">
    <w:abstractNumId w:val="2"/>
  </w:num>
  <w:num w:numId="21" w16cid:durableId="162084723">
    <w:abstractNumId w:val="9"/>
  </w:num>
  <w:num w:numId="22" w16cid:durableId="958605652">
    <w:abstractNumId w:val="5"/>
  </w:num>
  <w:num w:numId="23" w16cid:durableId="1721510964">
    <w:abstractNumId w:val="36"/>
  </w:num>
  <w:num w:numId="24" w16cid:durableId="1918636998">
    <w:abstractNumId w:val="37"/>
  </w:num>
  <w:num w:numId="25" w16cid:durableId="1525510240">
    <w:abstractNumId w:val="6"/>
  </w:num>
  <w:num w:numId="26" w16cid:durableId="421070829">
    <w:abstractNumId w:val="34"/>
  </w:num>
  <w:num w:numId="27" w16cid:durableId="2010061638">
    <w:abstractNumId w:val="28"/>
  </w:num>
  <w:num w:numId="28" w16cid:durableId="2095086502">
    <w:abstractNumId w:val="23"/>
  </w:num>
  <w:num w:numId="29" w16cid:durableId="1370033660">
    <w:abstractNumId w:val="19"/>
  </w:num>
  <w:num w:numId="30" w16cid:durableId="186260139">
    <w:abstractNumId w:val="16"/>
  </w:num>
  <w:num w:numId="31" w16cid:durableId="1675180059">
    <w:abstractNumId w:val="39"/>
  </w:num>
  <w:num w:numId="32" w16cid:durableId="1657025942">
    <w:abstractNumId w:val="14"/>
  </w:num>
  <w:num w:numId="33" w16cid:durableId="1047488092">
    <w:abstractNumId w:val="17"/>
  </w:num>
  <w:num w:numId="34" w16cid:durableId="1998922476">
    <w:abstractNumId w:val="21"/>
  </w:num>
  <w:num w:numId="35" w16cid:durableId="40642189">
    <w:abstractNumId w:val="38"/>
  </w:num>
  <w:num w:numId="36" w16cid:durableId="484705126">
    <w:abstractNumId w:val="1"/>
  </w:num>
  <w:num w:numId="37" w16cid:durableId="493028523">
    <w:abstractNumId w:val="40"/>
  </w:num>
  <w:num w:numId="38" w16cid:durableId="642661672">
    <w:abstractNumId w:val="27"/>
  </w:num>
  <w:num w:numId="39" w16cid:durableId="610011085">
    <w:abstractNumId w:val="13"/>
  </w:num>
  <w:num w:numId="40" w16cid:durableId="1597329308">
    <w:abstractNumId w:val="41"/>
  </w:num>
  <w:num w:numId="41" w16cid:durableId="396905090">
    <w:abstractNumId w:val="12"/>
  </w:num>
  <w:num w:numId="42" w16cid:durableId="393898613">
    <w:abstractNumId w:val="10"/>
  </w:num>
  <w:num w:numId="43" w16cid:durableId="1519126654">
    <w:abstractNumId w:val="42"/>
  </w:num>
  <w:num w:numId="44" w16cid:durableId="1891383725">
    <w:abstractNumId w:val="7"/>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n, Isabel T.">
    <w15:presenceInfo w15:providerId="None" w15:userId="Chan, Isabel T."/>
  </w15:person>
  <w15:person w15:author="羅亦淞">
    <w15:presenceInfo w15:providerId="AD" w15:userId="S-1-5-21-1454471165-790525478-839522115-37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trackRevisions/>
  <w:documentProtection w:edit="trackedChanges" w:enforcement="0"/>
  <w:defaultTabStop w:val="482"/>
  <w:hyphenationZone w:val="0"/>
  <w:doNotHyphenateCaps/>
  <w:drawingGridHorizontalSpacing w:val="120"/>
  <w:drawingGridVerticalSpacing w:val="163"/>
  <w:displayHorizontalDrawingGridEvery w:val="0"/>
  <w:displayVerticalDrawingGridEvery w:val="2"/>
  <w:doNotShadeFormData/>
  <w:characterSpacingControl w:val="doNotCompress"/>
  <w:hdrShapeDefaults>
    <o:shapedefaults v:ext="edit" spidmax="2050">
      <v:stroke endarrow="block"/>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D8D"/>
    <w:rsid w:val="00000D0D"/>
    <w:rsid w:val="0000360C"/>
    <w:rsid w:val="00003FFE"/>
    <w:rsid w:val="00004B41"/>
    <w:rsid w:val="00005214"/>
    <w:rsid w:val="00006AD0"/>
    <w:rsid w:val="00010163"/>
    <w:rsid w:val="000107C1"/>
    <w:rsid w:val="00010F7A"/>
    <w:rsid w:val="000144AA"/>
    <w:rsid w:val="00015BD9"/>
    <w:rsid w:val="00015FF2"/>
    <w:rsid w:val="00016171"/>
    <w:rsid w:val="0001671A"/>
    <w:rsid w:val="00016CB5"/>
    <w:rsid w:val="00017610"/>
    <w:rsid w:val="00021E7E"/>
    <w:rsid w:val="00023410"/>
    <w:rsid w:val="0002380E"/>
    <w:rsid w:val="00026BCA"/>
    <w:rsid w:val="00026BD9"/>
    <w:rsid w:val="000277E1"/>
    <w:rsid w:val="00031F08"/>
    <w:rsid w:val="00032009"/>
    <w:rsid w:val="00032DE6"/>
    <w:rsid w:val="00035313"/>
    <w:rsid w:val="0003690B"/>
    <w:rsid w:val="00036C52"/>
    <w:rsid w:val="00036D68"/>
    <w:rsid w:val="00037CF7"/>
    <w:rsid w:val="00037E4F"/>
    <w:rsid w:val="000400E0"/>
    <w:rsid w:val="000420F1"/>
    <w:rsid w:val="000434E9"/>
    <w:rsid w:val="00043DE4"/>
    <w:rsid w:val="00043ED9"/>
    <w:rsid w:val="000441DD"/>
    <w:rsid w:val="00045279"/>
    <w:rsid w:val="00046279"/>
    <w:rsid w:val="000478EA"/>
    <w:rsid w:val="000518D9"/>
    <w:rsid w:val="00051D9C"/>
    <w:rsid w:val="00053DB4"/>
    <w:rsid w:val="00055B71"/>
    <w:rsid w:val="00055DD2"/>
    <w:rsid w:val="000616E4"/>
    <w:rsid w:val="00063C80"/>
    <w:rsid w:val="000663EA"/>
    <w:rsid w:val="00066B6F"/>
    <w:rsid w:val="00066D88"/>
    <w:rsid w:val="0007018D"/>
    <w:rsid w:val="00070F70"/>
    <w:rsid w:val="000715E6"/>
    <w:rsid w:val="000721F6"/>
    <w:rsid w:val="000724DD"/>
    <w:rsid w:val="00073292"/>
    <w:rsid w:val="00073350"/>
    <w:rsid w:val="00073E85"/>
    <w:rsid w:val="000775C3"/>
    <w:rsid w:val="0007792B"/>
    <w:rsid w:val="000812B5"/>
    <w:rsid w:val="00082B70"/>
    <w:rsid w:val="0008402A"/>
    <w:rsid w:val="00086DBB"/>
    <w:rsid w:val="00090082"/>
    <w:rsid w:val="00090B51"/>
    <w:rsid w:val="000918AD"/>
    <w:rsid w:val="00097CF0"/>
    <w:rsid w:val="000A03C6"/>
    <w:rsid w:val="000A058C"/>
    <w:rsid w:val="000A063E"/>
    <w:rsid w:val="000A0E9E"/>
    <w:rsid w:val="000A1C54"/>
    <w:rsid w:val="000A3847"/>
    <w:rsid w:val="000A4C5E"/>
    <w:rsid w:val="000A6880"/>
    <w:rsid w:val="000B0CC1"/>
    <w:rsid w:val="000B2450"/>
    <w:rsid w:val="000B2B93"/>
    <w:rsid w:val="000B5141"/>
    <w:rsid w:val="000B5D12"/>
    <w:rsid w:val="000B73BD"/>
    <w:rsid w:val="000B7F14"/>
    <w:rsid w:val="000C16C0"/>
    <w:rsid w:val="000C18F5"/>
    <w:rsid w:val="000C1FC5"/>
    <w:rsid w:val="000C2829"/>
    <w:rsid w:val="000C3DB7"/>
    <w:rsid w:val="000C4F7A"/>
    <w:rsid w:val="000C5551"/>
    <w:rsid w:val="000C5A59"/>
    <w:rsid w:val="000C5B8B"/>
    <w:rsid w:val="000C6E68"/>
    <w:rsid w:val="000C7801"/>
    <w:rsid w:val="000D024D"/>
    <w:rsid w:val="000D0D1F"/>
    <w:rsid w:val="000D1FA3"/>
    <w:rsid w:val="000D2095"/>
    <w:rsid w:val="000D2C4E"/>
    <w:rsid w:val="000D3C50"/>
    <w:rsid w:val="000D500C"/>
    <w:rsid w:val="000D5A63"/>
    <w:rsid w:val="000D64E5"/>
    <w:rsid w:val="000D7B88"/>
    <w:rsid w:val="000D7FAA"/>
    <w:rsid w:val="000E015C"/>
    <w:rsid w:val="000E077F"/>
    <w:rsid w:val="000E3758"/>
    <w:rsid w:val="000E387C"/>
    <w:rsid w:val="000E5217"/>
    <w:rsid w:val="000E579F"/>
    <w:rsid w:val="000E6550"/>
    <w:rsid w:val="000E660B"/>
    <w:rsid w:val="000F1424"/>
    <w:rsid w:val="000F1BE5"/>
    <w:rsid w:val="000F2EAC"/>
    <w:rsid w:val="000F4654"/>
    <w:rsid w:val="000F6768"/>
    <w:rsid w:val="000F68A2"/>
    <w:rsid w:val="000F6E69"/>
    <w:rsid w:val="000F7E50"/>
    <w:rsid w:val="00101777"/>
    <w:rsid w:val="00102600"/>
    <w:rsid w:val="00111082"/>
    <w:rsid w:val="00112638"/>
    <w:rsid w:val="00112B9B"/>
    <w:rsid w:val="001135CB"/>
    <w:rsid w:val="00113FE3"/>
    <w:rsid w:val="00114602"/>
    <w:rsid w:val="00114794"/>
    <w:rsid w:val="001179C3"/>
    <w:rsid w:val="00120B52"/>
    <w:rsid w:val="0012163F"/>
    <w:rsid w:val="00121BD1"/>
    <w:rsid w:val="0012515F"/>
    <w:rsid w:val="001254DB"/>
    <w:rsid w:val="00126494"/>
    <w:rsid w:val="00126C0F"/>
    <w:rsid w:val="00127587"/>
    <w:rsid w:val="00127FA1"/>
    <w:rsid w:val="00132D12"/>
    <w:rsid w:val="00133225"/>
    <w:rsid w:val="0013429A"/>
    <w:rsid w:val="001366BF"/>
    <w:rsid w:val="00140EE1"/>
    <w:rsid w:val="00142B32"/>
    <w:rsid w:val="00143962"/>
    <w:rsid w:val="00144332"/>
    <w:rsid w:val="0014526C"/>
    <w:rsid w:val="00147E52"/>
    <w:rsid w:val="00152B9E"/>
    <w:rsid w:val="001532E2"/>
    <w:rsid w:val="001555FA"/>
    <w:rsid w:val="0015620D"/>
    <w:rsid w:val="0015635F"/>
    <w:rsid w:val="00156A4C"/>
    <w:rsid w:val="00157755"/>
    <w:rsid w:val="00160981"/>
    <w:rsid w:val="00161AB7"/>
    <w:rsid w:val="00162696"/>
    <w:rsid w:val="001639B6"/>
    <w:rsid w:val="00164084"/>
    <w:rsid w:val="00164C3C"/>
    <w:rsid w:val="001673BC"/>
    <w:rsid w:val="00167F43"/>
    <w:rsid w:val="00170371"/>
    <w:rsid w:val="00170821"/>
    <w:rsid w:val="0017111E"/>
    <w:rsid w:val="001739C9"/>
    <w:rsid w:val="001749FF"/>
    <w:rsid w:val="00175C40"/>
    <w:rsid w:val="0017604A"/>
    <w:rsid w:val="001774D2"/>
    <w:rsid w:val="001776D6"/>
    <w:rsid w:val="00180593"/>
    <w:rsid w:val="00184994"/>
    <w:rsid w:val="00184F9F"/>
    <w:rsid w:val="00185E7F"/>
    <w:rsid w:val="00190F36"/>
    <w:rsid w:val="0019100F"/>
    <w:rsid w:val="00191E40"/>
    <w:rsid w:val="0019742E"/>
    <w:rsid w:val="001A0B74"/>
    <w:rsid w:val="001A0C07"/>
    <w:rsid w:val="001A0E62"/>
    <w:rsid w:val="001A26A3"/>
    <w:rsid w:val="001A29A0"/>
    <w:rsid w:val="001A4B65"/>
    <w:rsid w:val="001A57E7"/>
    <w:rsid w:val="001A5EEE"/>
    <w:rsid w:val="001A689B"/>
    <w:rsid w:val="001A7B19"/>
    <w:rsid w:val="001B2914"/>
    <w:rsid w:val="001B30EC"/>
    <w:rsid w:val="001B3521"/>
    <w:rsid w:val="001B4379"/>
    <w:rsid w:val="001B455B"/>
    <w:rsid w:val="001B6A18"/>
    <w:rsid w:val="001C0D30"/>
    <w:rsid w:val="001C3960"/>
    <w:rsid w:val="001C3A82"/>
    <w:rsid w:val="001C4881"/>
    <w:rsid w:val="001C4B04"/>
    <w:rsid w:val="001C5D52"/>
    <w:rsid w:val="001D033D"/>
    <w:rsid w:val="001D3638"/>
    <w:rsid w:val="001D52E5"/>
    <w:rsid w:val="001D6B02"/>
    <w:rsid w:val="001E0982"/>
    <w:rsid w:val="001E27AC"/>
    <w:rsid w:val="001E2A3E"/>
    <w:rsid w:val="001E40D7"/>
    <w:rsid w:val="001E4A4A"/>
    <w:rsid w:val="001E5238"/>
    <w:rsid w:val="001E6F1C"/>
    <w:rsid w:val="001E7148"/>
    <w:rsid w:val="001F1769"/>
    <w:rsid w:val="001F1B99"/>
    <w:rsid w:val="001F453C"/>
    <w:rsid w:val="001F460D"/>
    <w:rsid w:val="001F5A48"/>
    <w:rsid w:val="0020119D"/>
    <w:rsid w:val="00203623"/>
    <w:rsid w:val="00203E1A"/>
    <w:rsid w:val="002049EE"/>
    <w:rsid w:val="00204B8C"/>
    <w:rsid w:val="00206268"/>
    <w:rsid w:val="00206A8E"/>
    <w:rsid w:val="00206C2B"/>
    <w:rsid w:val="00210483"/>
    <w:rsid w:val="00210F17"/>
    <w:rsid w:val="0021301E"/>
    <w:rsid w:val="00213270"/>
    <w:rsid w:val="0021600F"/>
    <w:rsid w:val="002169B9"/>
    <w:rsid w:val="00216A76"/>
    <w:rsid w:val="00216A92"/>
    <w:rsid w:val="00216B12"/>
    <w:rsid w:val="00216CD1"/>
    <w:rsid w:val="0022022C"/>
    <w:rsid w:val="0022030F"/>
    <w:rsid w:val="0022186B"/>
    <w:rsid w:val="002228C8"/>
    <w:rsid w:val="00223BED"/>
    <w:rsid w:val="00224891"/>
    <w:rsid w:val="00226F3C"/>
    <w:rsid w:val="00227596"/>
    <w:rsid w:val="00230CDD"/>
    <w:rsid w:val="00230E5D"/>
    <w:rsid w:val="002318A3"/>
    <w:rsid w:val="00231E71"/>
    <w:rsid w:val="0023272A"/>
    <w:rsid w:val="00235AF9"/>
    <w:rsid w:val="002364A2"/>
    <w:rsid w:val="00236D39"/>
    <w:rsid w:val="00236F34"/>
    <w:rsid w:val="00240CAC"/>
    <w:rsid w:val="00240EBA"/>
    <w:rsid w:val="002450FE"/>
    <w:rsid w:val="00246B7D"/>
    <w:rsid w:val="00247BB1"/>
    <w:rsid w:val="00251664"/>
    <w:rsid w:val="00251FD8"/>
    <w:rsid w:val="002524AF"/>
    <w:rsid w:val="00254D5E"/>
    <w:rsid w:val="00255180"/>
    <w:rsid w:val="002566A3"/>
    <w:rsid w:val="00257505"/>
    <w:rsid w:val="00257711"/>
    <w:rsid w:val="00257A60"/>
    <w:rsid w:val="00260C40"/>
    <w:rsid w:val="00261C0A"/>
    <w:rsid w:val="00262769"/>
    <w:rsid w:val="002630A8"/>
    <w:rsid w:val="00264EB3"/>
    <w:rsid w:val="00265320"/>
    <w:rsid w:val="00270842"/>
    <w:rsid w:val="00272855"/>
    <w:rsid w:val="00272DD3"/>
    <w:rsid w:val="0027327E"/>
    <w:rsid w:val="00274DC4"/>
    <w:rsid w:val="002772A1"/>
    <w:rsid w:val="00277576"/>
    <w:rsid w:val="00282270"/>
    <w:rsid w:val="002840A1"/>
    <w:rsid w:val="00285979"/>
    <w:rsid w:val="002878A0"/>
    <w:rsid w:val="002923FF"/>
    <w:rsid w:val="002943AD"/>
    <w:rsid w:val="00295A71"/>
    <w:rsid w:val="0029637D"/>
    <w:rsid w:val="00297AF9"/>
    <w:rsid w:val="002A2B86"/>
    <w:rsid w:val="002A6238"/>
    <w:rsid w:val="002A6260"/>
    <w:rsid w:val="002B1B56"/>
    <w:rsid w:val="002B2868"/>
    <w:rsid w:val="002B331C"/>
    <w:rsid w:val="002B34E3"/>
    <w:rsid w:val="002B4820"/>
    <w:rsid w:val="002B5341"/>
    <w:rsid w:val="002B5FB6"/>
    <w:rsid w:val="002B67D6"/>
    <w:rsid w:val="002B6E47"/>
    <w:rsid w:val="002B7D88"/>
    <w:rsid w:val="002C2128"/>
    <w:rsid w:val="002C542D"/>
    <w:rsid w:val="002C653C"/>
    <w:rsid w:val="002C7365"/>
    <w:rsid w:val="002C7946"/>
    <w:rsid w:val="002D01FD"/>
    <w:rsid w:val="002D1D9F"/>
    <w:rsid w:val="002D20FF"/>
    <w:rsid w:val="002D2FC2"/>
    <w:rsid w:val="002D3081"/>
    <w:rsid w:val="002D35A9"/>
    <w:rsid w:val="002D3B6E"/>
    <w:rsid w:val="002D4FA8"/>
    <w:rsid w:val="002D5AD4"/>
    <w:rsid w:val="002D752F"/>
    <w:rsid w:val="002E0208"/>
    <w:rsid w:val="002E048D"/>
    <w:rsid w:val="002E20B2"/>
    <w:rsid w:val="002E319B"/>
    <w:rsid w:val="002E38F6"/>
    <w:rsid w:val="002E58EE"/>
    <w:rsid w:val="002E592A"/>
    <w:rsid w:val="002E5BAC"/>
    <w:rsid w:val="002E5DBE"/>
    <w:rsid w:val="002E67E1"/>
    <w:rsid w:val="002E6F12"/>
    <w:rsid w:val="002F047B"/>
    <w:rsid w:val="002F07CC"/>
    <w:rsid w:val="002F13DE"/>
    <w:rsid w:val="002F22D3"/>
    <w:rsid w:val="002F2900"/>
    <w:rsid w:val="002F314D"/>
    <w:rsid w:val="002F3ED9"/>
    <w:rsid w:val="002F4D3D"/>
    <w:rsid w:val="002F5060"/>
    <w:rsid w:val="002F5426"/>
    <w:rsid w:val="002F7F0A"/>
    <w:rsid w:val="003003DE"/>
    <w:rsid w:val="00303B20"/>
    <w:rsid w:val="00304ED1"/>
    <w:rsid w:val="00305C1E"/>
    <w:rsid w:val="00312065"/>
    <w:rsid w:val="003121A4"/>
    <w:rsid w:val="00314A7C"/>
    <w:rsid w:val="00314FEC"/>
    <w:rsid w:val="003154BE"/>
    <w:rsid w:val="00317C6F"/>
    <w:rsid w:val="00320E05"/>
    <w:rsid w:val="0032125A"/>
    <w:rsid w:val="003239CA"/>
    <w:rsid w:val="00324587"/>
    <w:rsid w:val="0032482E"/>
    <w:rsid w:val="003254EB"/>
    <w:rsid w:val="00325F07"/>
    <w:rsid w:val="00325FF9"/>
    <w:rsid w:val="0032617B"/>
    <w:rsid w:val="00327263"/>
    <w:rsid w:val="0032736C"/>
    <w:rsid w:val="00327623"/>
    <w:rsid w:val="00332C6E"/>
    <w:rsid w:val="00333120"/>
    <w:rsid w:val="00334AE6"/>
    <w:rsid w:val="00335AA1"/>
    <w:rsid w:val="00336050"/>
    <w:rsid w:val="00336DC2"/>
    <w:rsid w:val="00337130"/>
    <w:rsid w:val="0034050D"/>
    <w:rsid w:val="003409DE"/>
    <w:rsid w:val="00343F89"/>
    <w:rsid w:val="00344303"/>
    <w:rsid w:val="00344434"/>
    <w:rsid w:val="003461FC"/>
    <w:rsid w:val="003470B0"/>
    <w:rsid w:val="00347161"/>
    <w:rsid w:val="00347D35"/>
    <w:rsid w:val="003512CD"/>
    <w:rsid w:val="003519CF"/>
    <w:rsid w:val="0035421A"/>
    <w:rsid w:val="00354287"/>
    <w:rsid w:val="00354BC1"/>
    <w:rsid w:val="00355080"/>
    <w:rsid w:val="003563DB"/>
    <w:rsid w:val="00357CF0"/>
    <w:rsid w:val="00361336"/>
    <w:rsid w:val="00362108"/>
    <w:rsid w:val="00362CF4"/>
    <w:rsid w:val="00363F00"/>
    <w:rsid w:val="003659FE"/>
    <w:rsid w:val="00367E10"/>
    <w:rsid w:val="0037019A"/>
    <w:rsid w:val="003718AA"/>
    <w:rsid w:val="00371C99"/>
    <w:rsid w:val="00371E29"/>
    <w:rsid w:val="00372463"/>
    <w:rsid w:val="00372719"/>
    <w:rsid w:val="0037393B"/>
    <w:rsid w:val="003740CD"/>
    <w:rsid w:val="003749DD"/>
    <w:rsid w:val="0037655E"/>
    <w:rsid w:val="00380783"/>
    <w:rsid w:val="00382364"/>
    <w:rsid w:val="00382C93"/>
    <w:rsid w:val="0038309A"/>
    <w:rsid w:val="00383DFB"/>
    <w:rsid w:val="00384812"/>
    <w:rsid w:val="00384B57"/>
    <w:rsid w:val="00384EE7"/>
    <w:rsid w:val="00385BCE"/>
    <w:rsid w:val="0038614B"/>
    <w:rsid w:val="003872A3"/>
    <w:rsid w:val="003904E5"/>
    <w:rsid w:val="00390CAB"/>
    <w:rsid w:val="0039265C"/>
    <w:rsid w:val="00394FE5"/>
    <w:rsid w:val="003973F7"/>
    <w:rsid w:val="00397FCA"/>
    <w:rsid w:val="003A0075"/>
    <w:rsid w:val="003A125A"/>
    <w:rsid w:val="003A1568"/>
    <w:rsid w:val="003A2B4C"/>
    <w:rsid w:val="003A2BE0"/>
    <w:rsid w:val="003A41E5"/>
    <w:rsid w:val="003A46DD"/>
    <w:rsid w:val="003A4B31"/>
    <w:rsid w:val="003A53C8"/>
    <w:rsid w:val="003A7D62"/>
    <w:rsid w:val="003B14AB"/>
    <w:rsid w:val="003B1691"/>
    <w:rsid w:val="003B5BE6"/>
    <w:rsid w:val="003B605F"/>
    <w:rsid w:val="003B699E"/>
    <w:rsid w:val="003B7ED6"/>
    <w:rsid w:val="003C101F"/>
    <w:rsid w:val="003C18BB"/>
    <w:rsid w:val="003C39D9"/>
    <w:rsid w:val="003C6387"/>
    <w:rsid w:val="003C6F99"/>
    <w:rsid w:val="003D0025"/>
    <w:rsid w:val="003D09B0"/>
    <w:rsid w:val="003D1979"/>
    <w:rsid w:val="003D2529"/>
    <w:rsid w:val="003D476C"/>
    <w:rsid w:val="003D735C"/>
    <w:rsid w:val="003E38E8"/>
    <w:rsid w:val="003E47B0"/>
    <w:rsid w:val="003E4908"/>
    <w:rsid w:val="003E5A6B"/>
    <w:rsid w:val="003E5C12"/>
    <w:rsid w:val="003E5D2D"/>
    <w:rsid w:val="003E7077"/>
    <w:rsid w:val="003E72FD"/>
    <w:rsid w:val="003F00D4"/>
    <w:rsid w:val="003F072B"/>
    <w:rsid w:val="003F0A5E"/>
    <w:rsid w:val="003F0EC7"/>
    <w:rsid w:val="003F1D26"/>
    <w:rsid w:val="003F226D"/>
    <w:rsid w:val="003F302A"/>
    <w:rsid w:val="003F33FE"/>
    <w:rsid w:val="003F3406"/>
    <w:rsid w:val="003F3C5D"/>
    <w:rsid w:val="003F4DB5"/>
    <w:rsid w:val="003F5640"/>
    <w:rsid w:val="003F5C7E"/>
    <w:rsid w:val="003F6266"/>
    <w:rsid w:val="00400596"/>
    <w:rsid w:val="0040077A"/>
    <w:rsid w:val="00403BF5"/>
    <w:rsid w:val="0040419D"/>
    <w:rsid w:val="004050D4"/>
    <w:rsid w:val="00406B73"/>
    <w:rsid w:val="00410A1D"/>
    <w:rsid w:val="00410FD3"/>
    <w:rsid w:val="00411A65"/>
    <w:rsid w:val="00411CE2"/>
    <w:rsid w:val="0041280C"/>
    <w:rsid w:val="004128F9"/>
    <w:rsid w:val="00415E7E"/>
    <w:rsid w:val="004161FE"/>
    <w:rsid w:val="004164FD"/>
    <w:rsid w:val="0042004D"/>
    <w:rsid w:val="00420457"/>
    <w:rsid w:val="004207AD"/>
    <w:rsid w:val="00420F2B"/>
    <w:rsid w:val="0042210F"/>
    <w:rsid w:val="0042393D"/>
    <w:rsid w:val="004246EF"/>
    <w:rsid w:val="0042667F"/>
    <w:rsid w:val="0042669B"/>
    <w:rsid w:val="00426EDD"/>
    <w:rsid w:val="0043176D"/>
    <w:rsid w:val="004336E4"/>
    <w:rsid w:val="00434092"/>
    <w:rsid w:val="004346BC"/>
    <w:rsid w:val="00434ADB"/>
    <w:rsid w:val="004356B1"/>
    <w:rsid w:val="0043571E"/>
    <w:rsid w:val="004370CE"/>
    <w:rsid w:val="00437508"/>
    <w:rsid w:val="00437984"/>
    <w:rsid w:val="00440726"/>
    <w:rsid w:val="00441157"/>
    <w:rsid w:val="004411D4"/>
    <w:rsid w:val="00441CEC"/>
    <w:rsid w:val="00442410"/>
    <w:rsid w:val="0044397C"/>
    <w:rsid w:val="0044491B"/>
    <w:rsid w:val="00445A14"/>
    <w:rsid w:val="00446830"/>
    <w:rsid w:val="004513A1"/>
    <w:rsid w:val="004555D3"/>
    <w:rsid w:val="00455C65"/>
    <w:rsid w:val="00455E47"/>
    <w:rsid w:val="00456B13"/>
    <w:rsid w:val="00457AEE"/>
    <w:rsid w:val="004619D2"/>
    <w:rsid w:val="00461BA5"/>
    <w:rsid w:val="0046271F"/>
    <w:rsid w:val="00463ACE"/>
    <w:rsid w:val="00465954"/>
    <w:rsid w:val="004718AD"/>
    <w:rsid w:val="00471FE7"/>
    <w:rsid w:val="00472239"/>
    <w:rsid w:val="00472A26"/>
    <w:rsid w:val="004742CE"/>
    <w:rsid w:val="00475888"/>
    <w:rsid w:val="00475CCD"/>
    <w:rsid w:val="00475D3A"/>
    <w:rsid w:val="00480A11"/>
    <w:rsid w:val="00480F2C"/>
    <w:rsid w:val="004824E8"/>
    <w:rsid w:val="00484663"/>
    <w:rsid w:val="00484831"/>
    <w:rsid w:val="004851BB"/>
    <w:rsid w:val="0048760C"/>
    <w:rsid w:val="0049066B"/>
    <w:rsid w:val="00492003"/>
    <w:rsid w:val="00492EAB"/>
    <w:rsid w:val="00495891"/>
    <w:rsid w:val="004959EE"/>
    <w:rsid w:val="00495F32"/>
    <w:rsid w:val="0049748B"/>
    <w:rsid w:val="00497943"/>
    <w:rsid w:val="004A1084"/>
    <w:rsid w:val="004A34E7"/>
    <w:rsid w:val="004A72A1"/>
    <w:rsid w:val="004B08AD"/>
    <w:rsid w:val="004B0A6D"/>
    <w:rsid w:val="004B1048"/>
    <w:rsid w:val="004B4BB6"/>
    <w:rsid w:val="004B620B"/>
    <w:rsid w:val="004B683E"/>
    <w:rsid w:val="004B68F3"/>
    <w:rsid w:val="004B6F22"/>
    <w:rsid w:val="004B75C4"/>
    <w:rsid w:val="004B762E"/>
    <w:rsid w:val="004C0F1C"/>
    <w:rsid w:val="004C27F8"/>
    <w:rsid w:val="004C2846"/>
    <w:rsid w:val="004C5F14"/>
    <w:rsid w:val="004D002B"/>
    <w:rsid w:val="004D017E"/>
    <w:rsid w:val="004D2718"/>
    <w:rsid w:val="004D4615"/>
    <w:rsid w:val="004D5FC3"/>
    <w:rsid w:val="004D6742"/>
    <w:rsid w:val="004D6F22"/>
    <w:rsid w:val="004D7130"/>
    <w:rsid w:val="004E29DF"/>
    <w:rsid w:val="004E2A2B"/>
    <w:rsid w:val="004E2D2B"/>
    <w:rsid w:val="004E2EEE"/>
    <w:rsid w:val="004E6CA3"/>
    <w:rsid w:val="004F00E0"/>
    <w:rsid w:val="004F0175"/>
    <w:rsid w:val="004F0BA3"/>
    <w:rsid w:val="004F2607"/>
    <w:rsid w:val="004F4476"/>
    <w:rsid w:val="004F6EFE"/>
    <w:rsid w:val="004F7618"/>
    <w:rsid w:val="004F767E"/>
    <w:rsid w:val="004F7D26"/>
    <w:rsid w:val="00500486"/>
    <w:rsid w:val="005005AE"/>
    <w:rsid w:val="00500B82"/>
    <w:rsid w:val="00501407"/>
    <w:rsid w:val="005014DD"/>
    <w:rsid w:val="00501A8C"/>
    <w:rsid w:val="00502BF8"/>
    <w:rsid w:val="00503289"/>
    <w:rsid w:val="00505035"/>
    <w:rsid w:val="00506058"/>
    <w:rsid w:val="00506A49"/>
    <w:rsid w:val="00506E6A"/>
    <w:rsid w:val="00506EE1"/>
    <w:rsid w:val="00506F97"/>
    <w:rsid w:val="00507E6E"/>
    <w:rsid w:val="00510123"/>
    <w:rsid w:val="00510482"/>
    <w:rsid w:val="00511CA8"/>
    <w:rsid w:val="005125CA"/>
    <w:rsid w:val="00516B04"/>
    <w:rsid w:val="00520AB2"/>
    <w:rsid w:val="0052247A"/>
    <w:rsid w:val="0052291C"/>
    <w:rsid w:val="005230D8"/>
    <w:rsid w:val="00524487"/>
    <w:rsid w:val="00525149"/>
    <w:rsid w:val="0052694B"/>
    <w:rsid w:val="00531974"/>
    <w:rsid w:val="0053325B"/>
    <w:rsid w:val="0053566E"/>
    <w:rsid w:val="005359B5"/>
    <w:rsid w:val="00535E5E"/>
    <w:rsid w:val="00536AC8"/>
    <w:rsid w:val="00537BFC"/>
    <w:rsid w:val="00541D3A"/>
    <w:rsid w:val="005429EF"/>
    <w:rsid w:val="005430F8"/>
    <w:rsid w:val="00543B01"/>
    <w:rsid w:val="00544574"/>
    <w:rsid w:val="0054493D"/>
    <w:rsid w:val="005467DD"/>
    <w:rsid w:val="0055080B"/>
    <w:rsid w:val="0055323D"/>
    <w:rsid w:val="00553799"/>
    <w:rsid w:val="00555E30"/>
    <w:rsid w:val="005560A5"/>
    <w:rsid w:val="00557CEA"/>
    <w:rsid w:val="005610ED"/>
    <w:rsid w:val="0056194D"/>
    <w:rsid w:val="00562F49"/>
    <w:rsid w:val="005646FD"/>
    <w:rsid w:val="00564E0B"/>
    <w:rsid w:val="0056543E"/>
    <w:rsid w:val="00565459"/>
    <w:rsid w:val="005656D1"/>
    <w:rsid w:val="00565A01"/>
    <w:rsid w:val="00565BD3"/>
    <w:rsid w:val="00566900"/>
    <w:rsid w:val="00566C1C"/>
    <w:rsid w:val="00570607"/>
    <w:rsid w:val="00570D13"/>
    <w:rsid w:val="00571737"/>
    <w:rsid w:val="005724EF"/>
    <w:rsid w:val="005743BC"/>
    <w:rsid w:val="0057553C"/>
    <w:rsid w:val="00576DEF"/>
    <w:rsid w:val="00577C33"/>
    <w:rsid w:val="00577F21"/>
    <w:rsid w:val="00583A09"/>
    <w:rsid w:val="00583D6B"/>
    <w:rsid w:val="005842A6"/>
    <w:rsid w:val="005844F8"/>
    <w:rsid w:val="00584873"/>
    <w:rsid w:val="005868C9"/>
    <w:rsid w:val="005918C1"/>
    <w:rsid w:val="005919E6"/>
    <w:rsid w:val="00592A6C"/>
    <w:rsid w:val="0059397F"/>
    <w:rsid w:val="00594750"/>
    <w:rsid w:val="00594FB5"/>
    <w:rsid w:val="005970F7"/>
    <w:rsid w:val="00597C6D"/>
    <w:rsid w:val="005A0707"/>
    <w:rsid w:val="005A0892"/>
    <w:rsid w:val="005A1980"/>
    <w:rsid w:val="005A1A2F"/>
    <w:rsid w:val="005A1DF2"/>
    <w:rsid w:val="005A228F"/>
    <w:rsid w:val="005A2B9E"/>
    <w:rsid w:val="005A4340"/>
    <w:rsid w:val="005A441D"/>
    <w:rsid w:val="005A68EC"/>
    <w:rsid w:val="005A75B7"/>
    <w:rsid w:val="005B50B4"/>
    <w:rsid w:val="005B5738"/>
    <w:rsid w:val="005B6A00"/>
    <w:rsid w:val="005B7439"/>
    <w:rsid w:val="005C0A51"/>
    <w:rsid w:val="005C0E88"/>
    <w:rsid w:val="005C361A"/>
    <w:rsid w:val="005C3650"/>
    <w:rsid w:val="005C3D80"/>
    <w:rsid w:val="005C7392"/>
    <w:rsid w:val="005C7415"/>
    <w:rsid w:val="005C76DC"/>
    <w:rsid w:val="005D1033"/>
    <w:rsid w:val="005D2D61"/>
    <w:rsid w:val="005D3442"/>
    <w:rsid w:val="005D38A4"/>
    <w:rsid w:val="005D4B8A"/>
    <w:rsid w:val="005D5649"/>
    <w:rsid w:val="005D5B20"/>
    <w:rsid w:val="005D6A1B"/>
    <w:rsid w:val="005D7310"/>
    <w:rsid w:val="005E1234"/>
    <w:rsid w:val="005E1861"/>
    <w:rsid w:val="005E3A63"/>
    <w:rsid w:val="005E4204"/>
    <w:rsid w:val="005E47E3"/>
    <w:rsid w:val="005E5EF4"/>
    <w:rsid w:val="005E6682"/>
    <w:rsid w:val="005E7930"/>
    <w:rsid w:val="005F1102"/>
    <w:rsid w:val="005F2D79"/>
    <w:rsid w:val="005F4E86"/>
    <w:rsid w:val="005F7715"/>
    <w:rsid w:val="00600845"/>
    <w:rsid w:val="0060126F"/>
    <w:rsid w:val="00602BF9"/>
    <w:rsid w:val="0060492D"/>
    <w:rsid w:val="00606A12"/>
    <w:rsid w:val="00606BA9"/>
    <w:rsid w:val="00606D15"/>
    <w:rsid w:val="006076AF"/>
    <w:rsid w:val="00610C39"/>
    <w:rsid w:val="00610FF2"/>
    <w:rsid w:val="006120CE"/>
    <w:rsid w:val="00612436"/>
    <w:rsid w:val="0061384C"/>
    <w:rsid w:val="006143CD"/>
    <w:rsid w:val="0061507E"/>
    <w:rsid w:val="00615F88"/>
    <w:rsid w:val="00617354"/>
    <w:rsid w:val="006175D6"/>
    <w:rsid w:val="0062169F"/>
    <w:rsid w:val="00621B58"/>
    <w:rsid w:val="00621DAE"/>
    <w:rsid w:val="00623B5A"/>
    <w:rsid w:val="00626297"/>
    <w:rsid w:val="00626880"/>
    <w:rsid w:val="00627F6A"/>
    <w:rsid w:val="00630A93"/>
    <w:rsid w:val="006330DE"/>
    <w:rsid w:val="006335F8"/>
    <w:rsid w:val="006356B1"/>
    <w:rsid w:val="006358DA"/>
    <w:rsid w:val="00636E3B"/>
    <w:rsid w:val="0064130B"/>
    <w:rsid w:val="00641E44"/>
    <w:rsid w:val="006420B8"/>
    <w:rsid w:val="006423F3"/>
    <w:rsid w:val="0064292E"/>
    <w:rsid w:val="00646010"/>
    <w:rsid w:val="00646775"/>
    <w:rsid w:val="00654963"/>
    <w:rsid w:val="00656BA4"/>
    <w:rsid w:val="00656F3D"/>
    <w:rsid w:val="00660151"/>
    <w:rsid w:val="006636E2"/>
    <w:rsid w:val="006646B6"/>
    <w:rsid w:val="00665C30"/>
    <w:rsid w:val="006664FF"/>
    <w:rsid w:val="00666E66"/>
    <w:rsid w:val="00667493"/>
    <w:rsid w:val="00667F56"/>
    <w:rsid w:val="00671E2D"/>
    <w:rsid w:val="006737F9"/>
    <w:rsid w:val="00677F8E"/>
    <w:rsid w:val="00685CFD"/>
    <w:rsid w:val="00686075"/>
    <w:rsid w:val="0068739E"/>
    <w:rsid w:val="0068767D"/>
    <w:rsid w:val="006876AA"/>
    <w:rsid w:val="0069127B"/>
    <w:rsid w:val="0069214B"/>
    <w:rsid w:val="00692915"/>
    <w:rsid w:val="00693488"/>
    <w:rsid w:val="00694F87"/>
    <w:rsid w:val="00695C93"/>
    <w:rsid w:val="00695F17"/>
    <w:rsid w:val="00696BBE"/>
    <w:rsid w:val="0069732E"/>
    <w:rsid w:val="0069739D"/>
    <w:rsid w:val="006A0ACD"/>
    <w:rsid w:val="006A2A8C"/>
    <w:rsid w:val="006A420C"/>
    <w:rsid w:val="006A5070"/>
    <w:rsid w:val="006B13F5"/>
    <w:rsid w:val="006B1AF7"/>
    <w:rsid w:val="006B3E32"/>
    <w:rsid w:val="006B52D6"/>
    <w:rsid w:val="006B5E1B"/>
    <w:rsid w:val="006B7E87"/>
    <w:rsid w:val="006C21D2"/>
    <w:rsid w:val="006C39BC"/>
    <w:rsid w:val="006C4991"/>
    <w:rsid w:val="006C5114"/>
    <w:rsid w:val="006C54D9"/>
    <w:rsid w:val="006C5D09"/>
    <w:rsid w:val="006C6197"/>
    <w:rsid w:val="006D253F"/>
    <w:rsid w:val="006D3243"/>
    <w:rsid w:val="006D3C64"/>
    <w:rsid w:val="006D48B7"/>
    <w:rsid w:val="006D52DE"/>
    <w:rsid w:val="006D75C8"/>
    <w:rsid w:val="006E158F"/>
    <w:rsid w:val="006E1CF2"/>
    <w:rsid w:val="006E2C69"/>
    <w:rsid w:val="006E4952"/>
    <w:rsid w:val="006E5F55"/>
    <w:rsid w:val="006E61C4"/>
    <w:rsid w:val="006E64D8"/>
    <w:rsid w:val="006E6BEB"/>
    <w:rsid w:val="006F1167"/>
    <w:rsid w:val="006F3B28"/>
    <w:rsid w:val="006F4F6A"/>
    <w:rsid w:val="00700289"/>
    <w:rsid w:val="00701B3A"/>
    <w:rsid w:val="007046CB"/>
    <w:rsid w:val="00710AE6"/>
    <w:rsid w:val="00711BDF"/>
    <w:rsid w:val="0071232B"/>
    <w:rsid w:val="00715374"/>
    <w:rsid w:val="0072023B"/>
    <w:rsid w:val="0072224A"/>
    <w:rsid w:val="007225AF"/>
    <w:rsid w:val="007229F3"/>
    <w:rsid w:val="0072357D"/>
    <w:rsid w:val="00723643"/>
    <w:rsid w:val="00723FA6"/>
    <w:rsid w:val="007243E4"/>
    <w:rsid w:val="007247FD"/>
    <w:rsid w:val="00724B11"/>
    <w:rsid w:val="0072537A"/>
    <w:rsid w:val="007256B0"/>
    <w:rsid w:val="00725761"/>
    <w:rsid w:val="00727017"/>
    <w:rsid w:val="0072762E"/>
    <w:rsid w:val="00732C4D"/>
    <w:rsid w:val="00733E01"/>
    <w:rsid w:val="0073419E"/>
    <w:rsid w:val="00734402"/>
    <w:rsid w:val="00735C21"/>
    <w:rsid w:val="00736243"/>
    <w:rsid w:val="0073780A"/>
    <w:rsid w:val="0073786B"/>
    <w:rsid w:val="00740647"/>
    <w:rsid w:val="007408F1"/>
    <w:rsid w:val="00740992"/>
    <w:rsid w:val="007413C6"/>
    <w:rsid w:val="0074444D"/>
    <w:rsid w:val="00746A57"/>
    <w:rsid w:val="00747F06"/>
    <w:rsid w:val="0075148C"/>
    <w:rsid w:val="00751872"/>
    <w:rsid w:val="0075390B"/>
    <w:rsid w:val="00754D41"/>
    <w:rsid w:val="00760D4D"/>
    <w:rsid w:val="0076169A"/>
    <w:rsid w:val="00761BB7"/>
    <w:rsid w:val="0076463A"/>
    <w:rsid w:val="00764A82"/>
    <w:rsid w:val="00765AC2"/>
    <w:rsid w:val="007666D5"/>
    <w:rsid w:val="007667CE"/>
    <w:rsid w:val="00767AB1"/>
    <w:rsid w:val="00767DDA"/>
    <w:rsid w:val="00767EED"/>
    <w:rsid w:val="007705FB"/>
    <w:rsid w:val="007727C9"/>
    <w:rsid w:val="00774D49"/>
    <w:rsid w:val="007752E0"/>
    <w:rsid w:val="00775AA5"/>
    <w:rsid w:val="00776F8C"/>
    <w:rsid w:val="00780C1F"/>
    <w:rsid w:val="00782373"/>
    <w:rsid w:val="007827EF"/>
    <w:rsid w:val="007838A9"/>
    <w:rsid w:val="007855FB"/>
    <w:rsid w:val="00786658"/>
    <w:rsid w:val="00786695"/>
    <w:rsid w:val="007902CD"/>
    <w:rsid w:val="00791990"/>
    <w:rsid w:val="00791A7B"/>
    <w:rsid w:val="00791B15"/>
    <w:rsid w:val="00792A22"/>
    <w:rsid w:val="00793661"/>
    <w:rsid w:val="00793E6F"/>
    <w:rsid w:val="007964FC"/>
    <w:rsid w:val="007A19B0"/>
    <w:rsid w:val="007A2ABB"/>
    <w:rsid w:val="007A4006"/>
    <w:rsid w:val="007A4016"/>
    <w:rsid w:val="007A5A6B"/>
    <w:rsid w:val="007A5D65"/>
    <w:rsid w:val="007A6881"/>
    <w:rsid w:val="007A6C80"/>
    <w:rsid w:val="007A725C"/>
    <w:rsid w:val="007B4C34"/>
    <w:rsid w:val="007B7500"/>
    <w:rsid w:val="007C0BA0"/>
    <w:rsid w:val="007C14D0"/>
    <w:rsid w:val="007C1801"/>
    <w:rsid w:val="007C1C52"/>
    <w:rsid w:val="007C3A0C"/>
    <w:rsid w:val="007C430E"/>
    <w:rsid w:val="007C4395"/>
    <w:rsid w:val="007C47C0"/>
    <w:rsid w:val="007C4BA4"/>
    <w:rsid w:val="007C6FB0"/>
    <w:rsid w:val="007C7257"/>
    <w:rsid w:val="007C7DC5"/>
    <w:rsid w:val="007C7F8F"/>
    <w:rsid w:val="007D0130"/>
    <w:rsid w:val="007D1FF3"/>
    <w:rsid w:val="007D274D"/>
    <w:rsid w:val="007D3E1B"/>
    <w:rsid w:val="007D49AE"/>
    <w:rsid w:val="007D5EC2"/>
    <w:rsid w:val="007D5F7A"/>
    <w:rsid w:val="007D7213"/>
    <w:rsid w:val="007D7475"/>
    <w:rsid w:val="007D7E91"/>
    <w:rsid w:val="007D7E93"/>
    <w:rsid w:val="007E15F6"/>
    <w:rsid w:val="007E269F"/>
    <w:rsid w:val="007E4119"/>
    <w:rsid w:val="007E46E2"/>
    <w:rsid w:val="007E5CCD"/>
    <w:rsid w:val="007E5F62"/>
    <w:rsid w:val="007E6130"/>
    <w:rsid w:val="007E7BBA"/>
    <w:rsid w:val="007F018D"/>
    <w:rsid w:val="007F0BB8"/>
    <w:rsid w:val="007F0ED6"/>
    <w:rsid w:val="007F201D"/>
    <w:rsid w:val="007F230B"/>
    <w:rsid w:val="007F2954"/>
    <w:rsid w:val="007F2EF9"/>
    <w:rsid w:val="007F346A"/>
    <w:rsid w:val="007F3761"/>
    <w:rsid w:val="007F407D"/>
    <w:rsid w:val="007F4094"/>
    <w:rsid w:val="007F41A0"/>
    <w:rsid w:val="007F4217"/>
    <w:rsid w:val="007F4342"/>
    <w:rsid w:val="007F5F55"/>
    <w:rsid w:val="007F61A1"/>
    <w:rsid w:val="007F7131"/>
    <w:rsid w:val="00800122"/>
    <w:rsid w:val="008005B5"/>
    <w:rsid w:val="00801FC9"/>
    <w:rsid w:val="00802C2B"/>
    <w:rsid w:val="008037E0"/>
    <w:rsid w:val="008038BD"/>
    <w:rsid w:val="008049AF"/>
    <w:rsid w:val="00804F56"/>
    <w:rsid w:val="00805B2E"/>
    <w:rsid w:val="00807DAD"/>
    <w:rsid w:val="00811D73"/>
    <w:rsid w:val="00812485"/>
    <w:rsid w:val="008124B8"/>
    <w:rsid w:val="0081375A"/>
    <w:rsid w:val="00814A8F"/>
    <w:rsid w:val="00817978"/>
    <w:rsid w:val="00821C64"/>
    <w:rsid w:val="00821D97"/>
    <w:rsid w:val="00822AEF"/>
    <w:rsid w:val="00822DDC"/>
    <w:rsid w:val="00823285"/>
    <w:rsid w:val="0082564B"/>
    <w:rsid w:val="00830375"/>
    <w:rsid w:val="00830C02"/>
    <w:rsid w:val="0083290B"/>
    <w:rsid w:val="00832914"/>
    <w:rsid w:val="00834235"/>
    <w:rsid w:val="008352D5"/>
    <w:rsid w:val="00835AD2"/>
    <w:rsid w:val="00835B5A"/>
    <w:rsid w:val="00836001"/>
    <w:rsid w:val="008372B0"/>
    <w:rsid w:val="00840F51"/>
    <w:rsid w:val="008417B8"/>
    <w:rsid w:val="00841BEE"/>
    <w:rsid w:val="00842FA2"/>
    <w:rsid w:val="00844FA7"/>
    <w:rsid w:val="008452B2"/>
    <w:rsid w:val="00847361"/>
    <w:rsid w:val="00847731"/>
    <w:rsid w:val="008503F7"/>
    <w:rsid w:val="00850755"/>
    <w:rsid w:val="00850F40"/>
    <w:rsid w:val="00854B3E"/>
    <w:rsid w:val="00855CE0"/>
    <w:rsid w:val="00855F59"/>
    <w:rsid w:val="00856D46"/>
    <w:rsid w:val="00856F8A"/>
    <w:rsid w:val="00857321"/>
    <w:rsid w:val="00860D33"/>
    <w:rsid w:val="00861207"/>
    <w:rsid w:val="008617A4"/>
    <w:rsid w:val="008625CA"/>
    <w:rsid w:val="008630E4"/>
    <w:rsid w:val="00863F55"/>
    <w:rsid w:val="0086435E"/>
    <w:rsid w:val="00864A8B"/>
    <w:rsid w:val="00871A8C"/>
    <w:rsid w:val="008722D2"/>
    <w:rsid w:val="00872847"/>
    <w:rsid w:val="008729FE"/>
    <w:rsid w:val="008758FE"/>
    <w:rsid w:val="0087591D"/>
    <w:rsid w:val="00875A65"/>
    <w:rsid w:val="00880FC3"/>
    <w:rsid w:val="00881E93"/>
    <w:rsid w:val="0088423A"/>
    <w:rsid w:val="008848A7"/>
    <w:rsid w:val="00884968"/>
    <w:rsid w:val="00886B8C"/>
    <w:rsid w:val="008875C0"/>
    <w:rsid w:val="00887771"/>
    <w:rsid w:val="008908C2"/>
    <w:rsid w:val="00891D20"/>
    <w:rsid w:val="008928D8"/>
    <w:rsid w:val="00892D77"/>
    <w:rsid w:val="0089352C"/>
    <w:rsid w:val="00893DC6"/>
    <w:rsid w:val="0089598B"/>
    <w:rsid w:val="008967DD"/>
    <w:rsid w:val="00897FAC"/>
    <w:rsid w:val="008A0A11"/>
    <w:rsid w:val="008A2C6C"/>
    <w:rsid w:val="008A3A1D"/>
    <w:rsid w:val="008A3FC9"/>
    <w:rsid w:val="008A4711"/>
    <w:rsid w:val="008A4BAC"/>
    <w:rsid w:val="008A4CD7"/>
    <w:rsid w:val="008A50E8"/>
    <w:rsid w:val="008A7472"/>
    <w:rsid w:val="008A7834"/>
    <w:rsid w:val="008B18FF"/>
    <w:rsid w:val="008B31E3"/>
    <w:rsid w:val="008B3CC7"/>
    <w:rsid w:val="008B69CD"/>
    <w:rsid w:val="008B7277"/>
    <w:rsid w:val="008B768C"/>
    <w:rsid w:val="008B7D2F"/>
    <w:rsid w:val="008C0053"/>
    <w:rsid w:val="008C4698"/>
    <w:rsid w:val="008C524C"/>
    <w:rsid w:val="008C5535"/>
    <w:rsid w:val="008C62EB"/>
    <w:rsid w:val="008C6F3C"/>
    <w:rsid w:val="008C79D5"/>
    <w:rsid w:val="008D0523"/>
    <w:rsid w:val="008D0B6D"/>
    <w:rsid w:val="008D41F9"/>
    <w:rsid w:val="008D42EE"/>
    <w:rsid w:val="008E00B6"/>
    <w:rsid w:val="008E0408"/>
    <w:rsid w:val="008F06D9"/>
    <w:rsid w:val="008F0986"/>
    <w:rsid w:val="008F120C"/>
    <w:rsid w:val="008F1C47"/>
    <w:rsid w:val="008F1F7E"/>
    <w:rsid w:val="008F5874"/>
    <w:rsid w:val="008F5B15"/>
    <w:rsid w:val="008F69A6"/>
    <w:rsid w:val="009002E8"/>
    <w:rsid w:val="00901763"/>
    <w:rsid w:val="00901CD1"/>
    <w:rsid w:val="00903FC2"/>
    <w:rsid w:val="0090618E"/>
    <w:rsid w:val="00910849"/>
    <w:rsid w:val="00911310"/>
    <w:rsid w:val="0091290F"/>
    <w:rsid w:val="00912B97"/>
    <w:rsid w:val="0091353A"/>
    <w:rsid w:val="00914429"/>
    <w:rsid w:val="00914B68"/>
    <w:rsid w:val="0091575A"/>
    <w:rsid w:val="00915B7F"/>
    <w:rsid w:val="00916BA8"/>
    <w:rsid w:val="009202CE"/>
    <w:rsid w:val="00920E7D"/>
    <w:rsid w:val="00921D2A"/>
    <w:rsid w:val="00923D71"/>
    <w:rsid w:val="0093042A"/>
    <w:rsid w:val="00935644"/>
    <w:rsid w:val="00940885"/>
    <w:rsid w:val="00940BC7"/>
    <w:rsid w:val="0094100C"/>
    <w:rsid w:val="009416CB"/>
    <w:rsid w:val="00942729"/>
    <w:rsid w:val="00943E02"/>
    <w:rsid w:val="009441E7"/>
    <w:rsid w:val="009442CE"/>
    <w:rsid w:val="009450FA"/>
    <w:rsid w:val="00945AB1"/>
    <w:rsid w:val="0094634D"/>
    <w:rsid w:val="00946BC1"/>
    <w:rsid w:val="0094775C"/>
    <w:rsid w:val="00947B35"/>
    <w:rsid w:val="00950C96"/>
    <w:rsid w:val="0095471B"/>
    <w:rsid w:val="009547AC"/>
    <w:rsid w:val="0095675D"/>
    <w:rsid w:val="00956B79"/>
    <w:rsid w:val="009576A2"/>
    <w:rsid w:val="009578C0"/>
    <w:rsid w:val="009601B8"/>
    <w:rsid w:val="00960A3B"/>
    <w:rsid w:val="00960AED"/>
    <w:rsid w:val="00961AEE"/>
    <w:rsid w:val="00961F8A"/>
    <w:rsid w:val="0096316B"/>
    <w:rsid w:val="00964663"/>
    <w:rsid w:val="00964A02"/>
    <w:rsid w:val="009671B4"/>
    <w:rsid w:val="009675C6"/>
    <w:rsid w:val="009700A7"/>
    <w:rsid w:val="00971C1D"/>
    <w:rsid w:val="0097227D"/>
    <w:rsid w:val="00976DA8"/>
    <w:rsid w:val="00976E73"/>
    <w:rsid w:val="00977478"/>
    <w:rsid w:val="00984582"/>
    <w:rsid w:val="00987934"/>
    <w:rsid w:val="00987989"/>
    <w:rsid w:val="00990E84"/>
    <w:rsid w:val="00991747"/>
    <w:rsid w:val="00992306"/>
    <w:rsid w:val="00992439"/>
    <w:rsid w:val="00993EFD"/>
    <w:rsid w:val="00995628"/>
    <w:rsid w:val="0099572B"/>
    <w:rsid w:val="00995DA6"/>
    <w:rsid w:val="00996329"/>
    <w:rsid w:val="009977D6"/>
    <w:rsid w:val="00997B97"/>
    <w:rsid w:val="009A15FC"/>
    <w:rsid w:val="009A413B"/>
    <w:rsid w:val="009A624B"/>
    <w:rsid w:val="009A653D"/>
    <w:rsid w:val="009A7666"/>
    <w:rsid w:val="009B0799"/>
    <w:rsid w:val="009B104C"/>
    <w:rsid w:val="009B23BA"/>
    <w:rsid w:val="009B2EFA"/>
    <w:rsid w:val="009B4419"/>
    <w:rsid w:val="009C090C"/>
    <w:rsid w:val="009C160D"/>
    <w:rsid w:val="009C1AC9"/>
    <w:rsid w:val="009C384D"/>
    <w:rsid w:val="009C5131"/>
    <w:rsid w:val="009C6123"/>
    <w:rsid w:val="009C64BB"/>
    <w:rsid w:val="009C6F2E"/>
    <w:rsid w:val="009C7425"/>
    <w:rsid w:val="009D089A"/>
    <w:rsid w:val="009D0E16"/>
    <w:rsid w:val="009D0FCE"/>
    <w:rsid w:val="009D1122"/>
    <w:rsid w:val="009D4D37"/>
    <w:rsid w:val="009D534A"/>
    <w:rsid w:val="009D53EE"/>
    <w:rsid w:val="009D577B"/>
    <w:rsid w:val="009D6C75"/>
    <w:rsid w:val="009D7588"/>
    <w:rsid w:val="009E22FC"/>
    <w:rsid w:val="009E3D4F"/>
    <w:rsid w:val="009E60D3"/>
    <w:rsid w:val="009E6186"/>
    <w:rsid w:val="009E686A"/>
    <w:rsid w:val="009E79F7"/>
    <w:rsid w:val="009F000E"/>
    <w:rsid w:val="009F05A4"/>
    <w:rsid w:val="009F11A9"/>
    <w:rsid w:val="009F194B"/>
    <w:rsid w:val="009F1DCF"/>
    <w:rsid w:val="009F310E"/>
    <w:rsid w:val="009F4E71"/>
    <w:rsid w:val="009F6655"/>
    <w:rsid w:val="009F73A2"/>
    <w:rsid w:val="00A0000E"/>
    <w:rsid w:val="00A00D83"/>
    <w:rsid w:val="00A02BC1"/>
    <w:rsid w:val="00A06AA6"/>
    <w:rsid w:val="00A076B8"/>
    <w:rsid w:val="00A10C0C"/>
    <w:rsid w:val="00A12152"/>
    <w:rsid w:val="00A16B3A"/>
    <w:rsid w:val="00A17169"/>
    <w:rsid w:val="00A20789"/>
    <w:rsid w:val="00A2120C"/>
    <w:rsid w:val="00A21A5D"/>
    <w:rsid w:val="00A21C67"/>
    <w:rsid w:val="00A21FCE"/>
    <w:rsid w:val="00A220CB"/>
    <w:rsid w:val="00A221F5"/>
    <w:rsid w:val="00A2525C"/>
    <w:rsid w:val="00A26201"/>
    <w:rsid w:val="00A27261"/>
    <w:rsid w:val="00A329CC"/>
    <w:rsid w:val="00A32E18"/>
    <w:rsid w:val="00A34B45"/>
    <w:rsid w:val="00A34F00"/>
    <w:rsid w:val="00A3683B"/>
    <w:rsid w:val="00A374D7"/>
    <w:rsid w:val="00A37BC5"/>
    <w:rsid w:val="00A40104"/>
    <w:rsid w:val="00A403BC"/>
    <w:rsid w:val="00A42AA6"/>
    <w:rsid w:val="00A43497"/>
    <w:rsid w:val="00A44A0E"/>
    <w:rsid w:val="00A44A9C"/>
    <w:rsid w:val="00A46161"/>
    <w:rsid w:val="00A46B44"/>
    <w:rsid w:val="00A46DDA"/>
    <w:rsid w:val="00A47AEF"/>
    <w:rsid w:val="00A506FC"/>
    <w:rsid w:val="00A50CEC"/>
    <w:rsid w:val="00A51637"/>
    <w:rsid w:val="00A5165F"/>
    <w:rsid w:val="00A52CD0"/>
    <w:rsid w:val="00A53689"/>
    <w:rsid w:val="00A5486C"/>
    <w:rsid w:val="00A56743"/>
    <w:rsid w:val="00A570A2"/>
    <w:rsid w:val="00A61E95"/>
    <w:rsid w:val="00A6254A"/>
    <w:rsid w:val="00A649F7"/>
    <w:rsid w:val="00A64BC6"/>
    <w:rsid w:val="00A667C7"/>
    <w:rsid w:val="00A669AC"/>
    <w:rsid w:val="00A66ABB"/>
    <w:rsid w:val="00A67E30"/>
    <w:rsid w:val="00A71EC6"/>
    <w:rsid w:val="00A72C55"/>
    <w:rsid w:val="00A73E6E"/>
    <w:rsid w:val="00A73EC4"/>
    <w:rsid w:val="00A74B34"/>
    <w:rsid w:val="00A75C13"/>
    <w:rsid w:val="00A80C23"/>
    <w:rsid w:val="00A8185F"/>
    <w:rsid w:val="00A82849"/>
    <w:rsid w:val="00A82F51"/>
    <w:rsid w:val="00A85871"/>
    <w:rsid w:val="00A874C9"/>
    <w:rsid w:val="00A87EF3"/>
    <w:rsid w:val="00A94199"/>
    <w:rsid w:val="00A94EEC"/>
    <w:rsid w:val="00A96C63"/>
    <w:rsid w:val="00A9707E"/>
    <w:rsid w:val="00AA13BF"/>
    <w:rsid w:val="00AA19FD"/>
    <w:rsid w:val="00AA2567"/>
    <w:rsid w:val="00AA39F6"/>
    <w:rsid w:val="00AA52E8"/>
    <w:rsid w:val="00AA55FA"/>
    <w:rsid w:val="00AA5A9E"/>
    <w:rsid w:val="00AA65B1"/>
    <w:rsid w:val="00AB0AD8"/>
    <w:rsid w:val="00AB0C22"/>
    <w:rsid w:val="00AB10CE"/>
    <w:rsid w:val="00AB1FEC"/>
    <w:rsid w:val="00AB2874"/>
    <w:rsid w:val="00AB419B"/>
    <w:rsid w:val="00AB4A5A"/>
    <w:rsid w:val="00AB4B97"/>
    <w:rsid w:val="00AB5512"/>
    <w:rsid w:val="00AB5FA2"/>
    <w:rsid w:val="00AB7B73"/>
    <w:rsid w:val="00AC00CF"/>
    <w:rsid w:val="00AC1130"/>
    <w:rsid w:val="00AC14C2"/>
    <w:rsid w:val="00AC1BCE"/>
    <w:rsid w:val="00AC294D"/>
    <w:rsid w:val="00AC2F21"/>
    <w:rsid w:val="00AC54CF"/>
    <w:rsid w:val="00AC72B3"/>
    <w:rsid w:val="00AC7C95"/>
    <w:rsid w:val="00AD2E39"/>
    <w:rsid w:val="00AD406D"/>
    <w:rsid w:val="00AD4750"/>
    <w:rsid w:val="00AD4A58"/>
    <w:rsid w:val="00AD5EFF"/>
    <w:rsid w:val="00AD63D5"/>
    <w:rsid w:val="00AD683C"/>
    <w:rsid w:val="00AE3555"/>
    <w:rsid w:val="00AE3D21"/>
    <w:rsid w:val="00AE4BB6"/>
    <w:rsid w:val="00AE55C1"/>
    <w:rsid w:val="00AE5C17"/>
    <w:rsid w:val="00AF1738"/>
    <w:rsid w:val="00AF1D6F"/>
    <w:rsid w:val="00AF27A0"/>
    <w:rsid w:val="00AF3543"/>
    <w:rsid w:val="00AF41C5"/>
    <w:rsid w:val="00AF5B22"/>
    <w:rsid w:val="00AF5CC1"/>
    <w:rsid w:val="00AF6B5D"/>
    <w:rsid w:val="00AF6C4B"/>
    <w:rsid w:val="00AF7B7C"/>
    <w:rsid w:val="00B0224C"/>
    <w:rsid w:val="00B03EE2"/>
    <w:rsid w:val="00B04B8C"/>
    <w:rsid w:val="00B04BE5"/>
    <w:rsid w:val="00B06376"/>
    <w:rsid w:val="00B069D7"/>
    <w:rsid w:val="00B07BCE"/>
    <w:rsid w:val="00B10B6B"/>
    <w:rsid w:val="00B1130F"/>
    <w:rsid w:val="00B120B0"/>
    <w:rsid w:val="00B14353"/>
    <w:rsid w:val="00B15976"/>
    <w:rsid w:val="00B17123"/>
    <w:rsid w:val="00B1725A"/>
    <w:rsid w:val="00B173DD"/>
    <w:rsid w:val="00B17A4F"/>
    <w:rsid w:val="00B200F9"/>
    <w:rsid w:val="00B2083C"/>
    <w:rsid w:val="00B21418"/>
    <w:rsid w:val="00B2237A"/>
    <w:rsid w:val="00B22AB5"/>
    <w:rsid w:val="00B22CDA"/>
    <w:rsid w:val="00B22F8E"/>
    <w:rsid w:val="00B230CF"/>
    <w:rsid w:val="00B2454C"/>
    <w:rsid w:val="00B2661F"/>
    <w:rsid w:val="00B2685B"/>
    <w:rsid w:val="00B300F4"/>
    <w:rsid w:val="00B30884"/>
    <w:rsid w:val="00B33114"/>
    <w:rsid w:val="00B34238"/>
    <w:rsid w:val="00B4095F"/>
    <w:rsid w:val="00B43291"/>
    <w:rsid w:val="00B44D10"/>
    <w:rsid w:val="00B45E6E"/>
    <w:rsid w:val="00B4746F"/>
    <w:rsid w:val="00B523FD"/>
    <w:rsid w:val="00B53D15"/>
    <w:rsid w:val="00B61B1B"/>
    <w:rsid w:val="00B61F9B"/>
    <w:rsid w:val="00B621F0"/>
    <w:rsid w:val="00B622A4"/>
    <w:rsid w:val="00B62997"/>
    <w:rsid w:val="00B63010"/>
    <w:rsid w:val="00B63132"/>
    <w:rsid w:val="00B639BA"/>
    <w:rsid w:val="00B64361"/>
    <w:rsid w:val="00B66056"/>
    <w:rsid w:val="00B66347"/>
    <w:rsid w:val="00B7034D"/>
    <w:rsid w:val="00B70A07"/>
    <w:rsid w:val="00B72386"/>
    <w:rsid w:val="00B73883"/>
    <w:rsid w:val="00B7395A"/>
    <w:rsid w:val="00B762DD"/>
    <w:rsid w:val="00B77999"/>
    <w:rsid w:val="00B77CE0"/>
    <w:rsid w:val="00B80631"/>
    <w:rsid w:val="00B82A01"/>
    <w:rsid w:val="00B84223"/>
    <w:rsid w:val="00B84C70"/>
    <w:rsid w:val="00B85E17"/>
    <w:rsid w:val="00B85F76"/>
    <w:rsid w:val="00B8697B"/>
    <w:rsid w:val="00B87BB5"/>
    <w:rsid w:val="00B87DE8"/>
    <w:rsid w:val="00B87E97"/>
    <w:rsid w:val="00B924A2"/>
    <w:rsid w:val="00B92E3F"/>
    <w:rsid w:val="00B92F1E"/>
    <w:rsid w:val="00B92F3D"/>
    <w:rsid w:val="00B93FAE"/>
    <w:rsid w:val="00B941FC"/>
    <w:rsid w:val="00B946A7"/>
    <w:rsid w:val="00B9483F"/>
    <w:rsid w:val="00B953A5"/>
    <w:rsid w:val="00B9598F"/>
    <w:rsid w:val="00B96218"/>
    <w:rsid w:val="00B96245"/>
    <w:rsid w:val="00B963AE"/>
    <w:rsid w:val="00B96ECE"/>
    <w:rsid w:val="00B97B7F"/>
    <w:rsid w:val="00BA09CA"/>
    <w:rsid w:val="00BA15D9"/>
    <w:rsid w:val="00BA25BE"/>
    <w:rsid w:val="00BA307B"/>
    <w:rsid w:val="00BA49F0"/>
    <w:rsid w:val="00BA6F66"/>
    <w:rsid w:val="00BB440B"/>
    <w:rsid w:val="00BB5757"/>
    <w:rsid w:val="00BB72FE"/>
    <w:rsid w:val="00BC0458"/>
    <w:rsid w:val="00BC16FC"/>
    <w:rsid w:val="00BC2990"/>
    <w:rsid w:val="00BC3C69"/>
    <w:rsid w:val="00BC4745"/>
    <w:rsid w:val="00BC4869"/>
    <w:rsid w:val="00BC4B24"/>
    <w:rsid w:val="00BC64E9"/>
    <w:rsid w:val="00BD2226"/>
    <w:rsid w:val="00BD2C2E"/>
    <w:rsid w:val="00BD4CF2"/>
    <w:rsid w:val="00BD5590"/>
    <w:rsid w:val="00BD6B27"/>
    <w:rsid w:val="00BE15D7"/>
    <w:rsid w:val="00BE2086"/>
    <w:rsid w:val="00BE33C3"/>
    <w:rsid w:val="00BE34FD"/>
    <w:rsid w:val="00BE35C9"/>
    <w:rsid w:val="00BE377B"/>
    <w:rsid w:val="00BE5C0D"/>
    <w:rsid w:val="00BE5CE9"/>
    <w:rsid w:val="00BE727A"/>
    <w:rsid w:val="00BF169D"/>
    <w:rsid w:val="00BF2423"/>
    <w:rsid w:val="00BF2FB8"/>
    <w:rsid w:val="00BF3BDF"/>
    <w:rsid w:val="00BF4F59"/>
    <w:rsid w:val="00BF6966"/>
    <w:rsid w:val="00BF762A"/>
    <w:rsid w:val="00C00B3C"/>
    <w:rsid w:val="00C01733"/>
    <w:rsid w:val="00C0414F"/>
    <w:rsid w:val="00C0440C"/>
    <w:rsid w:val="00C0567A"/>
    <w:rsid w:val="00C06759"/>
    <w:rsid w:val="00C0766E"/>
    <w:rsid w:val="00C11856"/>
    <w:rsid w:val="00C11D53"/>
    <w:rsid w:val="00C122AC"/>
    <w:rsid w:val="00C14885"/>
    <w:rsid w:val="00C1719A"/>
    <w:rsid w:val="00C20341"/>
    <w:rsid w:val="00C2075D"/>
    <w:rsid w:val="00C212F7"/>
    <w:rsid w:val="00C218D9"/>
    <w:rsid w:val="00C23E3B"/>
    <w:rsid w:val="00C24ECB"/>
    <w:rsid w:val="00C24FE2"/>
    <w:rsid w:val="00C25B48"/>
    <w:rsid w:val="00C25B7F"/>
    <w:rsid w:val="00C25F82"/>
    <w:rsid w:val="00C25FEB"/>
    <w:rsid w:val="00C30AC2"/>
    <w:rsid w:val="00C35682"/>
    <w:rsid w:val="00C36380"/>
    <w:rsid w:val="00C37031"/>
    <w:rsid w:val="00C40438"/>
    <w:rsid w:val="00C40456"/>
    <w:rsid w:val="00C43F9D"/>
    <w:rsid w:val="00C45571"/>
    <w:rsid w:val="00C45E47"/>
    <w:rsid w:val="00C46FA8"/>
    <w:rsid w:val="00C4770D"/>
    <w:rsid w:val="00C508D0"/>
    <w:rsid w:val="00C50E2A"/>
    <w:rsid w:val="00C52939"/>
    <w:rsid w:val="00C53BAC"/>
    <w:rsid w:val="00C55C61"/>
    <w:rsid w:val="00C56861"/>
    <w:rsid w:val="00C56B4D"/>
    <w:rsid w:val="00C61972"/>
    <w:rsid w:val="00C62690"/>
    <w:rsid w:val="00C6367A"/>
    <w:rsid w:val="00C63C85"/>
    <w:rsid w:val="00C65C8A"/>
    <w:rsid w:val="00C66C98"/>
    <w:rsid w:val="00C66E55"/>
    <w:rsid w:val="00C7185A"/>
    <w:rsid w:val="00C737FF"/>
    <w:rsid w:val="00C747B4"/>
    <w:rsid w:val="00C75EFA"/>
    <w:rsid w:val="00C7640B"/>
    <w:rsid w:val="00C76A37"/>
    <w:rsid w:val="00C80EF7"/>
    <w:rsid w:val="00C84D19"/>
    <w:rsid w:val="00C879AB"/>
    <w:rsid w:val="00C90C1D"/>
    <w:rsid w:val="00C91F4F"/>
    <w:rsid w:val="00C9232B"/>
    <w:rsid w:val="00C9417E"/>
    <w:rsid w:val="00C9477F"/>
    <w:rsid w:val="00C948A8"/>
    <w:rsid w:val="00C94D21"/>
    <w:rsid w:val="00C9521C"/>
    <w:rsid w:val="00C957FD"/>
    <w:rsid w:val="00C95C25"/>
    <w:rsid w:val="00C9664A"/>
    <w:rsid w:val="00CA06FE"/>
    <w:rsid w:val="00CA0955"/>
    <w:rsid w:val="00CA1E57"/>
    <w:rsid w:val="00CA3A2F"/>
    <w:rsid w:val="00CA3D36"/>
    <w:rsid w:val="00CA42E2"/>
    <w:rsid w:val="00CA4EE9"/>
    <w:rsid w:val="00CA5943"/>
    <w:rsid w:val="00CB1581"/>
    <w:rsid w:val="00CB1787"/>
    <w:rsid w:val="00CB22DC"/>
    <w:rsid w:val="00CB2A1B"/>
    <w:rsid w:val="00CB2A45"/>
    <w:rsid w:val="00CB2E73"/>
    <w:rsid w:val="00CB3879"/>
    <w:rsid w:val="00CC13CC"/>
    <w:rsid w:val="00CC1717"/>
    <w:rsid w:val="00CC21AF"/>
    <w:rsid w:val="00CC4080"/>
    <w:rsid w:val="00CC572E"/>
    <w:rsid w:val="00CC5AAF"/>
    <w:rsid w:val="00CC5AE5"/>
    <w:rsid w:val="00CC5BE4"/>
    <w:rsid w:val="00CC60A9"/>
    <w:rsid w:val="00CC6FCE"/>
    <w:rsid w:val="00CC7389"/>
    <w:rsid w:val="00CD1155"/>
    <w:rsid w:val="00CD2C24"/>
    <w:rsid w:val="00CD3B22"/>
    <w:rsid w:val="00CD3CA4"/>
    <w:rsid w:val="00CE0274"/>
    <w:rsid w:val="00CE0915"/>
    <w:rsid w:val="00CE0BFF"/>
    <w:rsid w:val="00CE0F42"/>
    <w:rsid w:val="00CE2E1A"/>
    <w:rsid w:val="00CE4342"/>
    <w:rsid w:val="00CE51AE"/>
    <w:rsid w:val="00CE5DF8"/>
    <w:rsid w:val="00CE7AA7"/>
    <w:rsid w:val="00CF1366"/>
    <w:rsid w:val="00CF263F"/>
    <w:rsid w:val="00CF3F0C"/>
    <w:rsid w:val="00CF44D6"/>
    <w:rsid w:val="00CF5C9A"/>
    <w:rsid w:val="00CF6A06"/>
    <w:rsid w:val="00D00652"/>
    <w:rsid w:val="00D01738"/>
    <w:rsid w:val="00D01848"/>
    <w:rsid w:val="00D02D73"/>
    <w:rsid w:val="00D0455D"/>
    <w:rsid w:val="00D06261"/>
    <w:rsid w:val="00D106B7"/>
    <w:rsid w:val="00D1150A"/>
    <w:rsid w:val="00D11CCC"/>
    <w:rsid w:val="00D13A85"/>
    <w:rsid w:val="00D13B98"/>
    <w:rsid w:val="00D17F12"/>
    <w:rsid w:val="00D2089D"/>
    <w:rsid w:val="00D222E5"/>
    <w:rsid w:val="00D227D7"/>
    <w:rsid w:val="00D2348B"/>
    <w:rsid w:val="00D23654"/>
    <w:rsid w:val="00D25216"/>
    <w:rsid w:val="00D269EB"/>
    <w:rsid w:val="00D27052"/>
    <w:rsid w:val="00D3114A"/>
    <w:rsid w:val="00D326C2"/>
    <w:rsid w:val="00D34335"/>
    <w:rsid w:val="00D4049E"/>
    <w:rsid w:val="00D40CBC"/>
    <w:rsid w:val="00D43BE0"/>
    <w:rsid w:val="00D444BC"/>
    <w:rsid w:val="00D463BC"/>
    <w:rsid w:val="00D46BE7"/>
    <w:rsid w:val="00D47729"/>
    <w:rsid w:val="00D50D48"/>
    <w:rsid w:val="00D515D3"/>
    <w:rsid w:val="00D53081"/>
    <w:rsid w:val="00D530D4"/>
    <w:rsid w:val="00D54809"/>
    <w:rsid w:val="00D56409"/>
    <w:rsid w:val="00D6045E"/>
    <w:rsid w:val="00D60679"/>
    <w:rsid w:val="00D60D21"/>
    <w:rsid w:val="00D63368"/>
    <w:rsid w:val="00D6396D"/>
    <w:rsid w:val="00D64C48"/>
    <w:rsid w:val="00D655A4"/>
    <w:rsid w:val="00D65E65"/>
    <w:rsid w:val="00D660B5"/>
    <w:rsid w:val="00D716B2"/>
    <w:rsid w:val="00D7255B"/>
    <w:rsid w:val="00D72A21"/>
    <w:rsid w:val="00D74DEF"/>
    <w:rsid w:val="00D75ADE"/>
    <w:rsid w:val="00D76EBD"/>
    <w:rsid w:val="00D803A9"/>
    <w:rsid w:val="00D8347E"/>
    <w:rsid w:val="00D835B3"/>
    <w:rsid w:val="00D859E3"/>
    <w:rsid w:val="00D9192E"/>
    <w:rsid w:val="00D92226"/>
    <w:rsid w:val="00D930B2"/>
    <w:rsid w:val="00D935CD"/>
    <w:rsid w:val="00D93E82"/>
    <w:rsid w:val="00D94416"/>
    <w:rsid w:val="00D94A02"/>
    <w:rsid w:val="00D95C59"/>
    <w:rsid w:val="00D96584"/>
    <w:rsid w:val="00D96D0F"/>
    <w:rsid w:val="00D96F0E"/>
    <w:rsid w:val="00D9798E"/>
    <w:rsid w:val="00DA0120"/>
    <w:rsid w:val="00DA3575"/>
    <w:rsid w:val="00DA5470"/>
    <w:rsid w:val="00DB04DD"/>
    <w:rsid w:val="00DB1585"/>
    <w:rsid w:val="00DB36C0"/>
    <w:rsid w:val="00DB5519"/>
    <w:rsid w:val="00DB5E26"/>
    <w:rsid w:val="00DB6CA0"/>
    <w:rsid w:val="00DC0423"/>
    <w:rsid w:val="00DC3E51"/>
    <w:rsid w:val="00DC3F81"/>
    <w:rsid w:val="00DC4048"/>
    <w:rsid w:val="00DC45DB"/>
    <w:rsid w:val="00DC55ED"/>
    <w:rsid w:val="00DC567A"/>
    <w:rsid w:val="00DC5F80"/>
    <w:rsid w:val="00DC72C3"/>
    <w:rsid w:val="00DD028B"/>
    <w:rsid w:val="00DD0DCE"/>
    <w:rsid w:val="00DD1107"/>
    <w:rsid w:val="00DD1C51"/>
    <w:rsid w:val="00DD26AA"/>
    <w:rsid w:val="00DD2AD8"/>
    <w:rsid w:val="00DD4A91"/>
    <w:rsid w:val="00DD65D6"/>
    <w:rsid w:val="00DD7666"/>
    <w:rsid w:val="00DE0D58"/>
    <w:rsid w:val="00DE147E"/>
    <w:rsid w:val="00DE1952"/>
    <w:rsid w:val="00DE3419"/>
    <w:rsid w:val="00DE3E1F"/>
    <w:rsid w:val="00DE3F3F"/>
    <w:rsid w:val="00DE508F"/>
    <w:rsid w:val="00DE6277"/>
    <w:rsid w:val="00DE64BD"/>
    <w:rsid w:val="00DE783F"/>
    <w:rsid w:val="00DF00BA"/>
    <w:rsid w:val="00DF01AC"/>
    <w:rsid w:val="00DF13B9"/>
    <w:rsid w:val="00DF22DF"/>
    <w:rsid w:val="00DF2B91"/>
    <w:rsid w:val="00DF4799"/>
    <w:rsid w:val="00E01CCB"/>
    <w:rsid w:val="00E04936"/>
    <w:rsid w:val="00E04B60"/>
    <w:rsid w:val="00E04CED"/>
    <w:rsid w:val="00E125B6"/>
    <w:rsid w:val="00E141B6"/>
    <w:rsid w:val="00E142BF"/>
    <w:rsid w:val="00E145F6"/>
    <w:rsid w:val="00E1555B"/>
    <w:rsid w:val="00E16FCF"/>
    <w:rsid w:val="00E201C5"/>
    <w:rsid w:val="00E20519"/>
    <w:rsid w:val="00E2172C"/>
    <w:rsid w:val="00E22C2F"/>
    <w:rsid w:val="00E247DA"/>
    <w:rsid w:val="00E25241"/>
    <w:rsid w:val="00E26876"/>
    <w:rsid w:val="00E26F43"/>
    <w:rsid w:val="00E27E18"/>
    <w:rsid w:val="00E27E39"/>
    <w:rsid w:val="00E27E48"/>
    <w:rsid w:val="00E307DE"/>
    <w:rsid w:val="00E3140C"/>
    <w:rsid w:val="00E31AEF"/>
    <w:rsid w:val="00E324B7"/>
    <w:rsid w:val="00E32687"/>
    <w:rsid w:val="00E3411E"/>
    <w:rsid w:val="00E34724"/>
    <w:rsid w:val="00E34A03"/>
    <w:rsid w:val="00E34A85"/>
    <w:rsid w:val="00E35ABA"/>
    <w:rsid w:val="00E35CED"/>
    <w:rsid w:val="00E36D44"/>
    <w:rsid w:val="00E41F90"/>
    <w:rsid w:val="00E447E5"/>
    <w:rsid w:val="00E45917"/>
    <w:rsid w:val="00E47A77"/>
    <w:rsid w:val="00E50758"/>
    <w:rsid w:val="00E510AA"/>
    <w:rsid w:val="00E511A7"/>
    <w:rsid w:val="00E51C40"/>
    <w:rsid w:val="00E51F7E"/>
    <w:rsid w:val="00E5285F"/>
    <w:rsid w:val="00E542A9"/>
    <w:rsid w:val="00E542EC"/>
    <w:rsid w:val="00E55997"/>
    <w:rsid w:val="00E61518"/>
    <w:rsid w:val="00E62EEF"/>
    <w:rsid w:val="00E66ADB"/>
    <w:rsid w:val="00E67694"/>
    <w:rsid w:val="00E67BEC"/>
    <w:rsid w:val="00E71723"/>
    <w:rsid w:val="00E71F63"/>
    <w:rsid w:val="00E72AC3"/>
    <w:rsid w:val="00E74C97"/>
    <w:rsid w:val="00E75267"/>
    <w:rsid w:val="00E75397"/>
    <w:rsid w:val="00E766DF"/>
    <w:rsid w:val="00E76A0D"/>
    <w:rsid w:val="00E76D90"/>
    <w:rsid w:val="00E80C1B"/>
    <w:rsid w:val="00E82C5C"/>
    <w:rsid w:val="00E8505A"/>
    <w:rsid w:val="00E867AC"/>
    <w:rsid w:val="00E873C2"/>
    <w:rsid w:val="00E90149"/>
    <w:rsid w:val="00E93F6D"/>
    <w:rsid w:val="00E94567"/>
    <w:rsid w:val="00E95779"/>
    <w:rsid w:val="00E95D58"/>
    <w:rsid w:val="00E96719"/>
    <w:rsid w:val="00E9706C"/>
    <w:rsid w:val="00EA04F7"/>
    <w:rsid w:val="00EA0D05"/>
    <w:rsid w:val="00EA16BB"/>
    <w:rsid w:val="00EA234F"/>
    <w:rsid w:val="00EA248F"/>
    <w:rsid w:val="00EA2735"/>
    <w:rsid w:val="00EA44C5"/>
    <w:rsid w:val="00EA4CE6"/>
    <w:rsid w:val="00EA5020"/>
    <w:rsid w:val="00EA509B"/>
    <w:rsid w:val="00EA5C32"/>
    <w:rsid w:val="00EA6AAB"/>
    <w:rsid w:val="00EA799F"/>
    <w:rsid w:val="00EB19D7"/>
    <w:rsid w:val="00EB2396"/>
    <w:rsid w:val="00EB42C4"/>
    <w:rsid w:val="00EB47EB"/>
    <w:rsid w:val="00EB5C0E"/>
    <w:rsid w:val="00EB5C7E"/>
    <w:rsid w:val="00EB6CC6"/>
    <w:rsid w:val="00EB7BD2"/>
    <w:rsid w:val="00EC168A"/>
    <w:rsid w:val="00EC247A"/>
    <w:rsid w:val="00EC36C2"/>
    <w:rsid w:val="00EC3727"/>
    <w:rsid w:val="00EC474E"/>
    <w:rsid w:val="00EC483B"/>
    <w:rsid w:val="00EC4DF8"/>
    <w:rsid w:val="00EC506B"/>
    <w:rsid w:val="00EC725A"/>
    <w:rsid w:val="00EC7DA5"/>
    <w:rsid w:val="00ED0543"/>
    <w:rsid w:val="00ED1E67"/>
    <w:rsid w:val="00ED31C2"/>
    <w:rsid w:val="00ED404E"/>
    <w:rsid w:val="00ED4821"/>
    <w:rsid w:val="00ED64CF"/>
    <w:rsid w:val="00ED7248"/>
    <w:rsid w:val="00EE0A79"/>
    <w:rsid w:val="00EE5242"/>
    <w:rsid w:val="00EE60E0"/>
    <w:rsid w:val="00EE7F99"/>
    <w:rsid w:val="00EF11D5"/>
    <w:rsid w:val="00EF15E9"/>
    <w:rsid w:val="00EF1A02"/>
    <w:rsid w:val="00EF2D3E"/>
    <w:rsid w:val="00EF36A9"/>
    <w:rsid w:val="00EF43A2"/>
    <w:rsid w:val="00EF4B1F"/>
    <w:rsid w:val="00EF5962"/>
    <w:rsid w:val="00EF5B3E"/>
    <w:rsid w:val="00EF6913"/>
    <w:rsid w:val="00EF7572"/>
    <w:rsid w:val="00F01440"/>
    <w:rsid w:val="00F02535"/>
    <w:rsid w:val="00F02981"/>
    <w:rsid w:val="00F034CE"/>
    <w:rsid w:val="00F03F2F"/>
    <w:rsid w:val="00F056B3"/>
    <w:rsid w:val="00F06EAA"/>
    <w:rsid w:val="00F1142A"/>
    <w:rsid w:val="00F116A5"/>
    <w:rsid w:val="00F1194E"/>
    <w:rsid w:val="00F11CA5"/>
    <w:rsid w:val="00F12810"/>
    <w:rsid w:val="00F13D84"/>
    <w:rsid w:val="00F13E56"/>
    <w:rsid w:val="00F13E87"/>
    <w:rsid w:val="00F1527E"/>
    <w:rsid w:val="00F16F6A"/>
    <w:rsid w:val="00F21C98"/>
    <w:rsid w:val="00F22011"/>
    <w:rsid w:val="00F22722"/>
    <w:rsid w:val="00F236AF"/>
    <w:rsid w:val="00F244BC"/>
    <w:rsid w:val="00F24AA1"/>
    <w:rsid w:val="00F263A7"/>
    <w:rsid w:val="00F30335"/>
    <w:rsid w:val="00F307D4"/>
    <w:rsid w:val="00F309FE"/>
    <w:rsid w:val="00F30E2A"/>
    <w:rsid w:val="00F30F77"/>
    <w:rsid w:val="00F32450"/>
    <w:rsid w:val="00F33A15"/>
    <w:rsid w:val="00F35092"/>
    <w:rsid w:val="00F35440"/>
    <w:rsid w:val="00F35DF8"/>
    <w:rsid w:val="00F36759"/>
    <w:rsid w:val="00F36CF1"/>
    <w:rsid w:val="00F36E10"/>
    <w:rsid w:val="00F42034"/>
    <w:rsid w:val="00F42DBB"/>
    <w:rsid w:val="00F43284"/>
    <w:rsid w:val="00F44BDE"/>
    <w:rsid w:val="00F46645"/>
    <w:rsid w:val="00F508FB"/>
    <w:rsid w:val="00F50A63"/>
    <w:rsid w:val="00F51178"/>
    <w:rsid w:val="00F51849"/>
    <w:rsid w:val="00F51EA9"/>
    <w:rsid w:val="00F54D8D"/>
    <w:rsid w:val="00F5518D"/>
    <w:rsid w:val="00F55A7B"/>
    <w:rsid w:val="00F61C66"/>
    <w:rsid w:val="00F62031"/>
    <w:rsid w:val="00F633EA"/>
    <w:rsid w:val="00F65D76"/>
    <w:rsid w:val="00F67EDD"/>
    <w:rsid w:val="00F7004B"/>
    <w:rsid w:val="00F70CC0"/>
    <w:rsid w:val="00F72013"/>
    <w:rsid w:val="00F729F1"/>
    <w:rsid w:val="00F73455"/>
    <w:rsid w:val="00F74542"/>
    <w:rsid w:val="00F76EB6"/>
    <w:rsid w:val="00F77E87"/>
    <w:rsid w:val="00F8030B"/>
    <w:rsid w:val="00F80392"/>
    <w:rsid w:val="00F815F4"/>
    <w:rsid w:val="00F81764"/>
    <w:rsid w:val="00F82605"/>
    <w:rsid w:val="00F82858"/>
    <w:rsid w:val="00F8285F"/>
    <w:rsid w:val="00F8354B"/>
    <w:rsid w:val="00F84A08"/>
    <w:rsid w:val="00F9019D"/>
    <w:rsid w:val="00F90953"/>
    <w:rsid w:val="00F909D9"/>
    <w:rsid w:val="00F92FA3"/>
    <w:rsid w:val="00F9325F"/>
    <w:rsid w:val="00F94D5E"/>
    <w:rsid w:val="00F952EA"/>
    <w:rsid w:val="00F95635"/>
    <w:rsid w:val="00F96080"/>
    <w:rsid w:val="00F96EC9"/>
    <w:rsid w:val="00F96F9B"/>
    <w:rsid w:val="00F9737C"/>
    <w:rsid w:val="00F97478"/>
    <w:rsid w:val="00FA090E"/>
    <w:rsid w:val="00FA09A9"/>
    <w:rsid w:val="00FA175F"/>
    <w:rsid w:val="00FA41E7"/>
    <w:rsid w:val="00FA49C0"/>
    <w:rsid w:val="00FB179C"/>
    <w:rsid w:val="00FB200B"/>
    <w:rsid w:val="00FB33FC"/>
    <w:rsid w:val="00FB4630"/>
    <w:rsid w:val="00FB5C1C"/>
    <w:rsid w:val="00FB7AAF"/>
    <w:rsid w:val="00FC18BB"/>
    <w:rsid w:val="00FC2C72"/>
    <w:rsid w:val="00FC2F47"/>
    <w:rsid w:val="00FC3F7E"/>
    <w:rsid w:val="00FC4175"/>
    <w:rsid w:val="00FC4514"/>
    <w:rsid w:val="00FC588A"/>
    <w:rsid w:val="00FC5928"/>
    <w:rsid w:val="00FC5DC0"/>
    <w:rsid w:val="00FC6367"/>
    <w:rsid w:val="00FD02D5"/>
    <w:rsid w:val="00FD0E64"/>
    <w:rsid w:val="00FD1BDF"/>
    <w:rsid w:val="00FD1FF1"/>
    <w:rsid w:val="00FD2AA9"/>
    <w:rsid w:val="00FD3903"/>
    <w:rsid w:val="00FD5D3C"/>
    <w:rsid w:val="00FD69DA"/>
    <w:rsid w:val="00FE0B38"/>
    <w:rsid w:val="00FE0DDD"/>
    <w:rsid w:val="00FE5C49"/>
    <w:rsid w:val="00FE66DA"/>
    <w:rsid w:val="00FE7930"/>
    <w:rsid w:val="00FF03D7"/>
    <w:rsid w:val="00FF168A"/>
    <w:rsid w:val="00FF21C7"/>
    <w:rsid w:val="00FF3996"/>
    <w:rsid w:val="00FF4372"/>
    <w:rsid w:val="00FF4AB5"/>
    <w:rsid w:val="00FF68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endarrow="block"/>
    </o:shapedefaults>
    <o:shapelayout v:ext="edit">
      <o:idmap v:ext="edit" data="2"/>
    </o:shapelayout>
  </w:shapeDefaults>
  <w:decimalSymbol w:val="."/>
  <w:listSeparator w:val=","/>
  <w14:docId w14:val="202B1DC5"/>
  <w15:docId w15:val="{56DDE60B-1F71-4BDC-AB4B-B1C202C3D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60" w:lineRule="atLeast"/>
      <w:textAlignment w:val="baseline"/>
    </w:pPr>
    <w:rPr>
      <w:rFonts w:ascii="Book Antiqua" w:eastAsia="華康中楷體" w:hAnsi="Book Antiqua"/>
      <w:sz w:val="24"/>
    </w:rPr>
  </w:style>
  <w:style w:type="paragraph" w:styleId="10">
    <w:name w:val="heading 1"/>
    <w:basedOn w:val="a"/>
    <w:next w:val="a"/>
    <w:link w:val="11"/>
    <w:qFormat/>
    <w:pPr>
      <w:keepNext/>
      <w:outlineLvl w:val="0"/>
    </w:pPr>
    <w:rPr>
      <w:sz w:val="28"/>
    </w:rPr>
  </w:style>
  <w:style w:type="paragraph" w:styleId="2">
    <w:name w:val="heading 2"/>
    <w:basedOn w:val="a"/>
    <w:next w:val="3"/>
    <w:qFormat/>
    <w:pPr>
      <w:keepLines/>
      <w:numPr>
        <w:ilvl w:val="1"/>
        <w:numId w:val="1"/>
      </w:numPr>
      <w:adjustRightInd/>
      <w:snapToGrid w:val="0"/>
      <w:spacing w:before="480" w:after="120" w:line="360" w:lineRule="auto"/>
      <w:jc w:val="center"/>
      <w:textAlignment w:val="auto"/>
      <w:outlineLvl w:val="1"/>
    </w:pPr>
    <w:rPr>
      <w:spacing w:val="20"/>
      <w:kern w:val="2"/>
    </w:rPr>
  </w:style>
  <w:style w:type="paragraph" w:styleId="3">
    <w:name w:val="heading 3"/>
    <w:basedOn w:val="a"/>
    <w:next w:val="4"/>
    <w:qFormat/>
    <w:pPr>
      <w:keepLines/>
      <w:numPr>
        <w:ilvl w:val="2"/>
        <w:numId w:val="1"/>
      </w:numPr>
      <w:adjustRightInd/>
      <w:snapToGrid w:val="0"/>
      <w:spacing w:line="360" w:lineRule="auto"/>
      <w:jc w:val="both"/>
      <w:textAlignment w:val="auto"/>
      <w:outlineLvl w:val="2"/>
    </w:pPr>
    <w:rPr>
      <w:spacing w:val="20"/>
      <w:kern w:val="2"/>
    </w:rPr>
  </w:style>
  <w:style w:type="paragraph" w:styleId="4">
    <w:name w:val="heading 4"/>
    <w:basedOn w:val="a"/>
    <w:qFormat/>
    <w:pPr>
      <w:keepLines/>
      <w:numPr>
        <w:ilvl w:val="3"/>
        <w:numId w:val="1"/>
      </w:numPr>
      <w:adjustRightInd/>
      <w:snapToGrid w:val="0"/>
      <w:spacing w:line="360" w:lineRule="auto"/>
      <w:jc w:val="both"/>
      <w:textAlignment w:val="auto"/>
      <w:outlineLvl w:val="3"/>
    </w:pPr>
    <w:rPr>
      <w:spacing w:val="20"/>
      <w:kern w:val="2"/>
    </w:rPr>
  </w:style>
  <w:style w:type="paragraph" w:styleId="5">
    <w:name w:val="heading 5"/>
    <w:basedOn w:val="a"/>
    <w:qFormat/>
    <w:pPr>
      <w:keepLines/>
      <w:numPr>
        <w:ilvl w:val="4"/>
        <w:numId w:val="1"/>
      </w:numPr>
      <w:adjustRightInd/>
      <w:snapToGrid w:val="0"/>
      <w:spacing w:line="240" w:lineRule="auto"/>
      <w:jc w:val="both"/>
      <w:textAlignment w:val="auto"/>
      <w:outlineLvl w:val="4"/>
    </w:pPr>
    <w:rPr>
      <w:kern w:val="2"/>
    </w:rPr>
  </w:style>
  <w:style w:type="paragraph" w:styleId="60">
    <w:name w:val="heading 6"/>
    <w:basedOn w:val="a"/>
    <w:qFormat/>
    <w:pPr>
      <w:keepLines/>
      <w:numPr>
        <w:ilvl w:val="5"/>
        <w:numId w:val="1"/>
      </w:numPr>
      <w:adjustRightInd/>
      <w:spacing w:line="240" w:lineRule="auto"/>
      <w:jc w:val="both"/>
      <w:textAlignment w:val="auto"/>
      <w:outlineLvl w:val="5"/>
    </w:pPr>
    <w:rPr>
      <w:kern w:val="2"/>
    </w:rPr>
  </w:style>
  <w:style w:type="paragraph" w:styleId="7">
    <w:name w:val="heading 7"/>
    <w:basedOn w:val="a"/>
    <w:qFormat/>
    <w:pPr>
      <w:keepNext/>
      <w:numPr>
        <w:ilvl w:val="6"/>
        <w:numId w:val="1"/>
      </w:numPr>
      <w:adjustRightInd/>
      <w:spacing w:line="240" w:lineRule="auto"/>
      <w:textAlignment w:val="auto"/>
      <w:outlineLvl w:val="6"/>
    </w:pPr>
    <w:rPr>
      <w:kern w:val="2"/>
    </w:rPr>
  </w:style>
  <w:style w:type="paragraph" w:styleId="8">
    <w:name w:val="heading 8"/>
    <w:basedOn w:val="a"/>
    <w:next w:val="a"/>
    <w:qFormat/>
    <w:pPr>
      <w:keepNext/>
      <w:numPr>
        <w:ilvl w:val="7"/>
        <w:numId w:val="1"/>
      </w:numPr>
      <w:adjustRightInd/>
      <w:spacing w:line="720" w:lineRule="auto"/>
      <w:textAlignment w:val="auto"/>
      <w:outlineLvl w:val="7"/>
    </w:pPr>
    <w:rPr>
      <w:rFonts w:ascii="Arial" w:hAnsi="Arial"/>
      <w:spacing w:val="20"/>
      <w:kern w:val="2"/>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snapToGrid w:val="0"/>
    </w:pPr>
    <w:rPr>
      <w:sz w:val="20"/>
    </w:rPr>
  </w:style>
  <w:style w:type="paragraph" w:styleId="a5">
    <w:name w:val="footer"/>
    <w:basedOn w:val="a"/>
    <w:link w:val="a6"/>
    <w:uiPriority w:val="99"/>
    <w:pPr>
      <w:tabs>
        <w:tab w:val="center" w:pos="4153"/>
        <w:tab w:val="right" w:pos="8306"/>
      </w:tabs>
      <w:snapToGrid w:val="0"/>
    </w:pPr>
    <w:rPr>
      <w:sz w:val="20"/>
    </w:rPr>
  </w:style>
  <w:style w:type="character" w:styleId="a7">
    <w:name w:val="page number"/>
    <w:basedOn w:val="a0"/>
    <w:semiHidden/>
  </w:style>
  <w:style w:type="paragraph" w:styleId="a8">
    <w:name w:val="Body Text"/>
    <w:basedOn w:val="a"/>
    <w:semiHidden/>
    <w:pPr>
      <w:jc w:val="distribute"/>
    </w:pPr>
  </w:style>
  <w:style w:type="paragraph" w:styleId="a9">
    <w:name w:val="annotation text"/>
    <w:basedOn w:val="a"/>
    <w:link w:val="aa"/>
    <w:rPr>
      <w:rFonts w:ascii="Times New Roman" w:eastAsia="新細明體" w:hAnsi="Times New Roman"/>
    </w:rPr>
  </w:style>
  <w:style w:type="paragraph" w:styleId="ab">
    <w:name w:val="Normal Indent"/>
    <w:basedOn w:val="a"/>
    <w:semiHidden/>
    <w:pPr>
      <w:ind w:left="480"/>
    </w:pPr>
  </w:style>
  <w:style w:type="paragraph" w:styleId="20">
    <w:name w:val="Body Text 2"/>
    <w:basedOn w:val="a"/>
    <w:semiHidden/>
    <w:pPr>
      <w:jc w:val="center"/>
    </w:pPr>
    <w:rPr>
      <w:rFonts w:ascii="Times New Roman" w:eastAsia="新細明體" w:hAnsi="Times New Roman"/>
    </w:rPr>
  </w:style>
  <w:style w:type="paragraph" w:styleId="6">
    <w:name w:val="toc 6"/>
    <w:basedOn w:val="a"/>
    <w:next w:val="a"/>
    <w:autoRedefine/>
    <w:semiHidden/>
    <w:pPr>
      <w:keepLines/>
      <w:numPr>
        <w:numId w:val="2"/>
      </w:numPr>
      <w:spacing w:line="240" w:lineRule="auto"/>
    </w:pPr>
  </w:style>
  <w:style w:type="paragraph" w:styleId="30">
    <w:name w:val="Body Text 3"/>
    <w:basedOn w:val="a"/>
    <w:semiHidden/>
    <w:pPr>
      <w:jc w:val="center"/>
    </w:pPr>
    <w:rPr>
      <w:rFonts w:ascii="Times New Roman" w:eastAsia="新細明體" w:hAnsi="Times New Roman"/>
      <w:sz w:val="20"/>
    </w:rPr>
  </w:style>
  <w:style w:type="table" w:styleId="ac">
    <w:name w:val="Table Grid"/>
    <w:basedOn w:val="a1"/>
    <w:uiPriority w:val="59"/>
    <w:rsid w:val="00E511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頁首 字元"/>
    <w:link w:val="a3"/>
    <w:uiPriority w:val="99"/>
    <w:rsid w:val="00E511A7"/>
    <w:rPr>
      <w:rFonts w:ascii="Book Antiqua" w:eastAsia="華康中楷體" w:hAnsi="Book Antiqua"/>
    </w:rPr>
  </w:style>
  <w:style w:type="paragraph" w:customStyle="1" w:styleId="Default">
    <w:name w:val="Default"/>
    <w:rsid w:val="00E511A7"/>
    <w:pPr>
      <w:widowControl w:val="0"/>
      <w:autoSpaceDE w:val="0"/>
      <w:autoSpaceDN w:val="0"/>
      <w:adjustRightInd w:val="0"/>
    </w:pPr>
    <w:rPr>
      <w:rFonts w:ascii="新細明體" w:cs="新細明體"/>
      <w:color w:val="000000"/>
      <w:sz w:val="24"/>
      <w:szCs w:val="24"/>
    </w:rPr>
  </w:style>
  <w:style w:type="paragraph" w:styleId="ad">
    <w:name w:val="No Spacing"/>
    <w:aliases w:val="EVEN No spacing,Kevin EVEN,No Spacing PPOS"/>
    <w:link w:val="ae"/>
    <w:qFormat/>
    <w:rsid w:val="00E511A7"/>
    <w:rPr>
      <w:rFonts w:eastAsia="SimSun"/>
      <w:sz w:val="24"/>
      <w:szCs w:val="22"/>
      <w:lang w:eastAsia="zh-CN"/>
    </w:rPr>
  </w:style>
  <w:style w:type="character" w:customStyle="1" w:styleId="ae">
    <w:name w:val="無間距 字元"/>
    <w:aliases w:val="EVEN No spacing 字元,Kevin EVEN 字元,No Spacing PPOS 字元"/>
    <w:link w:val="ad"/>
    <w:rsid w:val="00E511A7"/>
    <w:rPr>
      <w:rFonts w:eastAsia="SimSun"/>
      <w:sz w:val="24"/>
      <w:szCs w:val="22"/>
      <w:lang w:eastAsia="zh-CN"/>
    </w:rPr>
  </w:style>
  <w:style w:type="character" w:styleId="af">
    <w:name w:val="annotation reference"/>
    <w:basedOn w:val="a0"/>
    <w:uiPriority w:val="99"/>
    <w:semiHidden/>
    <w:unhideWhenUsed/>
    <w:rsid w:val="00CC6FCE"/>
    <w:rPr>
      <w:sz w:val="18"/>
      <w:szCs w:val="18"/>
    </w:rPr>
  </w:style>
  <w:style w:type="paragraph" w:styleId="af0">
    <w:name w:val="annotation subject"/>
    <w:basedOn w:val="a9"/>
    <w:next w:val="a9"/>
    <w:link w:val="af1"/>
    <w:uiPriority w:val="99"/>
    <w:semiHidden/>
    <w:unhideWhenUsed/>
    <w:rsid w:val="00CC6FCE"/>
    <w:rPr>
      <w:rFonts w:ascii="Book Antiqua" w:eastAsia="華康中楷體" w:hAnsi="Book Antiqua"/>
      <w:b/>
      <w:bCs/>
    </w:rPr>
  </w:style>
  <w:style w:type="character" w:customStyle="1" w:styleId="aa">
    <w:name w:val="註解文字 字元"/>
    <w:basedOn w:val="a0"/>
    <w:link w:val="a9"/>
    <w:rsid w:val="00CC6FCE"/>
    <w:rPr>
      <w:sz w:val="24"/>
    </w:rPr>
  </w:style>
  <w:style w:type="character" w:customStyle="1" w:styleId="af1">
    <w:name w:val="註解主旨 字元"/>
    <w:basedOn w:val="aa"/>
    <w:link w:val="af0"/>
    <w:uiPriority w:val="99"/>
    <w:semiHidden/>
    <w:rsid w:val="00CC6FCE"/>
    <w:rPr>
      <w:rFonts w:ascii="Book Antiqua" w:eastAsia="華康中楷體" w:hAnsi="Book Antiqua"/>
      <w:b/>
      <w:bCs/>
      <w:sz w:val="24"/>
    </w:rPr>
  </w:style>
  <w:style w:type="paragraph" w:styleId="af2">
    <w:name w:val="Balloon Text"/>
    <w:basedOn w:val="a"/>
    <w:link w:val="af3"/>
    <w:uiPriority w:val="99"/>
    <w:semiHidden/>
    <w:unhideWhenUsed/>
    <w:rsid w:val="00CC6FCE"/>
    <w:pPr>
      <w:spacing w:line="240" w:lineRule="auto"/>
    </w:pPr>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CC6FCE"/>
    <w:rPr>
      <w:rFonts w:asciiTheme="majorHAnsi" w:eastAsiaTheme="majorEastAsia" w:hAnsiTheme="majorHAnsi" w:cstheme="majorBidi"/>
      <w:sz w:val="18"/>
      <w:szCs w:val="18"/>
    </w:rPr>
  </w:style>
  <w:style w:type="paragraph" w:styleId="af4">
    <w:name w:val="List Paragraph"/>
    <w:basedOn w:val="a"/>
    <w:uiPriority w:val="34"/>
    <w:qFormat/>
    <w:rsid w:val="00A61E95"/>
    <w:pPr>
      <w:ind w:leftChars="200" w:left="480"/>
    </w:pPr>
  </w:style>
  <w:style w:type="character" w:customStyle="1" w:styleId="a6">
    <w:name w:val="頁尾 字元"/>
    <w:basedOn w:val="a0"/>
    <w:link w:val="a5"/>
    <w:uiPriority w:val="99"/>
    <w:rsid w:val="001673BC"/>
    <w:rPr>
      <w:rFonts w:ascii="Book Antiqua" w:eastAsia="華康中楷體" w:hAnsi="Book Antiqua"/>
    </w:rPr>
  </w:style>
  <w:style w:type="paragraph" w:styleId="Web">
    <w:name w:val="Normal (Web)"/>
    <w:basedOn w:val="a"/>
    <w:uiPriority w:val="99"/>
    <w:unhideWhenUsed/>
    <w:rsid w:val="004128F9"/>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styleId="12">
    <w:name w:val="toc 1"/>
    <w:basedOn w:val="a"/>
    <w:next w:val="a"/>
    <w:autoRedefine/>
    <w:uiPriority w:val="39"/>
    <w:unhideWhenUsed/>
    <w:qFormat/>
    <w:rsid w:val="00531974"/>
    <w:pPr>
      <w:tabs>
        <w:tab w:val="right" w:pos="993"/>
        <w:tab w:val="right" w:leader="dot" w:pos="14884"/>
      </w:tabs>
      <w:ind w:leftChars="118" w:left="283"/>
      <w:jc w:val="center"/>
    </w:pPr>
  </w:style>
  <w:style w:type="paragraph" w:styleId="af5">
    <w:name w:val="TOC Heading"/>
    <w:basedOn w:val="10"/>
    <w:next w:val="a"/>
    <w:uiPriority w:val="39"/>
    <w:unhideWhenUsed/>
    <w:qFormat/>
    <w:rsid w:val="00A220CB"/>
    <w:pPr>
      <w:keepLines/>
      <w:widowControl/>
      <w:adjustRightInd/>
      <w:spacing w:before="480" w:line="276" w:lineRule="auto"/>
      <w:textAlignment w:val="auto"/>
      <w:outlineLvl w:val="9"/>
    </w:pPr>
    <w:rPr>
      <w:rFonts w:asciiTheme="majorHAnsi" w:eastAsiaTheme="majorEastAsia" w:hAnsiTheme="majorHAnsi" w:cstheme="majorBidi"/>
      <w:b/>
      <w:bCs/>
      <w:color w:val="365F91" w:themeColor="accent1" w:themeShade="BF"/>
      <w:szCs w:val="28"/>
    </w:rPr>
  </w:style>
  <w:style w:type="character" w:styleId="af6">
    <w:name w:val="Hyperlink"/>
    <w:basedOn w:val="a0"/>
    <w:uiPriority w:val="99"/>
    <w:unhideWhenUsed/>
    <w:rsid w:val="005014DD"/>
    <w:rPr>
      <w:noProof/>
      <w:color w:val="0000FF" w:themeColor="hyperlink"/>
      <w:u w:val="single"/>
    </w:rPr>
  </w:style>
  <w:style w:type="paragraph" w:styleId="21">
    <w:name w:val="toc 2"/>
    <w:basedOn w:val="a"/>
    <w:next w:val="a"/>
    <w:autoRedefine/>
    <w:uiPriority w:val="39"/>
    <w:semiHidden/>
    <w:unhideWhenUsed/>
    <w:qFormat/>
    <w:rsid w:val="00B84223"/>
    <w:pPr>
      <w:widowControl/>
      <w:adjustRightInd/>
      <w:spacing w:after="100" w:line="276" w:lineRule="auto"/>
      <w:ind w:left="220"/>
      <w:textAlignment w:val="auto"/>
    </w:pPr>
    <w:rPr>
      <w:rFonts w:asciiTheme="minorHAnsi" w:eastAsiaTheme="minorEastAsia" w:hAnsiTheme="minorHAnsi" w:cstheme="minorBidi"/>
      <w:sz w:val="22"/>
      <w:szCs w:val="22"/>
    </w:rPr>
  </w:style>
  <w:style w:type="paragraph" w:styleId="31">
    <w:name w:val="toc 3"/>
    <w:basedOn w:val="a"/>
    <w:next w:val="a"/>
    <w:autoRedefine/>
    <w:uiPriority w:val="39"/>
    <w:semiHidden/>
    <w:unhideWhenUsed/>
    <w:qFormat/>
    <w:rsid w:val="00B84223"/>
    <w:pPr>
      <w:widowControl/>
      <w:adjustRightInd/>
      <w:spacing w:after="100" w:line="276" w:lineRule="auto"/>
      <w:ind w:left="440"/>
      <w:textAlignment w:val="auto"/>
    </w:pPr>
    <w:rPr>
      <w:rFonts w:asciiTheme="minorHAnsi" w:eastAsiaTheme="minorEastAsia" w:hAnsiTheme="minorHAnsi" w:cstheme="minorBidi"/>
      <w:sz w:val="22"/>
      <w:szCs w:val="22"/>
    </w:rPr>
  </w:style>
  <w:style w:type="character" w:styleId="af7">
    <w:name w:val="FollowedHyperlink"/>
    <w:basedOn w:val="a0"/>
    <w:uiPriority w:val="99"/>
    <w:semiHidden/>
    <w:unhideWhenUsed/>
    <w:rsid w:val="005868C9"/>
    <w:rPr>
      <w:color w:val="800080" w:themeColor="followedHyperlink"/>
      <w:u w:val="single"/>
    </w:rPr>
  </w:style>
  <w:style w:type="paragraph" w:customStyle="1" w:styleId="13">
    <w:name w:val="1."/>
    <w:basedOn w:val="a"/>
    <w:rsid w:val="00D60679"/>
    <w:pPr>
      <w:spacing w:line="240" w:lineRule="auto"/>
      <w:ind w:left="255" w:hanging="255"/>
      <w:jc w:val="both"/>
    </w:pPr>
  </w:style>
  <w:style w:type="paragraph" w:customStyle="1" w:styleId="110">
    <w:name w:val="1.(1)"/>
    <w:basedOn w:val="a"/>
    <w:rsid w:val="00DC5F80"/>
    <w:pPr>
      <w:spacing w:line="240" w:lineRule="auto"/>
      <w:ind w:left="510" w:hanging="255"/>
      <w:jc w:val="both"/>
    </w:pPr>
  </w:style>
  <w:style w:type="paragraph" w:styleId="af8">
    <w:name w:val="Body Text Indent"/>
    <w:basedOn w:val="a"/>
    <w:link w:val="af9"/>
    <w:uiPriority w:val="99"/>
    <w:semiHidden/>
    <w:unhideWhenUsed/>
    <w:rsid w:val="009C6123"/>
    <w:pPr>
      <w:spacing w:after="120"/>
      <w:ind w:leftChars="200" w:left="480"/>
    </w:pPr>
  </w:style>
  <w:style w:type="character" w:customStyle="1" w:styleId="af9">
    <w:name w:val="本文縮排 字元"/>
    <w:basedOn w:val="a0"/>
    <w:link w:val="af8"/>
    <w:uiPriority w:val="99"/>
    <w:semiHidden/>
    <w:rsid w:val="009C6123"/>
    <w:rPr>
      <w:rFonts w:ascii="Book Antiqua" w:eastAsia="華康中楷體" w:hAnsi="Book Antiqua"/>
      <w:sz w:val="24"/>
    </w:rPr>
  </w:style>
  <w:style w:type="character" w:customStyle="1" w:styleId="11">
    <w:name w:val="標題 1 字元"/>
    <w:basedOn w:val="a0"/>
    <w:link w:val="10"/>
    <w:rsid w:val="008729FE"/>
    <w:rPr>
      <w:rFonts w:ascii="Book Antiqua" w:eastAsia="華康中楷體" w:hAnsi="Book Antiqua"/>
      <w:sz w:val="28"/>
    </w:rPr>
  </w:style>
  <w:style w:type="numbering" w:customStyle="1" w:styleId="1">
    <w:name w:val="樣式1"/>
    <w:uiPriority w:val="99"/>
    <w:rsid w:val="007E5F62"/>
    <w:pPr>
      <w:numPr>
        <w:numId w:val="4"/>
      </w:numPr>
    </w:pPr>
  </w:style>
  <w:style w:type="character" w:styleId="afa">
    <w:name w:val="Placeholder Text"/>
    <w:basedOn w:val="a0"/>
    <w:uiPriority w:val="99"/>
    <w:semiHidden/>
    <w:rsid w:val="00DA5470"/>
    <w:rPr>
      <w:color w:val="808080"/>
    </w:rPr>
  </w:style>
  <w:style w:type="paragraph" w:customStyle="1" w:styleId="New1">
    <w:name w:val="New標題1"/>
    <w:basedOn w:val="a"/>
    <w:rsid w:val="00667F56"/>
    <w:pPr>
      <w:adjustRightInd/>
      <w:spacing w:line="240" w:lineRule="auto"/>
      <w:ind w:left="425" w:hanging="425"/>
      <w:textAlignment w:val="auto"/>
    </w:pPr>
    <w:rPr>
      <w:rFonts w:ascii="Calibri" w:eastAsia="新細明體" w:hAnsi="Calibri"/>
      <w:kern w:val="2"/>
      <w:szCs w:val="22"/>
    </w:rPr>
  </w:style>
  <w:style w:type="paragraph" w:styleId="afb">
    <w:name w:val="Revision"/>
    <w:hidden/>
    <w:uiPriority w:val="99"/>
    <w:semiHidden/>
    <w:rsid w:val="00440726"/>
    <w:rPr>
      <w:rFonts w:ascii="Book Antiqua" w:eastAsia="華康中楷體" w:hAnsi="Book Antiqu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13486">
      <w:bodyDiv w:val="1"/>
      <w:marLeft w:val="0"/>
      <w:marRight w:val="0"/>
      <w:marTop w:val="0"/>
      <w:marBottom w:val="0"/>
      <w:divBdr>
        <w:top w:val="none" w:sz="0" w:space="0" w:color="auto"/>
        <w:left w:val="none" w:sz="0" w:space="0" w:color="auto"/>
        <w:bottom w:val="none" w:sz="0" w:space="0" w:color="auto"/>
        <w:right w:val="none" w:sz="0" w:space="0" w:color="auto"/>
      </w:divBdr>
    </w:div>
    <w:div w:id="78173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comments" Target="comments.xm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eader" Target="header2.xml"/><Relationship Id="rId20" Type="http://schemas.microsoft.com/office/2016/09/relationships/commentsIds" Target="commentsIds.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package" Target="embeddings/Microsoft_Visio_Drawing.vsdx"/><Relationship Id="rId28" Type="http://schemas.openxmlformats.org/officeDocument/2006/relationships/fontTable" Target="fontTable.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 Id="rId27" Type="http://schemas.openxmlformats.org/officeDocument/2006/relationships/footer" Target="footer4.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0427B8CC50544B99B481173666BEF5" ma:contentTypeVersion="0" ma:contentTypeDescription="Create a new document." ma:contentTypeScope="" ma:versionID="5b8ccbd84aa0a4912d985e40514967df">
  <xsd:schema xmlns:xsd="http://www.w3.org/2001/XMLSchema" xmlns:xs="http://www.w3.org/2001/XMLSchema" xmlns:p="http://schemas.microsoft.com/office/2006/metadata/properties" xmlns:ns2="68bd14a7-91d1-4bb1-8122-61e8fc0402b8" targetNamespace="http://schemas.microsoft.com/office/2006/metadata/properties" ma:root="true" ma:fieldsID="6a57eac04c5c4d9e92ec784cd77295df" ns2:_="">
    <xsd:import namespace="68bd14a7-91d1-4bb1-8122-61e8fc0402b8"/>
    <xsd:element name="properties">
      <xsd:complexType>
        <xsd:sequence>
          <xsd:element name="documentManagement">
            <xsd:complexType>
              <xsd:all>
                <xsd:element ref="ns2: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bd14a7-91d1-4bb1-8122-61e8fc0402b8" elementFormDefault="qualified">
    <xsd:import namespace="http://schemas.microsoft.com/office/2006/documentManagement/types"/>
    <xsd:import namespace="http://schemas.microsoft.com/office/infopath/2007/PartnerControls"/>
    <xsd:element name="Tags" ma:index="8" nillable="true" ma:displayName="Tags" ma:description="文件庫Tag欄位" ma:internalName="Tag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gs xmlns="68bd14a7-91d1-4bb1-8122-61e8fc0402b8" xsi:nil="true"/>
  </documentManagement>
</p:properties>
</file>

<file path=customXml/itemProps1.xml><?xml version="1.0" encoding="utf-8"?>
<ds:datastoreItem xmlns:ds="http://schemas.openxmlformats.org/officeDocument/2006/customXml" ds:itemID="{44A6BB38-5D24-4272-9BB0-2907FDFB4F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bd14a7-91d1-4bb1-8122-61e8fc0402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F032CC-B228-4325-BE55-CB1C9B4F9FF8}">
  <ds:schemaRefs>
    <ds:schemaRef ds:uri="http://schemas.openxmlformats.org/officeDocument/2006/bibliography"/>
  </ds:schemaRefs>
</ds:datastoreItem>
</file>

<file path=customXml/itemProps3.xml><?xml version="1.0" encoding="utf-8"?>
<ds:datastoreItem xmlns:ds="http://schemas.openxmlformats.org/officeDocument/2006/customXml" ds:itemID="{3C711949-04D5-4163-BDE2-7C2D176BE71B}">
  <ds:schemaRefs>
    <ds:schemaRef ds:uri="http://schemas.microsoft.com/sharepoint/v3/contenttype/forms"/>
  </ds:schemaRefs>
</ds:datastoreItem>
</file>

<file path=customXml/itemProps4.xml><?xml version="1.0" encoding="utf-8"?>
<ds:datastoreItem xmlns:ds="http://schemas.openxmlformats.org/officeDocument/2006/customXml" ds:itemID="{19EFE5A2-20C1-453D-8F9F-C021F613D9F3}">
  <ds:schemaRefs>
    <ds:schemaRef ds:uri="http://schemas.microsoft.com/office/2006/metadata/properties"/>
    <ds:schemaRef ds:uri="http://schemas.microsoft.com/office/infopath/2007/PartnerControls"/>
    <ds:schemaRef ds:uri="68bd14a7-91d1-4bb1-8122-61e8fc0402b8"/>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38</Pages>
  <Words>1771</Words>
  <Characters>10096</Characters>
  <Application>Microsoft Office Word</Application>
  <DocSecurity>0</DocSecurity>
  <Lines>84</Lines>
  <Paragraphs>23</Paragraphs>
  <ScaleCrop>false</ScaleCrop>
  <Company>Deloitte Touche Tohmatsu Services, Inc.</Company>
  <LinksUpToDate>false</LinksUpToDate>
  <CharactersWithSpaces>11844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lyvlin@deloitte.com.tw</dc:creator>
  <cp:keywords/>
  <dc:description/>
  <cp:lastModifiedBy>揚琛 張</cp:lastModifiedBy>
  <cp:revision>10</cp:revision>
  <cp:lastPrinted>2018-02-02T08:41:00Z</cp:lastPrinted>
  <dcterms:created xsi:type="dcterms:W3CDTF">2022-03-03T08:44:00Z</dcterms:created>
  <dcterms:modified xsi:type="dcterms:W3CDTF">2026-03-31T11:47:00Z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0x010100140427B8CC50544B99B481173666BEF5</vt:lpwstr>
  </property>
  <property fmtid="{D5CDD505-2E9C-101B-9397-08002B2CF9AE}" pid="4" name="MSIP_Label_ea60d57e-af5b-4752-ac57-3e4f28ca11dc_Enabled">
    <vt:lpwstr>true</vt:lpwstr>
  </property>
  <property fmtid="{D5CDD505-2E9C-101B-9397-08002B2CF9AE}" pid="5" name="MSIP_Label_ea60d57e-af5b-4752-ac57-3e4f28ca11dc_SetDate">
    <vt:lpwstr>2021-09-30T01:46:50Z</vt:lpwstr>
  </property>
  <property fmtid="{D5CDD505-2E9C-101B-9397-08002B2CF9AE}" pid="6" name="MSIP_Label_ea60d57e-af5b-4752-ac57-3e4f28ca11dc_Method">
    <vt:lpwstr>Standard</vt:lpwstr>
  </property>
  <property fmtid="{D5CDD505-2E9C-101B-9397-08002B2CF9AE}" pid="7" name="MSIP_Label_ea60d57e-af5b-4752-ac57-3e4f28ca11dc_Name">
    <vt:lpwstr>ea60d57e-af5b-4752-ac57-3e4f28ca11dc</vt:lpwstr>
  </property>
  <property fmtid="{D5CDD505-2E9C-101B-9397-08002B2CF9AE}" pid="8" name="MSIP_Label_ea60d57e-af5b-4752-ac57-3e4f28ca11dc_SiteId">
    <vt:lpwstr>36da45f1-dd2c-4d1f-af13-5abe46b99921</vt:lpwstr>
  </property>
  <property fmtid="{D5CDD505-2E9C-101B-9397-08002B2CF9AE}" pid="9" name="MSIP_Label_ea60d57e-af5b-4752-ac57-3e4f28ca11dc_ActionId">
    <vt:lpwstr>2278fbc1-5610-4b98-a228-fc4878315741</vt:lpwstr>
  </property>
  <property fmtid="{D5CDD505-2E9C-101B-9397-08002B2CF9AE}" pid="10" name="MSIP_Label_ea60d57e-af5b-4752-ac57-3e4f28ca11dc_ContentBits">
    <vt:lpwstr>0</vt:lpwstr>
  </property>
</Properties>
</file>